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w:body>
    <w:p w:rsidR="00000000" w:rsidDel="00000000" w:rsidP="00000000" w:rsidRDefault="00000000" w:rsidRPr="00000000" ns1:paraId="00000001">
      <w:pPr>
        <w:spacing w:before="600" w:lineRule="auto"/>
        <w:jc w:val="center"/>
        <w:rPr/>
      </w:pPr>
      <w:r w:rsidDel="00000000" w:rsidR="00000000" w:rsidRPr="00000000">
        <w:rPr>
          <w:sz w:val="24"/>
          <w:szCs w:val="24"/>
          <w:rtl w:val="0"/>
        </w:rPr>
        <w:t xml:space="preserve">THE UNIVERSITY OF DA NANG</w:t>
      </w:r>
      <w:r w:rsidDel="00000000" w:rsidR="00000000" w:rsidRPr="00000000">
        <w:rPr>
          <w:rtl w:val="0"/>
        </w:rPr>
      </w:r>
    </w:p>
    <w:p w:rsidR="00000000" w:rsidDel="00000000" w:rsidP="00000000" w:rsidRDefault="00000000" w:rsidRPr="00000000" ns1:paraId="00000002">
      <w:pPr>
        <w:spacing w:after="800" w:before="200" w:lineRule="auto"/>
        <w:jc w:val="center"/>
        <w:rPr/>
      </w:pPr>
      <w:r w:rsidDel="00000000" w:rsidR="00000000" w:rsidRPr="00000000">
        <w:rPr>
          <w:sz w:val="24"/>
          <w:szCs w:val="24"/>
          <w:rtl w:val="0"/>
        </w:rPr>
        <w:t xml:space="preserve">VNUK INSTITUTE FOR RESEARCH AND EXECUTIVE EDUCATION</w:t>
      </w:r>
      <w:r w:rsidDel="00000000" w:rsidR="00000000" w:rsidRPr="00000000">
        <w:rPr>
          <w:rtl w:val="0"/>
        </w:rPr>
      </w:r>
    </w:p>
    <w:p w:rsidR="00000000" w:rsidDel="00000000" w:rsidP="00000000" w:rsidRDefault="00000000" w:rsidRPr="00000000" ns1:paraId="00000003">
      <w:pPr>
        <w:spacing w:before="200" w:lineRule="auto"/>
        <w:jc w:val="center"/>
        <w:rPr/>
      </w:pPr>
      <w:commentRangeStart w:id="0"/>
      <w:r w:rsidDel="00000000" w:rsidR="00000000" w:rsidRPr="00000000">
        <w:rPr>
          <w:b w:val="1"/>
          <w:bCs w:val="1"/>
          <w:sz w:val="32"/>
          <w:szCs w:val="32"/>
          <w:rtl w:val="0"/>
        </w:rPr>
        <w:t xml:space="preserve">BUILDING A PRIVACY-PRESERVING ELECTRONIC VOTING</w:t>
      </w:r>
      <w:r w:rsidDel="00000000" w:rsidR="00000000" w:rsidRPr="00000000">
        <w:rPr>
          <w:rtl w:val="0"/>
        </w:rPr>
      </w:r>
    </w:p>
    <w:p w:rsidR="00000000" w:rsidDel="00000000" w:rsidP="00000000" w:rsidRDefault="00000000" w:rsidRPr="00000000" ns1:paraId="00000004">
      <w:pPr>
        <w:spacing w:before="200" w:lineRule="auto"/>
        <w:jc w:val="center"/>
        <w:rPr/>
      </w:pPr>
      <w:r w:rsidDel="00000000" w:rsidR="00000000" w:rsidRPr="00000000">
        <w:rPr>
          <w:b w:val="1"/>
          <w:bCs w:val="1"/>
          <w:sz w:val="32"/>
          <w:szCs w:val="32"/>
          <w:rtl w:val="0"/>
        </w:rPr>
        <w:t xml:space="preserve">SYSTEM USING MULTIPARTY THRESHOLD HOMOMORPHIC</w:t>
      </w:r>
      <w:r w:rsidDel="00000000" w:rsidR="00000000" w:rsidRPr="00000000">
        <w:rPr>
          <w:rtl w:val="0"/>
        </w:rPr>
      </w:r>
    </w:p>
    <w:p w:rsidR="00000000" w:rsidDel="00000000" w:rsidP="00000000" w:rsidRDefault="00000000" w:rsidRPr="00000000" ns1:paraId="00000005">
      <w:pPr>
        <w:spacing w:after="800" w:before="200" w:lineRule="auto"/>
        <w:jc w:val="center"/>
        <w:rPr/>
      </w:pPr>
      <w:r w:rsidDel="00000000" w:rsidR="00000000" w:rsidRPr="00000000">
        <w:rPr>
          <w:b w:val="1"/>
          <w:bCs w:val="1"/>
          <w:sz w:val="32"/>
          <w:szCs w:val="32"/>
          <w:rtl w:val="0"/>
        </w:rPr>
        <w:t xml:space="preserve">ENCRYPTION</w:t>
      </w:r>
      <w:commentRangeEnd w:id="0"/>
      <w:r w:rsidDel="00000000" w:rsidR="00000000" w:rsidRPr="00000000">
        <w:commentReference w:id="0"/>
      </w:r>
      <w:r w:rsidDel="00000000" w:rsidR="00000000" w:rsidRPr="00000000">
        <w:rPr>
          <w:rtl w:val="0"/>
        </w:rPr>
      </w:r>
    </w:p>
    <w:p w:rsidR="00000000" w:rsidDel="00000000" w:rsidP="00000000" w:rsidRDefault="00000000" w:rsidRPr="00000000" ns1:paraId="00000006">
      <w:pPr>
        <w:spacing w:before="200" w:lineRule="auto"/>
        <w:jc w:val="center"/>
        <w:rPr/>
      </w:pPr>
      <w:r w:rsidDel="00000000" w:rsidR="00000000" w:rsidRPr="00000000">
        <w:rPr>
          <w:sz w:val="24"/>
          <w:szCs w:val="24"/>
          <w:rtl w:val="0"/>
        </w:rPr>
        <w:t xml:space="preserve">By</w:t>
      </w:r>
      <w:r w:rsidDel="00000000" w:rsidR="00000000" w:rsidRPr="00000000">
        <w:rPr>
          <w:rtl w:val="0"/>
        </w:rPr>
      </w:r>
    </w:p>
    <w:p w:rsidR="00000000" w:rsidDel="00000000" w:rsidP="00000000" w:rsidRDefault="00000000" w:rsidRPr="00000000" ns1:paraId="00000007">
      <w:pPr>
        <w:spacing w:after="800" w:before="200" w:lineRule="auto"/>
        <w:jc w:val="center"/>
        <w:rPr/>
      </w:pPr>
      <w:commentRangeStart w:id="1"/>
      <w:r w:rsidDel="00000000" w:rsidR="00000000" w:rsidRPr="00000000">
        <w:rPr>
          <w:i w:val="1"/>
          <w:iCs w:val="1"/>
          <w:rtl w:val="0"/>
        </w:rPr>
        <w:t xml:space="preserve">Phuc Do Hoang</w:t>
      </w:r>
      <w:commentRangeEnd w:id="1"/>
      <w:r w:rsidDel="00000000" w:rsidR="00000000" w:rsidRPr="00000000">
        <w:commentReference w:id="1"/>
      </w:r>
      <w:r w:rsidDel="00000000" w:rsidR="00000000" w:rsidRPr="00000000">
        <w:rPr>
          <w:rtl w:val="0"/>
        </w:rPr>
      </w:r>
    </w:p>
    <w:p w:rsidR="00000000" w:rsidDel="00000000" w:rsidP="00000000" w:rsidRDefault="00000000" w:rsidRPr="00000000" ns1:paraId="00000008">
      <w:pPr>
        <w:spacing w:before="200" w:lineRule="auto"/>
        <w:jc w:val="center"/>
        <w:rPr/>
      </w:pPr>
      <w:r w:rsidDel="00000000" w:rsidR="00000000" w:rsidRPr="00000000">
        <w:rPr>
          <w:sz w:val="24"/>
          <w:szCs w:val="24"/>
          <w:rtl w:val="0"/>
        </w:rPr>
        <w:t xml:space="preserve">A THESIS</w:t>
      </w:r>
      <w:r w:rsidDel="00000000" w:rsidR="00000000" w:rsidRPr="00000000">
        <w:rPr>
          <w:rtl w:val="0"/>
        </w:rPr>
      </w:r>
    </w:p>
    <w:p w:rsidR="00000000" w:rsidDel="00000000" w:rsidP="00000000" w:rsidRDefault="00000000" w:rsidRPr="00000000" ns1:paraId="00000009">
      <w:pPr>
        <w:spacing w:before="200" w:lineRule="auto"/>
        <w:jc w:val="center"/>
        <w:rPr/>
      </w:pPr>
      <w:r w:rsidDel="00000000" w:rsidR="00000000" w:rsidRPr="00000000">
        <w:rPr>
          <w:sz w:val="24"/>
          <w:szCs w:val="24"/>
          <w:rtl w:val="0"/>
        </w:rPr>
        <w:t xml:space="preserve">Submitted in partial fulfillment of the requirements for the degree of</w:t>
      </w:r>
      <w:r w:rsidDel="00000000" w:rsidR="00000000" w:rsidRPr="00000000">
        <w:rPr>
          <w:rtl w:val="0"/>
        </w:rPr>
      </w:r>
    </w:p>
    <w:p w:rsidR="00000000" w:rsidDel="00000000" w:rsidP="00000000" w:rsidRDefault="00000000" w:rsidRPr="00000000" ns1:paraId="0000000A">
      <w:pPr>
        <w:spacing w:before="200" w:lineRule="auto"/>
        <w:jc w:val="center"/>
        <w:rPr/>
      </w:pPr>
      <w:r w:rsidDel="00000000" w:rsidR="00000000" w:rsidRPr="00000000">
        <w:rPr>
          <w:sz w:val="24"/>
          <w:szCs w:val="24"/>
          <w:rtl w:val="0"/>
        </w:rPr>
        <w:t xml:space="preserve">BACHELOR</w:t>
      </w:r>
      <w:r w:rsidDel="00000000" w:rsidR="00000000" w:rsidRPr="00000000">
        <w:rPr>
          <w:rtl w:val="0"/>
        </w:rPr>
      </w:r>
    </w:p>
    <w:p w:rsidR="00000000" w:rsidDel="00000000" w:rsidP="00000000" w:rsidRDefault="00000000" w:rsidRPr="00000000" ns1:paraId="0000000B">
      <w:pPr>
        <w:spacing w:after="800" w:before="200" w:lineRule="auto"/>
        <w:jc w:val="center"/>
        <w:rPr/>
      </w:pPr>
      <w:r w:rsidDel="00000000" w:rsidR="00000000" w:rsidRPr="00000000">
        <w:rPr>
          <w:sz w:val="24"/>
          <w:szCs w:val="24"/>
          <w:rtl w:val="0"/>
        </w:rPr>
        <w:t xml:space="preserve">In Computer Science</w:t>
      </w:r>
      <w:r w:rsidDel="00000000" w:rsidR="00000000" w:rsidRPr="00000000">
        <w:rPr>
          <w:rtl w:val="0"/>
        </w:rPr>
      </w:r>
    </w:p>
    <w:p w:rsidR="00000000" w:rsidDel="00000000" w:rsidP="00000000" w:rsidRDefault="00000000" w:rsidRPr="00000000" ns1:paraId="0000000C">
      <w:pPr>
        <w:spacing w:before="200" w:lineRule="auto"/>
        <w:jc w:val="center"/>
        <w:rPr/>
      </w:pPr>
      <w:r w:rsidDel="00000000" w:rsidR="00000000" w:rsidRPr="00000000">
        <w:rPr>
          <w:sz w:val="24"/>
          <w:szCs w:val="24"/>
          <w:rtl w:val="0"/>
        </w:rPr>
        <w:t xml:space="preserve">DA NANG, </w:t>
      </w:r>
      <w:r w:rsidDel="00000000" w:rsidR="00000000" w:rsidRPr="00000000">
        <w:rPr>
          <w:i w:val="1"/>
          <w:iCs w:val="1"/>
          <w:rtl w:val="0"/>
        </w:rPr>
        <w:t xml:space="preserve">2026</w:t>
      </w:r>
      <w:r w:rsidDel="00000000" w:rsidR="00000000" w:rsidRPr="00000000">
        <w:rPr>
          <w:rtl w:val="0"/>
        </w:rPr>
      </w:r>
    </w:p>
    <w:p w:rsidR="00000000" w:rsidDel="00000000" w:rsidP="00000000" w:rsidRDefault="00000000" w:rsidRPr="00000000" ns1:paraId="0000000D">
      <w:pPr>
        <w:spacing w:before="600" w:lineRule="auto"/>
        <w:jc w:val="center"/>
        <w:rPr/>
      </w:pPr>
      <w:r w:rsidDel="00000000" w:rsidR="00000000" w:rsidRPr="00000000">
        <w:rPr>
          <w:sz w:val="24"/>
          <w:szCs w:val="24"/>
          <w:rtl w:val="0"/>
        </w:rPr>
        <w:t xml:space="preserve">© </w:t>
      </w:r>
      <w:r w:rsidDel="00000000" w:rsidR="00000000" w:rsidRPr="00000000">
        <w:rPr>
          <w:i w:val="1"/>
          <w:iCs w:val="1"/>
          <w:rtl w:val="0"/>
        </w:rPr>
        <w:t xml:space="preserve">2026</w:t>
      </w:r>
      <w:r w:rsidDel="00000000" w:rsidR="00000000" w:rsidRPr="00000000">
        <w:rPr>
          <w:sz w:val="24"/>
          <w:szCs w:val="24"/>
          <w:rtl w:val="0"/>
        </w:rPr>
        <w:t xml:space="preserve"> </w:t>
      </w:r>
      <w:r w:rsidDel="00000000" w:rsidR="00000000" w:rsidRPr="00000000">
        <w:rPr>
          <w:i w:val="1"/>
          <w:iCs w:val="1"/>
          <w:rtl w:val="0"/>
        </w:rPr>
        <w:t xml:space="preserve">Phuc Do Hoang</w:t>
      </w:r>
      <w:r w:rsidDel="00000000" w:rsidR="00000000" w:rsidRPr="00000000">
        <w:rPr>
          <w:rtl w:val="0"/>
        </w:rPr>
      </w:r>
    </w:p>
    <w:p w:rsidR="00000000" w:rsidDel="00000000" w:rsidP="00000000" w:rsidRDefault="00000000" w:rsidRPr="00000000" ns1:paraId="0000000E">
      <w:pPr>
        <w:rPr/>
      </w:pPr>
      <w:r w:rsidDel="00000000" w:rsidR="00000000" w:rsidRPr="00000000">
        <w:br w:type="page"/>
      </w:r>
      <w:r w:rsidDel="00000000" w:rsidR="00000000" w:rsidRPr="00000000">
        <w:rPr>
          <w:rtl w:val="0"/>
        </w:rPr>
      </w:r>
    </w:p>
    <w:p w:rsidR="00000000" w:rsidDel="00000000" w:rsidP="00000000" w:rsidRDefault="00000000" w:rsidRPr="00000000" ns1:paraId="0000000F">
      <w:pPr>
        <w:spacing w:after="240" w:lineRule="auto"/>
        <w:rPr/>
      </w:pPr>
      <w:r w:rsidDel="00000000" w:rsidR="00000000" w:rsidRPr="00000000">
        <w:rPr>
          <w:rtl w:val="0"/>
        </w:rPr>
        <w:t xml:space="preserve">This thesis has been approved in partial fulfillment of the requirements for the Degree of BACHELOR in Computer Science.</w:t>
      </w:r>
    </w:p>
    <w:p w:rsidR="00000000" w:rsidDel="00000000" w:rsidP="00000000" w:rsidRDefault="00000000" w:rsidRPr="00000000" ns1:paraId="00000010">
      <w:pPr>
        <w:spacing w:after="480" w:lineRule="auto"/>
        <w:rPr/>
      </w:pPr>
      <w:r w:rsidDel="00000000" w:rsidR="00000000" w:rsidRPr="00000000">
        <w:rPr>
          <w:i w:val="1"/>
          <w:iCs w:val="1"/>
          <w:color w:val="c00000"/>
          <w:rtl w:val="0"/>
        </w:rPr>
        <w:t xml:space="preserve">[Department / College Name]</w:t>
      </w:r>
      <w:r w:rsidDel="00000000" w:rsidR="00000000" w:rsidRPr="00000000">
        <w:rPr>
          <w:rtl w:val="0"/>
        </w:rPr>
      </w:r>
    </w:p>
    <w:p w:rsidR="00000000" w:rsidDel="00000000" w:rsidP="00000000" w:rsidRDefault="00000000" w:rsidRPr="00000000" ns1:paraId="00000011">
      <w:pPr>
        <w:tabs>
          <w:tab w:val="left" w:leader="none" w:pos="2400"/>
        </w:tabs>
        <w:spacing w:after="360" w:lineRule="auto"/>
        <w:rPr/>
      </w:pPr>
      <w:r w:rsidDel="00000000" w:rsidR="00000000" w:rsidRPr="00000000">
        <w:rPr>
          <w:rtl w:val="0"/>
        </w:rPr>
        <w:t xml:space="preserve">Thesis Advisor:</w:t>
      </w:r>
      <w:commentRangeStart w:id="2"/>
      <w:r w:rsidDel="00000000" w:rsidR="00000000" w:rsidRPr="00000000">
        <w:rPr>
          <w:i w:val="1"/>
          <w:iCs w:val="1"/>
          <w:rtl w:val="0"/>
        </w:rPr>
        <w:t xml:space="preserve">Tung Dam Minh</w:t>
      </w:r>
      <w:commentRangeEnd w:id="2"/>
      <w:r w:rsidDel="00000000" w:rsidR="00000000" w:rsidRPr="00000000">
        <w:commentReference w:id="2"/>
      </w:r>
      <w:r w:rsidDel="00000000" w:rsidR="00000000" w:rsidRPr="00000000">
        <w:rPr>
          <w:rtl w:val="0"/>
        </w:rPr>
      </w:r>
    </w:p>
    <w:p w:rsidR="00000000" w:rsidDel="00000000" w:rsidP="00000000" w:rsidRDefault="00000000" w:rsidRPr="00000000" ns1:paraId="00000012">
      <w:pPr>
        <w:tabs>
          <w:tab w:val="left" w:leader="none" w:pos="2400"/>
        </w:tabs>
        <w:spacing w:after="360" w:lineRule="auto"/>
        <w:rPr/>
      </w:pPr>
      <w:r w:rsidDel="00000000" w:rsidR="00000000" w:rsidRPr="00000000">
        <w:rPr>
          <w:rtl w:val="0"/>
        </w:rPr>
        <w:t xml:space="preserve">Committee Member:</w:t>
      </w:r>
      <w:r w:rsidDel="00000000" w:rsidR="00000000" w:rsidRPr="00000000">
        <w:rPr>
          <w:i w:val="1"/>
          <w:iCs w:val="1"/>
          <w:color w:val="c00000"/>
          <w:rtl w:val="0"/>
        </w:rPr>
        <w:t xml:space="preserve">[Committee Member Name]</w:t>
      </w:r>
      <w:r w:rsidDel="00000000" w:rsidR="00000000" w:rsidRPr="00000000">
        <w:rPr>
          <w:rtl w:val="0"/>
        </w:rPr>
      </w:r>
    </w:p>
    <w:p w:rsidR="00000000" w:rsidDel="00000000" w:rsidP="00000000" w:rsidRDefault="00000000" w:rsidRPr="00000000" ns1:paraId="00000013">
      <w:pPr>
        <w:tabs>
          <w:tab w:val="left" w:leader="none" w:pos="2400"/>
        </w:tabs>
        <w:spacing w:after="360" w:lineRule="auto"/>
        <w:rPr/>
      </w:pPr>
      <w:r w:rsidDel="00000000" w:rsidR="00000000" w:rsidRPr="00000000">
        <w:rPr>
          <w:rtl w:val="0"/>
        </w:rPr>
        <w:t xml:space="preserve">Committee Member:</w:t>
      </w:r>
      <w:r w:rsidDel="00000000" w:rsidR="00000000" w:rsidRPr="00000000">
        <w:rPr>
          <w:i w:val="1"/>
          <w:iCs w:val="1"/>
          <w:color w:val="c00000"/>
          <w:rtl w:val="0"/>
        </w:rPr>
        <w:t xml:space="preserve">[Committee Member Name]</w:t>
      </w:r>
      <w:r w:rsidDel="00000000" w:rsidR="00000000" w:rsidRPr="00000000">
        <w:rPr>
          <w:rtl w:val="0"/>
        </w:rPr>
      </w:r>
    </w:p>
    <w:p w:rsidR="00000000" w:rsidDel="00000000" w:rsidP="00000000" w:rsidRDefault="00000000" w:rsidRPr="00000000" ns1:paraId="00000014">
      <w:pPr>
        <w:tabs>
          <w:tab w:val="left" w:leader="none" w:pos="2400"/>
        </w:tabs>
        <w:spacing w:after="360" w:lineRule="auto"/>
        <w:rPr/>
      </w:pPr>
      <w:r w:rsidDel="00000000" w:rsidR="00000000" w:rsidRPr="00000000">
        <w:rPr>
          <w:rtl w:val="0"/>
        </w:rPr>
        <w:t xml:space="preserve">Committee Member:</w:t>
      </w:r>
      <w:r w:rsidDel="00000000" w:rsidR="00000000" w:rsidRPr="00000000">
        <w:rPr>
          <w:i w:val="1"/>
          <w:iCs w:val="1"/>
          <w:color w:val="c00000"/>
          <w:rtl w:val="0"/>
        </w:rPr>
        <w:t xml:space="preserve">[Committee Member Name]</w:t>
      </w:r>
      <w:r w:rsidDel="00000000" w:rsidR="00000000" w:rsidRPr="00000000">
        <w:rPr>
          <w:rtl w:val="0"/>
        </w:rPr>
      </w:r>
    </w:p>
    <w:p w:rsidR="00000000" w:rsidDel="00000000" w:rsidP="00000000" w:rsidRDefault="00000000" w:rsidRPr="00000000" ns1:paraId="00000015">
      <w:pPr>
        <w:tabs>
          <w:tab w:val="left" w:leader="none" w:pos="2400"/>
        </w:tabs>
        <w:spacing w:after="360" w:lineRule="auto"/>
        <w:rPr/>
        <w:sectPr>
          <w:pgSz w:h="16838" w:w="11906" w:orient="portrait"/>
          <w:pgMar w:bottom="1440" w:top="1440" w:left="2160" w:right="1440" w:header="720" w:footer="1440"/>
          <w:pgNumType w:start="1"/>
        </w:sectPr>
      </w:pPr>
      <w:r w:rsidDel="00000000" w:rsidR="00000000" w:rsidRPr="00000000">
        <w:rPr>
          <w:rtl w:val="0"/>
        </w:rPr>
        <w:t xml:space="preserve">Department Chair / Dean:</w:t>
      </w:r>
      <w:r w:rsidDel="00000000" w:rsidR="00000000" w:rsidRPr="00000000">
        <w:rPr>
          <w:i w:val="1"/>
          <w:iCs w:val="1"/>
          <w:color w:val="c00000"/>
          <w:rtl w:val="0"/>
        </w:rPr>
        <w:t xml:space="preserve">[Chair or Dean Name]</w:t>
      </w:r>
      <w:r w:rsidDel="00000000" w:rsidR="00000000" w:rsidRPr="00000000">
        <w:rPr>
          <w:rtl w:val="0"/>
        </w:rPr>
      </w:r>
    </w:p>
    <w:p w:rsidR="00000000" w:rsidDel="00000000" w:rsidP="00000000" w:rsidRDefault="00000000" w:rsidRPr="00000000" ns1:paraId="00000016">
      <w:pPr>
        <w:pStyle w:val="Heading6"/>
        <w:numPr>
          <w:ilvl w:val="5"/>
          <w:numId w:val="32"/>
        </w:numPr>
        <w:rPr/>
      </w:pPr>
      <w:r w:rsidDel="00000000" w:rsidR="00000000" w:rsidRPr="00000000">
        <w:rPr>
          <w:rtl w:val="0"/>
        </w:rPr>
        <w:t xml:space="preserve">Table of Contents</w:t>
      </w:r>
    </w:p>
    <w:sdt>
      <w:sdtPr>
        <w:id w:val="-1790658273"/>
        <w:docPartObj>
          <w:docPartGallery w:val="Table of Contents"/>
          <w:docPartUnique w:val="1"/>
        </w:docPartObj>
      </w:sdtPr>
      <w:sdtContent>
        <w:p w:rsidR="00000000" w:rsidDel="00000000" w:rsidP="00000000" w:rsidRDefault="00000000" w:rsidRPr="00000000" ns1:paraId="00000017">
          <w:pPr>
            <w:rPr/>
          </w:pPr>
          <w:r w:rsidDel="00000000" w:rsidR="00000000" w:rsidRPr="00000000">
            <w:fldChar w:fldCharType="begin"/>
            <w:instrText xml:space="preserve"> TOC \h \u \z \t "Heading 2,2,Heading 3,3,Heading 4,4,Heading 5,5,"</w:instrText>
            <w:fldChar w:fldCharType="separate"/>
          </w:r>
          <w:r w:rsidDel="00000000" w:rsidR="00000000" w:rsidRPr="00000000">
            <w:rPr>
              <w:rtl w:val="0"/>
            </w:rPr>
          </w:r>
        </w:p>
        <w:p w:rsidR="00000000" w:rsidDel="00000000" w:rsidP="00000000" w:rsidRDefault="00000000" w:rsidRPr="00000000" ns1:paraId="0000001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19">
      <w:pPr>
        <w:rPr/>
      </w:pPr>
      <w:r w:rsidDel="00000000" w:rsidR="00000000" w:rsidRPr="00000000">
        <w:br w:type="page"/>
      </w:r>
      <w:r w:rsidDel="00000000" w:rsidR="00000000" w:rsidRPr="00000000">
        <w:rPr>
          <w:rtl w:val="0"/>
        </w:rPr>
      </w:r>
    </w:p>
    <w:p w:rsidR="00000000" w:rsidDel="00000000" w:rsidP="00000000" w:rsidRDefault="00000000" w:rsidRPr="00000000" ns1:paraId="0000001A">
      <w:pPr>
        <w:pStyle w:val="Heading6"/>
        <w:numPr>
          <w:ilvl w:val="5"/>
          <w:numId w:val="32"/>
        </w:numPr>
        <w:rPr/>
      </w:pPr>
      <w:r w:rsidDel="00000000" w:rsidR="00000000" w:rsidRPr="00000000">
        <w:rPr>
          <w:rtl w:val="0"/>
        </w:rPr>
        <w:t xml:space="preserve">List of Figures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60.0" w:type="dxa"/>
              <w:left w:w="100.0" w:type="dxa"/>
              <w:bottom w:w="60.0" w:type="dxa"/>
              <w:right w:w="100.0" w:type="dxa"/>
            </w:tcMar>
          </w:tcPr>
          <w:p w:rsidR="00000000" w:rsidDel="00000000" w:rsidP="00000000" w:rsidRDefault="00000000" w:rsidRPr="00000000" ns1:paraId="0000001B">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60.0" w:type="dxa"/>
              <w:left w:w="100.0" w:type="dxa"/>
              <w:bottom w:w="60.0" w:type="dxa"/>
              <w:right w:w="100.0" w:type="dxa"/>
            </w:tcMar>
          </w:tcPr>
          <w:p w:rsidR="00000000" w:rsidDel="00000000" w:rsidP="00000000" w:rsidRDefault="00000000" w:rsidRPr="00000000" ns1:paraId="0000001C">
            <w:pPr>
              <w:jc w:val="left"/>
              <w:rPr/>
            </w:pPr>
            <w:r w:rsidDel="00000000" w:rsidR="00000000" w:rsidRPr="00000000">
              <w:rPr>
                <w:rFonts w:ascii="Times New Roman" w:cs="Times New Roman" w:eastAsia="Times New Roman" w:hAnsi="Times New Roman"/>
                <w:b w:val="1"/>
                <w:bCs w:val="1"/>
                <w:sz w:val="20"/>
                <w:szCs w:val="20"/>
                <w:rtl w:val="0"/>
              </w:rPr>
              <w:t xml:space="preserve">Caption</w:t>
            </w:r>
            <w:r w:rsidDel="00000000" w:rsidR="00000000" w:rsidRPr="00000000">
              <w:rPr>
                <w:rtl w:val="0"/>
              </w:rPr>
            </w:r>
          </w:p>
        </w:tc>
      </w:tr>
      <w:tr>
        <w:trPr>
          <w:cantSplit w:val="0"/>
          <w:tblHeader w:val="0"/>
        </w:trPr>
        <w:tc>
          <w:tcPr/>
          <w:p w:rsidR="00000000" w:rsidDel="00000000" w:rsidP="00000000" w:rsidRDefault="00000000" w:rsidRPr="00000000" ns1:paraId="0000001D">
            <w:pPr>
              <w:jc w:val="left"/>
              <w:rPr/>
            </w:pPr>
            <w:r w:rsidDel="00000000" w:rsidR="00000000" w:rsidRPr="00000000">
              <w:rPr>
                <w:rFonts w:ascii="Times New Roman" w:cs="Times New Roman" w:eastAsia="Times New Roman" w:hAnsi="Times New Roman"/>
                <w:sz w:val="20"/>
                <w:szCs w:val="20"/>
                <w:rtl w:val="0"/>
              </w:rPr>
              <w:t xml:space="preserve">Figure 2.1</w:t>
            </w:r>
            <w:r w:rsidDel="00000000" w:rsidR="00000000" w:rsidRPr="00000000">
              <w:rPr>
                <w:rtl w:val="0"/>
              </w:rPr>
            </w:r>
          </w:p>
        </w:tc>
        <w:tc>
          <w:tcPr/>
          <w:p w:rsidR="00000000" w:rsidDel="00000000" w:rsidP="00000000" w:rsidRDefault="00000000" w:rsidRPr="00000000" ns1:paraId="0000001E">
            <w:pPr>
              <w:jc w:val="left"/>
              <w:rPr/>
            </w:pPr>
            <w:r w:rsidDel="00000000" w:rsidR="00000000" w:rsidRPr="00000000">
              <w:rPr>
                <w:rFonts w:ascii="Times New Roman" w:cs="Times New Roman" w:eastAsia="Times New Roman" w:hAnsi="Times New Roman"/>
                <w:sz w:val="20"/>
                <w:szCs w:val="20"/>
                <w:rtl w:val="0"/>
              </w:rPr>
              <w:t xml:space="preserve">OpenFHE Multiparty (n-out-of-n) FHE Sequence Diagram</w:t>
            </w:r>
            <w:r w:rsidDel="00000000" w:rsidR="00000000" w:rsidRPr="00000000">
              <w:rPr>
                <w:rtl w:val="0"/>
              </w:rPr>
            </w:r>
          </w:p>
        </w:tc>
      </w:tr>
      <w:tr>
        <w:trPr>
          <w:cantSplit w:val="0"/>
          <w:tblHeader w:val="0"/>
        </w:trPr>
        <w:tc>
          <w:tcPr/>
          <w:p w:rsidR="00000000" w:rsidDel="00000000" w:rsidP="00000000" w:rsidRDefault="00000000" w:rsidRPr="00000000" ns1:paraId="0000001F">
            <w:pPr>
              <w:jc w:val="left"/>
              <w:rPr/>
            </w:pPr>
            <w:r w:rsidDel="00000000" w:rsidR="00000000" w:rsidRPr="00000000">
              <w:rPr>
                <w:rFonts w:ascii="Times New Roman" w:cs="Times New Roman" w:eastAsia="Times New Roman" w:hAnsi="Times New Roman"/>
                <w:sz w:val="20"/>
                <w:szCs w:val="20"/>
                <w:rtl w:val="0"/>
              </w:rPr>
              <w:t xml:space="preserve">Figure 2.2</w:t>
            </w:r>
            <w:r w:rsidDel="00000000" w:rsidR="00000000" w:rsidRPr="00000000">
              <w:rPr>
                <w:rtl w:val="0"/>
              </w:rPr>
            </w:r>
          </w:p>
        </w:tc>
        <w:tc>
          <w:tcPr/>
          <w:p w:rsidR="00000000" w:rsidDel="00000000" w:rsidP="00000000" w:rsidRDefault="00000000" w:rsidRPr="00000000" ns1:paraId="00000020">
            <w:pPr>
              <w:jc w:val="left"/>
              <w:rPr/>
            </w:pPr>
            <w:r w:rsidDel="00000000" w:rsidR="00000000" w:rsidRPr="00000000">
              <w:rPr>
                <w:rFonts w:ascii="Times New Roman" w:cs="Times New Roman" w:eastAsia="Times New Roman" w:hAnsi="Times New Roman"/>
                <w:sz w:val="20"/>
                <w:szCs w:val="20"/>
                <w:rtl w:val="0"/>
              </w:rPr>
              <w:t xml:space="preserve">Residue Number System (RNS) Forward and Inverse Conversion Pipeline</w:t>
            </w:r>
            <w:r w:rsidDel="00000000" w:rsidR="00000000" w:rsidRPr="00000000">
              <w:rPr>
                <w:rtl w:val="0"/>
              </w:rPr>
            </w:r>
          </w:p>
        </w:tc>
      </w:tr>
      <w:tr>
        <w:trPr>
          <w:cantSplit w:val="0"/>
          <w:tblHeader w:val="0"/>
        </w:trPr>
        <w:tc>
          <w:tcPr/>
          <w:p w:rsidR="00000000" w:rsidDel="00000000" w:rsidP="00000000" w:rsidRDefault="00000000" w:rsidRPr="00000000" ns1:paraId="00000021">
            <w:pPr>
              <w:jc w:val="left"/>
              <w:rPr/>
            </w:pPr>
            <w:r w:rsidDel="00000000" w:rsidR="00000000" w:rsidRPr="00000000">
              <w:rPr>
                <w:rFonts w:ascii="Times New Roman" w:cs="Times New Roman" w:eastAsia="Times New Roman" w:hAnsi="Times New Roman"/>
                <w:sz w:val="20"/>
                <w:szCs w:val="20"/>
                <w:rtl w:val="0"/>
              </w:rPr>
              <w:t xml:space="preserve">Figure 2.3</w:t>
            </w:r>
            <w:r w:rsidDel="00000000" w:rsidR="00000000" w:rsidRPr="00000000">
              <w:rPr>
                <w:rtl w:val="0"/>
              </w:rPr>
            </w:r>
          </w:p>
        </w:tc>
        <w:tc>
          <w:tcPr/>
          <w:p w:rsidR="00000000" w:rsidDel="00000000" w:rsidP="00000000" w:rsidRDefault="00000000" w:rsidRPr="00000000" ns1:paraId="00000022">
            <w:pPr>
              <w:jc w:val="left"/>
              <w:rPr/>
            </w:pPr>
            <w:r w:rsidDel="00000000" w:rsidR="00000000" w:rsidRPr="00000000">
              <w:rPr>
                <w:rFonts w:ascii="Times New Roman" w:cs="Times New Roman" w:eastAsia="Times New Roman" w:hAnsi="Times New Roman"/>
                <w:sz w:val="20"/>
                <w:szCs w:val="20"/>
                <w:rtl w:val="0"/>
              </w:rPr>
              <w:t xml:space="preserve">BFV Ciphertext Noise Growth and Decryption Threshold Limit</w:t>
            </w:r>
            <w:r w:rsidDel="00000000" w:rsidR="00000000" w:rsidRPr="00000000">
              <w:rPr>
                <w:rtl w:val="0"/>
              </w:rPr>
            </w:r>
          </w:p>
        </w:tc>
      </w:tr>
      <w:tr>
        <w:trPr>
          <w:cantSplit w:val="0"/>
          <w:tblHeader w:val="0"/>
        </w:trPr>
        <w:tc>
          <w:tcPr/>
          <w:p w:rsidR="00000000" w:rsidDel="00000000" w:rsidP="00000000" w:rsidRDefault="00000000" w:rsidRPr="00000000" ns1:paraId="00000023">
            <w:pPr>
              <w:jc w:val="left"/>
              <w:rPr/>
            </w:pPr>
            <w:r w:rsidDel="00000000" w:rsidR="00000000" w:rsidRPr="00000000">
              <w:rPr>
                <w:rFonts w:ascii="Times New Roman" w:cs="Times New Roman" w:eastAsia="Times New Roman" w:hAnsi="Times New Roman"/>
                <w:sz w:val="20"/>
                <w:szCs w:val="20"/>
                <w:rtl w:val="0"/>
              </w:rPr>
              <w:t xml:space="preserve">Figure 2.4</w:t>
            </w:r>
            <w:r w:rsidDel="00000000" w:rsidR="00000000" w:rsidRPr="00000000">
              <w:rPr>
                <w:rtl w:val="0"/>
              </w:rPr>
            </w:r>
          </w:p>
        </w:tc>
        <w:tc>
          <w:tcPr/>
          <w:p w:rsidR="00000000" w:rsidDel="00000000" w:rsidP="00000000" w:rsidRDefault="00000000" w:rsidRPr="00000000" ns1:paraId="00000024">
            <w:pPr>
              <w:jc w:val="left"/>
              <w:rPr/>
            </w:pPr>
            <w:r w:rsidDel="00000000" w:rsidR="00000000" w:rsidRPr="00000000">
              <w:rPr>
                <w:rFonts w:ascii="Times New Roman" w:cs="Times New Roman" w:eastAsia="Times New Roman" w:hAnsi="Times New Roman"/>
                <w:sz w:val="20"/>
                <w:szCs w:val="20"/>
                <w:rtl w:val="0"/>
              </w:rPr>
              <w:t xml:space="preserve">SIMD Plaintext Batch Encoding and Vector Slot Packing Layout</w:t>
            </w:r>
            <w:r w:rsidDel="00000000" w:rsidR="00000000" w:rsidRPr="00000000">
              <w:rPr>
                <w:rtl w:val="0"/>
              </w:rPr>
            </w:r>
          </w:p>
        </w:tc>
      </w:tr>
      <w:tr>
        <w:trPr>
          <w:cantSplit w:val="0"/>
          <w:tblHeader w:val="0"/>
        </w:trPr>
        <w:tc>
          <w:tcPr/>
          <w:p w:rsidR="00000000" w:rsidDel="00000000" w:rsidP="00000000" w:rsidRDefault="00000000" w:rsidRPr="00000000" ns1:paraId="00000025">
            <w:pPr>
              <w:jc w:val="left"/>
              <w:rPr/>
            </w:pPr>
            <w:r w:rsidDel="00000000" w:rsidR="00000000" w:rsidRPr="00000000">
              <w:rPr>
                <w:rFonts w:ascii="Times New Roman" w:cs="Times New Roman" w:eastAsia="Times New Roman" w:hAnsi="Times New Roman"/>
                <w:sz w:val="20"/>
                <w:szCs w:val="20"/>
                <w:rtl w:val="0"/>
              </w:rPr>
              <w:t xml:space="preserve">Figure 2.5</w:t>
            </w:r>
            <w:r w:rsidDel="00000000" w:rsidR="00000000" w:rsidRPr="00000000">
              <w:rPr>
                <w:rtl w:val="0"/>
              </w:rPr>
            </w:r>
          </w:p>
        </w:tc>
        <w:tc>
          <w:tcPr/>
          <w:p w:rsidR="00000000" w:rsidDel="00000000" w:rsidP="00000000" w:rsidRDefault="00000000" w:rsidRPr="00000000" ns1:paraId="00000026">
            <w:pPr>
              <w:jc w:val="left"/>
              <w:rPr/>
            </w:pPr>
            <w:r w:rsidDel="00000000" w:rsidR="00000000" w:rsidRPr="00000000">
              <w:rPr>
                <w:rFonts w:ascii="Times New Roman" w:cs="Times New Roman" w:eastAsia="Times New Roman" w:hAnsi="Times New Roman"/>
                <w:sz w:val="20"/>
                <w:szCs w:val="20"/>
                <w:rtl w:val="0"/>
              </w:rPr>
              <w:t xml:space="preserve">Serialized OpenFHE Object Binary Stream Pipeline</w:t>
            </w:r>
            <w:r w:rsidDel="00000000" w:rsidR="00000000" w:rsidRPr="00000000">
              <w:rPr>
                <w:rtl w:val="0"/>
              </w:rPr>
            </w:r>
          </w:p>
        </w:tc>
      </w:tr>
      <w:tr>
        <w:trPr>
          <w:cantSplit w:val="0"/>
          <w:tblHeader w:val="0"/>
        </w:trPr>
        <w:tc>
          <w:tcPr/>
          <w:p w:rsidR="00000000" w:rsidDel="00000000" w:rsidP="00000000" w:rsidRDefault="00000000" w:rsidRPr="00000000" ns1:paraId="00000027">
            <w:pPr>
              <w:jc w:val="left"/>
              <w:rPr/>
            </w:pPr>
            <w:r w:rsidDel="00000000" w:rsidR="00000000" w:rsidRPr="00000000">
              <w:rPr>
                <w:rFonts w:ascii="Times New Roman" w:cs="Times New Roman" w:eastAsia="Times New Roman" w:hAnsi="Times New Roman"/>
                <w:sz w:val="20"/>
                <w:szCs w:val="20"/>
                <w:rtl w:val="0"/>
              </w:rPr>
              <w:t xml:space="preserve">Figure 2.6</w:t>
            </w:r>
            <w:r w:rsidDel="00000000" w:rsidR="00000000" w:rsidRPr="00000000">
              <w:rPr>
                <w:rtl w:val="0"/>
              </w:rPr>
            </w:r>
          </w:p>
        </w:tc>
        <w:tc>
          <w:tcPr/>
          <w:p w:rsidR="00000000" w:rsidDel="00000000" w:rsidP="00000000" w:rsidRDefault="00000000" w:rsidRPr="00000000" ns1:paraId="00000028">
            <w:pPr>
              <w:jc w:val="left"/>
              <w:rPr/>
            </w:pPr>
            <w:r w:rsidDel="00000000" w:rsidR="00000000" w:rsidRPr="00000000">
              <w:rPr>
                <w:rFonts w:ascii="Times New Roman" w:cs="Times New Roman" w:eastAsia="Times New Roman" w:hAnsi="Times New Roman"/>
                <w:sz w:val="20"/>
                <w:szCs w:val="20"/>
                <w:rtl w:val="0"/>
              </w:rPr>
              <w:t xml:space="preserve">Gaussian Error/Noise Distribution in Ring-LWE Cryptosystem</w:t>
            </w:r>
            <w:r w:rsidDel="00000000" w:rsidR="00000000" w:rsidRPr="00000000">
              <w:rPr>
                <w:rtl w:val="0"/>
              </w:rPr>
            </w:r>
          </w:p>
        </w:tc>
      </w:tr>
      <w:tr>
        <w:trPr>
          <w:cantSplit w:val="0"/>
          <w:tblHeader w:val="0"/>
        </w:trPr>
        <w:tc>
          <w:tcPr/>
          <w:p w:rsidR="00000000" w:rsidDel="00000000" w:rsidP="00000000" w:rsidRDefault="00000000" w:rsidRPr="00000000" ns1:paraId="00000029">
            <w:pPr>
              <w:jc w:val="left"/>
              <w:rPr/>
            </w:pPr>
            <w:r w:rsidDel="00000000" w:rsidR="00000000" w:rsidRPr="00000000">
              <w:rPr>
                <w:rFonts w:ascii="Times New Roman" w:cs="Times New Roman" w:eastAsia="Times New Roman" w:hAnsi="Times New Roman"/>
                <w:sz w:val="20"/>
                <w:szCs w:val="20"/>
                <w:rtl w:val="0"/>
              </w:rPr>
              <w:t xml:space="preserve">Figure 2.7</w:t>
            </w:r>
            <w:r w:rsidDel="00000000" w:rsidR="00000000" w:rsidRPr="00000000">
              <w:rPr>
                <w:rtl w:val="0"/>
              </w:rPr>
            </w:r>
          </w:p>
        </w:tc>
        <w:tc>
          <w:tcPr/>
          <w:p w:rsidR="00000000" w:rsidDel="00000000" w:rsidP="00000000" w:rsidRDefault="00000000" w:rsidRPr="00000000" ns1:paraId="0000002A">
            <w:pPr>
              <w:jc w:val="left"/>
              <w:rPr/>
            </w:pPr>
            <w:r w:rsidDel="00000000" w:rsidR="00000000" w:rsidRPr="00000000">
              <w:rPr>
                <w:rFonts w:ascii="Times New Roman" w:cs="Times New Roman" w:eastAsia="Times New Roman" w:hAnsi="Times New Roman"/>
                <w:sz w:val="20"/>
                <w:szCs w:val="20"/>
                <w:rtl w:val="0"/>
              </w:rPr>
              <w:t xml:space="preserve">Multi-Key Decryption Fusion and Noise Cancellation Mechanics</w:t>
            </w:r>
            <w:r w:rsidDel="00000000" w:rsidR="00000000" w:rsidRPr="00000000">
              <w:rPr>
                <w:rtl w:val="0"/>
              </w:rPr>
            </w:r>
          </w:p>
        </w:tc>
      </w:tr>
      <w:tr>
        <w:trPr>
          <w:cantSplit w:val="0"/>
          <w:tblHeader w:val="0"/>
        </w:trPr>
        <w:tc>
          <w:tcPr/>
          <w:p w:rsidR="00000000" w:rsidDel="00000000" w:rsidP="00000000" w:rsidRDefault="00000000" w:rsidRPr="00000000" ns1:paraId="0000002B">
            <w:pPr>
              <w:jc w:val="left"/>
              <w:rPr/>
            </w:pPr>
            <w:r w:rsidDel="00000000" w:rsidR="00000000" w:rsidRPr="00000000">
              <w:rPr>
                <w:rFonts w:ascii="Times New Roman" w:cs="Times New Roman" w:eastAsia="Times New Roman" w:hAnsi="Times New Roman"/>
                <w:sz w:val="20"/>
                <w:szCs w:val="20"/>
                <w:rtl w:val="0"/>
              </w:rPr>
              <w:t xml:space="preserve">Figure 3.1</w:t>
            </w:r>
            <w:r w:rsidDel="00000000" w:rsidR="00000000" w:rsidRPr="00000000">
              <w:rPr>
                <w:rtl w:val="0"/>
              </w:rPr>
            </w:r>
          </w:p>
        </w:tc>
        <w:tc>
          <w:tcPr/>
          <w:p w:rsidR="00000000" w:rsidDel="00000000" w:rsidP="00000000" w:rsidRDefault="00000000" w:rsidRPr="00000000" ns1:paraId="0000002C">
            <w:pPr>
              <w:jc w:val="left"/>
              <w:rPr/>
            </w:pPr>
            <w:r w:rsidDel="00000000" w:rsidR="00000000" w:rsidRPr="00000000">
              <w:rPr>
                <w:rFonts w:ascii="Times New Roman" w:cs="Times New Roman" w:eastAsia="Times New Roman" w:hAnsi="Times New Roman"/>
                <w:sz w:val="20"/>
                <w:szCs w:val="20"/>
                <w:rtl w:val="0"/>
              </w:rPr>
              <w:t xml:space="preserve">Four-tier system architecture block diagram</w:t>
            </w:r>
            <w:r w:rsidDel="00000000" w:rsidR="00000000" w:rsidRPr="00000000">
              <w:rPr>
                <w:rtl w:val="0"/>
              </w:rPr>
            </w:r>
          </w:p>
        </w:tc>
      </w:tr>
      <w:tr>
        <w:trPr>
          <w:cantSplit w:val="0"/>
          <w:tblHeader w:val="0"/>
        </w:trPr>
        <w:tc>
          <w:tcPr/>
          <w:p w:rsidR="00000000" w:rsidDel="00000000" w:rsidP="00000000" w:rsidRDefault="00000000" w:rsidRPr="00000000" ns1:paraId="0000002D">
            <w:pPr>
              <w:jc w:val="left"/>
              <w:rPr/>
            </w:pPr>
            <w:r w:rsidDel="00000000" w:rsidR="00000000" w:rsidRPr="00000000">
              <w:rPr>
                <w:rFonts w:ascii="Times New Roman" w:cs="Times New Roman" w:eastAsia="Times New Roman" w:hAnsi="Times New Roman"/>
                <w:sz w:val="20"/>
                <w:szCs w:val="20"/>
                <w:rtl w:val="0"/>
              </w:rPr>
              <w:t xml:space="preserve">Figure 3.2</w:t>
            </w:r>
            <w:r w:rsidDel="00000000" w:rsidR="00000000" w:rsidRPr="00000000">
              <w:rPr>
                <w:rtl w:val="0"/>
              </w:rPr>
            </w:r>
          </w:p>
        </w:tc>
        <w:tc>
          <w:tcPr/>
          <w:p w:rsidR="00000000" w:rsidDel="00000000" w:rsidP="00000000" w:rsidRDefault="00000000" w:rsidRPr="00000000" ns1:paraId="0000002E">
            <w:pPr>
              <w:jc w:val="left"/>
              <w:rPr/>
            </w:pPr>
            <w:r w:rsidDel="00000000" w:rsidR="00000000" w:rsidRPr="00000000">
              <w:rPr>
                <w:rFonts w:ascii="Times New Roman" w:cs="Times New Roman" w:eastAsia="Times New Roman" w:hAnsi="Times New Roman"/>
                <w:sz w:val="20"/>
                <w:szCs w:val="20"/>
                <w:rtl w:val="0"/>
              </w:rPr>
              <w:t xml:space="preserve">Crypto Layer binary and file IPC flow chart</w:t>
            </w:r>
            <w:r w:rsidDel="00000000" w:rsidR="00000000" w:rsidRPr="00000000">
              <w:rPr>
                <w:rtl w:val="0"/>
              </w:rPr>
            </w:r>
          </w:p>
        </w:tc>
      </w:tr>
      <w:tr>
        <w:trPr>
          <w:cantSplit w:val="0"/>
          <w:tblHeader w:val="0"/>
        </w:trPr>
        <w:tc>
          <w:tcPr/>
          <w:p w:rsidR="00000000" w:rsidDel="00000000" w:rsidP="00000000" w:rsidRDefault="00000000" w:rsidRPr="00000000" ns1:paraId="0000002F">
            <w:pPr>
              <w:jc w:val="left"/>
              <w:rPr/>
            </w:pPr>
            <w:r w:rsidDel="00000000" w:rsidR="00000000" w:rsidRPr="00000000">
              <w:rPr>
                <w:rFonts w:ascii="Times New Roman" w:cs="Times New Roman" w:eastAsia="Times New Roman" w:hAnsi="Times New Roman"/>
                <w:sz w:val="20"/>
                <w:szCs w:val="20"/>
                <w:rtl w:val="0"/>
              </w:rPr>
              <w:t xml:space="preserve">Figure 3.3</w:t>
            </w:r>
            <w:r w:rsidDel="00000000" w:rsidR="00000000" w:rsidRPr="00000000">
              <w:rPr>
                <w:rtl w:val="0"/>
              </w:rPr>
            </w:r>
          </w:p>
        </w:tc>
        <w:tc>
          <w:tcPr/>
          <w:p w:rsidR="00000000" w:rsidDel="00000000" w:rsidP="00000000" w:rsidRDefault="00000000" w:rsidRPr="00000000" ns1:paraId="00000030">
            <w:pPr>
              <w:jc w:val="left"/>
              <w:rPr/>
            </w:pPr>
            <w:r w:rsidDel="00000000" w:rsidR="00000000" w:rsidRPr="00000000">
              <w:rPr>
                <w:rFonts w:ascii="Times New Roman" w:cs="Times New Roman" w:eastAsia="Times New Roman" w:hAnsi="Times New Roman"/>
                <w:sz w:val="20"/>
                <w:szCs w:val="20"/>
                <w:rtl w:val="0"/>
              </w:rPr>
              <w:t xml:space="preserve">REST API Design and Layer Routing</w:t>
            </w:r>
            <w:r w:rsidDel="00000000" w:rsidR="00000000" w:rsidRPr="00000000">
              <w:rPr>
                <w:rtl w:val="0"/>
              </w:rPr>
            </w:r>
          </w:p>
        </w:tc>
      </w:tr>
      <w:tr>
        <w:trPr>
          <w:cantSplit w:val="0"/>
          <w:tblHeader w:val="0"/>
        </w:trPr>
        <w:tc>
          <w:tcPr/>
          <w:p w:rsidR="00000000" w:rsidDel="00000000" w:rsidP="00000000" w:rsidRDefault="00000000" w:rsidRPr="00000000" ns1:paraId="00000031">
            <w:pPr>
              <w:jc w:val="left"/>
              <w:rPr/>
            </w:pPr>
            <w:r w:rsidDel="00000000" w:rsidR="00000000" w:rsidRPr="00000000">
              <w:rPr>
                <w:rFonts w:ascii="Times New Roman" w:cs="Times New Roman" w:eastAsia="Times New Roman" w:hAnsi="Times New Roman"/>
                <w:sz w:val="20"/>
                <w:szCs w:val="20"/>
                <w:rtl w:val="0"/>
              </w:rPr>
              <w:t xml:space="preserve">Figure 3.4</w:t>
            </w:r>
            <w:r w:rsidDel="00000000" w:rsidR="00000000" w:rsidRPr="00000000">
              <w:rPr>
                <w:rtl w:val="0"/>
              </w:rPr>
            </w:r>
          </w:p>
        </w:tc>
        <w:tc>
          <w:tcPr/>
          <w:p w:rsidR="00000000" w:rsidDel="00000000" w:rsidP="00000000" w:rsidRDefault="00000000" w:rsidRPr="00000000" ns1:paraId="00000032">
            <w:pPr>
              <w:jc w:val="left"/>
              <w:rPr/>
            </w:pPr>
            <w:r w:rsidDel="00000000" w:rsidR="00000000" w:rsidRPr="00000000">
              <w:rPr>
                <w:rFonts w:ascii="Times New Roman" w:cs="Times New Roman" w:eastAsia="Times New Roman" w:hAnsi="Times New Roman"/>
                <w:sz w:val="20"/>
                <w:szCs w:val="20"/>
                <w:rtl w:val="0"/>
              </w:rPr>
              <w:t xml:space="preserve">Complete 5-phase election protocol sequence diagram</w:t>
            </w:r>
            <w:r w:rsidDel="00000000" w:rsidR="00000000" w:rsidRPr="00000000">
              <w:rPr>
                <w:rtl w:val="0"/>
              </w:rPr>
            </w:r>
          </w:p>
        </w:tc>
      </w:tr>
      <w:tr>
        <w:trPr>
          <w:cantSplit w:val="0"/>
          <w:tblHeader w:val="0"/>
        </w:trPr>
        <w:tc>
          <w:tcPr/>
          <w:p w:rsidR="00000000" w:rsidDel="00000000" w:rsidP="00000000" w:rsidRDefault="00000000" w:rsidRPr="00000000" ns1:paraId="00000033">
            <w:pPr>
              <w:jc w:val="left"/>
              <w:rPr/>
            </w:pPr>
            <w:r w:rsidDel="00000000" w:rsidR="00000000" w:rsidRPr="00000000">
              <w:rPr>
                <w:rFonts w:ascii="Times New Roman" w:cs="Times New Roman" w:eastAsia="Times New Roman" w:hAnsi="Times New Roman"/>
                <w:sz w:val="20"/>
                <w:szCs w:val="20"/>
                <w:rtl w:val="0"/>
              </w:rPr>
              <w:t xml:space="preserve">Figure 3.5</w:t>
            </w:r>
            <w:r w:rsidDel="00000000" w:rsidR="00000000" w:rsidRPr="00000000">
              <w:rPr>
                <w:rtl w:val="0"/>
              </w:rPr>
            </w:r>
          </w:p>
        </w:tc>
        <w:tc>
          <w:tcPr/>
          <w:p w:rsidR="00000000" w:rsidDel="00000000" w:rsidP="00000000" w:rsidRDefault="00000000" w:rsidRPr="00000000" ns1:paraId="00000034">
            <w:pPr>
              <w:jc w:val="left"/>
              <w:rPr/>
            </w:pPr>
            <w:r w:rsidDel="00000000" w:rsidR="00000000" w:rsidRPr="00000000">
              <w:rPr>
                <w:rFonts w:ascii="Times New Roman" w:cs="Times New Roman" w:eastAsia="Times New Roman" w:hAnsi="Times New Roman"/>
                <w:sz w:val="20"/>
                <w:szCs w:val="20"/>
                <w:rtl w:val="0"/>
              </w:rPr>
              <w:t xml:space="preserve">Election Phase Transition State Machine</w:t>
            </w:r>
            <w:r w:rsidDel="00000000" w:rsidR="00000000" w:rsidRPr="00000000">
              <w:rPr>
                <w:rtl w:val="0"/>
              </w:rPr>
            </w:r>
          </w:p>
        </w:tc>
      </w:tr>
      <w:tr>
        <w:trPr>
          <w:cantSplit w:val="0"/>
          <w:tblHeader w:val="0"/>
        </w:trPr>
        <w:tc>
          <w:tcPr/>
          <w:p w:rsidR="00000000" w:rsidDel="00000000" w:rsidP="00000000" w:rsidRDefault="00000000" w:rsidRPr="00000000" ns1:paraId="00000035">
            <w:pPr>
              <w:jc w:val="left"/>
              <w:rPr/>
            </w:pPr>
            <w:r w:rsidDel="00000000" w:rsidR="00000000" w:rsidRPr="00000000">
              <w:rPr>
                <w:rFonts w:ascii="Times New Roman" w:cs="Times New Roman" w:eastAsia="Times New Roman" w:hAnsi="Times New Roman"/>
                <w:sz w:val="20"/>
                <w:szCs w:val="20"/>
                <w:rtl w:val="0"/>
              </w:rPr>
              <w:t xml:space="preserve">Figure 3.6</w:t>
            </w:r>
            <w:r w:rsidDel="00000000" w:rsidR="00000000" w:rsidRPr="00000000">
              <w:rPr>
                <w:rtl w:val="0"/>
              </w:rPr>
            </w:r>
          </w:p>
        </w:tc>
        <w:tc>
          <w:tcPr/>
          <w:p w:rsidR="00000000" w:rsidDel="00000000" w:rsidP="00000000" w:rsidRDefault="00000000" w:rsidRPr="00000000" ns1:paraId="00000036">
            <w:pPr>
              <w:jc w:val="left"/>
              <w:rPr/>
            </w:pPr>
            <w:r w:rsidDel="00000000" w:rsidR="00000000" w:rsidRPr="00000000">
              <w:rPr>
                <w:rFonts w:ascii="Times New Roman" w:cs="Times New Roman" w:eastAsia="Times New Roman" w:hAnsi="Times New Roman"/>
                <w:sz w:val="20"/>
                <w:szCs w:val="20"/>
                <w:rtl w:val="0"/>
              </w:rPr>
              <w:t xml:space="preserve">Server Database (File-based) Directory Tree</w:t>
            </w:r>
            <w:r w:rsidDel="00000000" w:rsidR="00000000" w:rsidRPr="00000000">
              <w:rPr>
                <w:rtl w:val="0"/>
              </w:rPr>
            </w:r>
          </w:p>
        </w:tc>
      </w:tr>
      <w:tr>
        <w:trPr>
          <w:cantSplit w:val="0"/>
          <w:tblHeader w:val="0"/>
        </w:trPr>
        <w:tc>
          <w:tcPr/>
          <w:p w:rsidR="00000000" w:rsidDel="00000000" w:rsidP="00000000" w:rsidRDefault="00000000" w:rsidRPr="00000000" ns1:paraId="00000037">
            <w:pPr>
              <w:jc w:val="left"/>
              <w:rPr/>
            </w:pPr>
            <w:r w:rsidDel="00000000" w:rsidR="00000000" w:rsidRPr="00000000">
              <w:rPr>
                <w:rFonts w:ascii="Times New Roman" w:cs="Times New Roman" w:eastAsia="Times New Roman" w:hAnsi="Times New Roman"/>
                <w:sz w:val="20"/>
                <w:szCs w:val="20"/>
                <w:rtl w:val="0"/>
              </w:rPr>
              <w:t xml:space="preserve">Figure 3.7</w:t>
            </w:r>
            <w:r w:rsidDel="00000000" w:rsidR="00000000" w:rsidRPr="00000000">
              <w:rPr>
                <w:rtl w:val="0"/>
              </w:rPr>
            </w:r>
          </w:p>
        </w:tc>
        <w:tc>
          <w:tcPr/>
          <w:p w:rsidR="00000000" w:rsidDel="00000000" w:rsidP="00000000" w:rsidRDefault="00000000" w:rsidRPr="00000000" ns1:paraId="00000038">
            <w:pPr>
              <w:jc w:val="left"/>
              <w:rPr/>
            </w:pPr>
            <w:r w:rsidDel="00000000" w:rsidR="00000000" w:rsidRPr="00000000">
              <w:rPr>
                <w:rFonts w:ascii="Times New Roman" w:cs="Times New Roman" w:eastAsia="Times New Roman" w:hAnsi="Times New Roman"/>
                <w:sz w:val="20"/>
                <w:szCs w:val="20"/>
                <w:rtl w:val="0"/>
              </w:rPr>
              <w:t xml:space="preserve">Voter registration and validation interface screenshot</w:t>
            </w:r>
            <w:r w:rsidDel="00000000" w:rsidR="00000000" w:rsidRPr="00000000">
              <w:rPr>
                <w:rtl w:val="0"/>
              </w:rPr>
            </w:r>
          </w:p>
        </w:tc>
      </w:tr>
      <w:tr>
        <w:trPr>
          <w:cantSplit w:val="0"/>
          <w:tblHeader w:val="0"/>
        </w:trPr>
        <w:tc>
          <w:tcPr/>
          <w:p w:rsidR="00000000" w:rsidDel="00000000" w:rsidP="00000000" w:rsidRDefault="00000000" w:rsidRPr="00000000" ns1:paraId="00000039">
            <w:pPr>
              <w:jc w:val="left"/>
              <w:rPr/>
            </w:pPr>
            <w:r w:rsidDel="00000000" w:rsidR="00000000" w:rsidRPr="00000000">
              <w:rPr>
                <w:rFonts w:ascii="Times New Roman" w:cs="Times New Roman" w:eastAsia="Times New Roman" w:hAnsi="Times New Roman"/>
                <w:sz w:val="20"/>
                <w:szCs w:val="20"/>
                <w:rtl w:val="0"/>
              </w:rPr>
              <w:t xml:space="preserve">Figure 3.8</w:t>
            </w:r>
            <w:r w:rsidDel="00000000" w:rsidR="00000000" w:rsidRPr="00000000">
              <w:rPr>
                <w:rtl w:val="0"/>
              </w:rPr>
            </w:r>
          </w:p>
        </w:tc>
        <w:tc>
          <w:tcPr/>
          <w:p w:rsidR="00000000" w:rsidDel="00000000" w:rsidP="00000000" w:rsidRDefault="00000000" w:rsidRPr="00000000" ns1:paraId="0000003A">
            <w:pPr>
              <w:jc w:val="left"/>
              <w:rPr/>
            </w:pPr>
            <w:r w:rsidDel="00000000" w:rsidR="00000000" w:rsidRPr="00000000">
              <w:rPr>
                <w:rFonts w:ascii="Times New Roman" w:cs="Times New Roman" w:eastAsia="Times New Roman" w:hAnsi="Times New Roman"/>
                <w:sz w:val="20"/>
                <w:szCs w:val="20"/>
                <w:rtl w:val="0"/>
              </w:rPr>
              <w:t xml:space="preserve">Voter ballot selection interface screenshot</w:t>
            </w:r>
            <w:r w:rsidDel="00000000" w:rsidR="00000000" w:rsidRPr="00000000">
              <w:rPr>
                <w:rtl w:val="0"/>
              </w:rPr>
            </w:r>
          </w:p>
        </w:tc>
      </w:tr>
      <w:tr>
        <w:trPr>
          <w:cantSplit w:val="0"/>
          <w:tblHeader w:val="0"/>
        </w:trPr>
        <w:tc>
          <w:tcPr/>
          <w:p w:rsidR="00000000" w:rsidDel="00000000" w:rsidP="00000000" w:rsidRDefault="00000000" w:rsidRPr="00000000" ns1:paraId="0000003B">
            <w:pPr>
              <w:jc w:val="left"/>
              <w:rPr/>
            </w:pPr>
            <w:r w:rsidDel="00000000" w:rsidR="00000000" w:rsidRPr="00000000">
              <w:rPr>
                <w:rFonts w:ascii="Times New Roman" w:cs="Times New Roman" w:eastAsia="Times New Roman" w:hAnsi="Times New Roman"/>
                <w:sz w:val="20"/>
                <w:szCs w:val="20"/>
                <w:rtl w:val="0"/>
              </w:rPr>
              <w:t xml:space="preserve">Figure 3.9</w:t>
            </w:r>
            <w:r w:rsidDel="00000000" w:rsidR="00000000" w:rsidRPr="00000000">
              <w:rPr>
                <w:rtl w:val="0"/>
              </w:rPr>
            </w:r>
          </w:p>
        </w:tc>
        <w:tc>
          <w:tcPr/>
          <w:p w:rsidR="00000000" w:rsidDel="00000000" w:rsidP="00000000" w:rsidRDefault="00000000" w:rsidRPr="00000000" ns1:paraId="0000003C">
            <w:pPr>
              <w:jc w:val="left"/>
              <w:rPr/>
            </w:pPr>
            <w:r w:rsidDel="00000000" w:rsidR="00000000" w:rsidRPr="00000000">
              <w:rPr>
                <w:rFonts w:ascii="Times New Roman" w:cs="Times New Roman" w:eastAsia="Times New Roman" w:hAnsi="Times New Roman"/>
                <w:sz w:val="20"/>
                <w:szCs w:val="20"/>
                <w:rtl w:val="0"/>
              </w:rPr>
              <w:t xml:space="preserve">Decryption phase waiting board screenshot</w:t>
            </w:r>
            <w:r w:rsidDel="00000000" w:rsidR="00000000" w:rsidRPr="00000000">
              <w:rPr>
                <w:rtl w:val="0"/>
              </w:rPr>
            </w:r>
          </w:p>
        </w:tc>
      </w:tr>
      <w:tr>
        <w:trPr>
          <w:cantSplit w:val="0"/>
          <w:tblHeader w:val="0"/>
        </w:trPr>
        <w:tc>
          <w:tcPr/>
          <w:p w:rsidR="00000000" w:rsidDel="00000000" w:rsidP="00000000" w:rsidRDefault="00000000" w:rsidRPr="00000000" ns1:paraId="0000003D">
            <w:pPr>
              <w:jc w:val="left"/>
              <w:rPr/>
            </w:pPr>
            <w:r w:rsidDel="00000000" w:rsidR="00000000" w:rsidRPr="00000000">
              <w:rPr>
                <w:rFonts w:ascii="Times New Roman" w:cs="Times New Roman" w:eastAsia="Times New Roman" w:hAnsi="Times New Roman"/>
                <w:sz w:val="20"/>
                <w:szCs w:val="20"/>
                <w:rtl w:val="0"/>
              </w:rPr>
              <w:t xml:space="preserve">Figure 3.10</w:t>
            </w:r>
            <w:r w:rsidDel="00000000" w:rsidR="00000000" w:rsidRPr="00000000">
              <w:rPr>
                <w:rtl w:val="0"/>
              </w:rPr>
            </w:r>
          </w:p>
        </w:tc>
        <w:tc>
          <w:tcPr/>
          <w:p w:rsidR="00000000" w:rsidDel="00000000" w:rsidP="00000000" w:rsidRDefault="00000000" w:rsidRPr="00000000" ns1:paraId="0000003E">
            <w:pPr>
              <w:jc w:val="left"/>
              <w:rPr/>
            </w:pPr>
            <w:r w:rsidDel="00000000" w:rsidR="00000000" w:rsidRPr="00000000">
              <w:rPr>
                <w:rFonts w:ascii="Times New Roman" w:cs="Times New Roman" w:eastAsia="Times New Roman" w:hAnsi="Times New Roman"/>
                <w:sz w:val="20"/>
                <w:szCs w:val="20"/>
                <w:rtl w:val="0"/>
              </w:rPr>
              <w:t xml:space="preserve">Public election results leaderboard dashboard screenshot</w:t>
            </w:r>
            <w:r w:rsidDel="00000000" w:rsidR="00000000" w:rsidRPr="00000000">
              <w:rPr>
                <w:rtl w:val="0"/>
              </w:rPr>
            </w:r>
          </w:p>
        </w:tc>
      </w:tr>
      <w:tr>
        <w:trPr>
          <w:cantSplit w:val="0"/>
          <w:tblHeader w:val="0"/>
        </w:trPr>
        <w:tc>
          <w:tcPr/>
          <w:p w:rsidR="00000000" w:rsidDel="00000000" w:rsidP="00000000" w:rsidRDefault="00000000" w:rsidRPr="00000000" ns1:paraId="0000003F">
            <w:pPr>
              <w:jc w:val="left"/>
              <w:rPr/>
            </w:pPr>
            <w:r w:rsidDel="00000000" w:rsidR="00000000" w:rsidRPr="00000000">
              <w:rPr>
                <w:rFonts w:ascii="Times New Roman" w:cs="Times New Roman" w:eastAsia="Times New Roman" w:hAnsi="Times New Roman"/>
                <w:sz w:val="20"/>
                <w:szCs w:val="20"/>
                <w:rtl w:val="0"/>
              </w:rPr>
              <w:t xml:space="preserve">Figure 3.11</w:t>
            </w:r>
            <w:r w:rsidDel="00000000" w:rsidR="00000000" w:rsidRPr="00000000">
              <w:rPr>
                <w:rtl w:val="0"/>
              </w:rPr>
            </w:r>
          </w:p>
        </w:tc>
        <w:tc>
          <w:tcPr/>
          <w:p w:rsidR="00000000" w:rsidDel="00000000" w:rsidP="00000000" w:rsidRDefault="00000000" w:rsidRPr="00000000" ns1:paraId="00000040">
            <w:pPr>
              <w:jc w:val="left"/>
              <w:rPr/>
            </w:pPr>
            <w:r w:rsidDel="00000000" w:rsidR="00000000" w:rsidRPr="00000000">
              <w:rPr>
                <w:rFonts w:ascii="Times New Roman" w:cs="Times New Roman" w:eastAsia="Times New Roman" w:hAnsi="Times New Roman"/>
                <w:sz w:val="20"/>
                <w:szCs w:val="20"/>
                <w:rtl w:val="0"/>
              </w:rPr>
              <w:t xml:space="preserve">Web UI responsive layout on mobile screens screenshot</w:t>
            </w:r>
            <w:r w:rsidDel="00000000" w:rsidR="00000000" w:rsidRPr="00000000">
              <w:rPr>
                <w:rtl w:val="0"/>
              </w:rPr>
            </w:r>
          </w:p>
        </w:tc>
      </w:tr>
      <w:tr>
        <w:trPr>
          <w:cantSplit w:val="0"/>
          <w:tblHeader w:val="0"/>
        </w:trPr>
        <w:tc>
          <w:tcPr/>
          <w:p w:rsidR="00000000" w:rsidDel="00000000" w:rsidP="00000000" w:rsidRDefault="00000000" w:rsidRPr="00000000" ns1:paraId="00000041">
            <w:pPr>
              <w:jc w:val="left"/>
              <w:rPr/>
            </w:pPr>
            <w:r w:rsidDel="00000000" w:rsidR="00000000" w:rsidRPr="00000000">
              <w:rPr>
                <w:rFonts w:ascii="Times New Roman" w:cs="Times New Roman" w:eastAsia="Times New Roman" w:hAnsi="Times New Roman"/>
                <w:sz w:val="20"/>
                <w:szCs w:val="20"/>
                <w:rtl w:val="0"/>
              </w:rPr>
              <w:t xml:space="preserve">Figure 3.12</w:t>
            </w:r>
            <w:r w:rsidDel="00000000" w:rsidR="00000000" w:rsidRPr="00000000">
              <w:rPr>
                <w:rtl w:val="0"/>
              </w:rPr>
            </w:r>
          </w:p>
        </w:tc>
        <w:tc>
          <w:tcPr/>
          <w:p w:rsidR="00000000" w:rsidDel="00000000" w:rsidP="00000000" w:rsidRDefault="00000000" w:rsidRPr="00000000" ns1:paraId="00000042">
            <w:pPr>
              <w:jc w:val="left"/>
              <w:rPr/>
            </w:pPr>
            <w:r w:rsidDel="00000000" w:rsidR="00000000" w:rsidRPr="00000000">
              <w:rPr>
                <w:rFonts w:ascii="Times New Roman" w:cs="Times New Roman" w:eastAsia="Times New Roman" w:hAnsi="Times New Roman"/>
                <w:sz w:val="20"/>
                <w:szCs w:val="20"/>
                <w:rtl w:val="0"/>
              </w:rPr>
              <w:t xml:space="preserve">System Trust Boundary and Data Classification Boundaries</w:t>
            </w:r>
            <w:r w:rsidDel="00000000" w:rsidR="00000000" w:rsidRPr="00000000">
              <w:rPr>
                <w:rtl w:val="0"/>
              </w:rPr>
            </w:r>
          </w:p>
        </w:tc>
      </w:tr>
      <w:tr>
        <w:trPr>
          <w:cantSplit w:val="0"/>
          <w:tblHeader w:val="0"/>
        </w:trPr>
        <w:tc>
          <w:tcPr/>
          <w:p w:rsidR="00000000" w:rsidDel="00000000" w:rsidP="00000000" w:rsidRDefault="00000000" w:rsidRPr="00000000" ns1:paraId="00000043">
            <w:pPr>
              <w:jc w:val="left"/>
              <w:rPr/>
            </w:pPr>
            <w:r w:rsidDel="00000000" w:rsidR="00000000" w:rsidRPr="00000000">
              <w:rPr>
                <w:rFonts w:ascii="Times New Roman" w:cs="Times New Roman" w:eastAsia="Times New Roman" w:hAnsi="Times New Roman"/>
                <w:sz w:val="20"/>
                <w:szCs w:val="20"/>
                <w:rtl w:val="0"/>
              </w:rPr>
              <w:t xml:space="preserve">Figure 3.13</w:t>
            </w:r>
            <w:r w:rsidDel="00000000" w:rsidR="00000000" w:rsidRPr="00000000">
              <w:rPr>
                <w:rtl w:val="0"/>
              </w:rPr>
            </w:r>
          </w:p>
        </w:tc>
        <w:tc>
          <w:tcPr/>
          <w:p w:rsidR="00000000" w:rsidDel="00000000" w:rsidP="00000000" w:rsidRDefault="00000000" w:rsidRPr="00000000" ns1:paraId="00000044">
            <w:pPr>
              <w:jc w:val="left"/>
              <w:rPr/>
            </w:pPr>
            <w:r w:rsidDel="00000000" w:rsidR="00000000" w:rsidRPr="00000000">
              <w:rPr>
                <w:rFonts w:ascii="Times New Roman" w:cs="Times New Roman" w:eastAsia="Times New Roman" w:hAnsi="Times New Roman"/>
                <w:sz w:val="20"/>
                <w:szCs w:val="20"/>
                <w:rtl w:val="0"/>
              </w:rPr>
              <w:t xml:space="preserve">Network Communication Protocol Stack for Binary Exchange</w:t>
            </w:r>
            <w:r w:rsidDel="00000000" w:rsidR="00000000" w:rsidRPr="00000000">
              <w:rPr>
                <w:rtl w:val="0"/>
              </w:rPr>
            </w:r>
          </w:p>
        </w:tc>
      </w:tr>
      <w:tr>
        <w:trPr>
          <w:cantSplit w:val="0"/>
          <w:tblHeader w:val="0"/>
        </w:trPr>
        <w:tc>
          <w:tcPr/>
          <w:p w:rsidR="00000000" w:rsidDel="00000000" w:rsidP="00000000" w:rsidRDefault="00000000" w:rsidRPr="00000000" ns1:paraId="00000045">
            <w:pPr>
              <w:jc w:val="left"/>
              <w:rPr/>
            </w:pPr>
            <w:r w:rsidDel="00000000" w:rsidR="00000000" w:rsidRPr="00000000">
              <w:rPr>
                <w:rFonts w:ascii="Times New Roman" w:cs="Times New Roman" w:eastAsia="Times New Roman" w:hAnsi="Times New Roman"/>
                <w:sz w:val="20"/>
                <w:szCs w:val="20"/>
                <w:rtl w:val="0"/>
              </w:rPr>
              <w:t xml:space="preserve">Figure 3.14</w:t>
            </w:r>
            <w:r w:rsidDel="00000000" w:rsidR="00000000" w:rsidRPr="00000000">
              <w:rPr>
                <w:rtl w:val="0"/>
              </w:rPr>
            </w:r>
          </w:p>
        </w:tc>
        <w:tc>
          <w:tcPr/>
          <w:p w:rsidR="00000000" w:rsidDel="00000000" w:rsidP="00000000" w:rsidRDefault="00000000" w:rsidRPr="00000000" ns1:paraId="00000046">
            <w:pPr>
              <w:jc w:val="left"/>
              <w:rPr/>
            </w:pPr>
            <w:r w:rsidDel="00000000" w:rsidR="00000000" w:rsidRPr="00000000">
              <w:rPr>
                <w:rFonts w:ascii="Times New Roman" w:cs="Times New Roman" w:eastAsia="Times New Roman" w:hAnsi="Times New Roman"/>
                <w:sz w:val="20"/>
                <w:szCs w:val="20"/>
                <w:rtl w:val="0"/>
              </w:rPr>
              <w:t xml:space="preserve">Error Handling and API Failure State Transition Diagram</w:t>
            </w:r>
            <w:r w:rsidDel="00000000" w:rsidR="00000000" w:rsidRPr="00000000">
              <w:rPr>
                <w:rtl w:val="0"/>
              </w:rPr>
            </w:r>
          </w:p>
        </w:tc>
      </w:tr>
      <w:tr>
        <w:trPr>
          <w:cantSplit w:val="0"/>
          <w:tblHeader w:val="0"/>
        </w:trPr>
        <w:tc>
          <w:tcPr/>
          <w:p w:rsidR="00000000" w:rsidDel="00000000" w:rsidP="00000000" w:rsidRDefault="00000000" w:rsidRPr="00000000" ns1:paraId="00000047">
            <w:pPr>
              <w:jc w:val="left"/>
              <w:rPr/>
            </w:pPr>
            <w:r w:rsidDel="00000000" w:rsidR="00000000" w:rsidRPr="00000000">
              <w:rPr>
                <w:rFonts w:ascii="Times New Roman" w:cs="Times New Roman" w:eastAsia="Times New Roman" w:hAnsi="Times New Roman"/>
                <w:sz w:val="20"/>
                <w:szCs w:val="20"/>
                <w:rtl w:val="0"/>
              </w:rPr>
              <w:t xml:space="preserve">Figure 3.15</w:t>
            </w:r>
            <w:r w:rsidDel="00000000" w:rsidR="00000000" w:rsidRPr="00000000">
              <w:rPr>
                <w:rtl w:val="0"/>
              </w:rPr>
            </w:r>
          </w:p>
        </w:tc>
        <w:tc>
          <w:tcPr/>
          <w:p w:rsidR="00000000" w:rsidDel="00000000" w:rsidP="00000000" w:rsidRDefault="00000000" w:rsidRPr="00000000" ns1:paraId="00000048">
            <w:pPr>
              <w:jc w:val="left"/>
              <w:rPr/>
            </w:pPr>
            <w:r w:rsidDel="00000000" w:rsidR="00000000" w:rsidRPr="00000000">
              <w:rPr>
                <w:rFonts w:ascii="Times New Roman" w:cs="Times New Roman" w:eastAsia="Times New Roman" w:hAnsi="Times New Roman"/>
                <w:sz w:val="20"/>
                <w:szCs w:val="20"/>
                <w:rtl w:val="0"/>
              </w:rPr>
              <w:t xml:space="preserve">System Scalability Model (Single Tally Authority Limit)</w:t>
            </w:r>
            <w:r w:rsidDel="00000000" w:rsidR="00000000" w:rsidRPr="00000000">
              <w:rPr>
                <w:rtl w:val="0"/>
              </w:rPr>
            </w:r>
          </w:p>
        </w:tc>
      </w:tr>
      <w:tr>
        <w:trPr>
          <w:cantSplit w:val="0"/>
          <w:tblHeader w:val="0"/>
        </w:trPr>
        <w:tc>
          <w:tcPr/>
          <w:p w:rsidR="00000000" w:rsidDel="00000000" w:rsidP="00000000" w:rsidRDefault="00000000" w:rsidRPr="00000000" ns1:paraId="00000049">
            <w:pPr>
              <w:jc w:val="left"/>
              <w:rPr/>
            </w:pPr>
            <w:r w:rsidDel="00000000" w:rsidR="00000000" w:rsidRPr="00000000">
              <w:rPr>
                <w:rFonts w:ascii="Times New Roman" w:cs="Times New Roman" w:eastAsia="Times New Roman" w:hAnsi="Times New Roman"/>
                <w:sz w:val="20"/>
                <w:szCs w:val="20"/>
                <w:rtl w:val="0"/>
              </w:rPr>
              <w:t xml:space="preserve">Figure 3.16</w:t>
            </w:r>
            <w:r w:rsidDel="00000000" w:rsidR="00000000" w:rsidRPr="00000000">
              <w:rPr>
                <w:rtl w:val="0"/>
              </w:rPr>
            </w:r>
          </w:p>
        </w:tc>
        <w:tc>
          <w:tcPr/>
          <w:p w:rsidR="00000000" w:rsidDel="00000000" w:rsidP="00000000" w:rsidRDefault="00000000" w:rsidRPr="00000000" ns1:paraId="0000004A">
            <w:pPr>
              <w:jc w:val="left"/>
              <w:rPr/>
            </w:pPr>
            <w:r w:rsidDel="00000000" w:rsidR="00000000" w:rsidRPr="00000000">
              <w:rPr>
                <w:rFonts w:ascii="Times New Roman" w:cs="Times New Roman" w:eastAsia="Times New Roman" w:hAnsi="Times New Roman"/>
                <w:sz w:val="20"/>
                <w:szCs w:val="20"/>
                <w:rtl w:val="0"/>
              </w:rPr>
              <w:t xml:space="preserve">UML Package Dependency and Layer Coupling Diagram</w:t>
            </w:r>
            <w:r w:rsidDel="00000000" w:rsidR="00000000" w:rsidRPr="00000000">
              <w:rPr>
                <w:rtl w:val="0"/>
              </w:rPr>
            </w:r>
          </w:p>
        </w:tc>
      </w:tr>
      <w:tr>
        <w:trPr>
          <w:cantSplit w:val="0"/>
          <w:tblHeader w:val="0"/>
        </w:trPr>
        <w:tc>
          <w:tcPr/>
          <w:p w:rsidR="00000000" w:rsidDel="00000000" w:rsidP="00000000" w:rsidRDefault="00000000" w:rsidRPr="00000000" ns1:paraId="0000004B">
            <w:pPr>
              <w:jc w:val="left"/>
              <w:rPr/>
            </w:pPr>
            <w:r w:rsidDel="00000000" w:rsidR="00000000" w:rsidRPr="00000000">
              <w:rPr>
                <w:rFonts w:ascii="Times New Roman" w:cs="Times New Roman" w:eastAsia="Times New Roman" w:hAnsi="Times New Roman"/>
                <w:sz w:val="20"/>
                <w:szCs w:val="20"/>
                <w:rtl w:val="0"/>
              </w:rPr>
              <w:t xml:space="preserve">Figure 3.17</w:t>
            </w:r>
            <w:r w:rsidDel="00000000" w:rsidR="00000000" w:rsidRPr="00000000">
              <w:rPr>
                <w:rtl w:val="0"/>
              </w:rPr>
            </w:r>
          </w:p>
        </w:tc>
        <w:tc>
          <w:tcPr/>
          <w:p w:rsidR="00000000" w:rsidDel="00000000" w:rsidP="00000000" w:rsidRDefault="00000000" w:rsidRPr="00000000" ns1:paraId="0000004C">
            <w:pPr>
              <w:jc w:val="left"/>
              <w:rPr/>
            </w:pPr>
            <w:r w:rsidDel="00000000" w:rsidR="00000000" w:rsidRPr="00000000">
              <w:rPr>
                <w:rFonts w:ascii="Times New Roman" w:cs="Times New Roman" w:eastAsia="Times New Roman" w:hAnsi="Times New Roman"/>
                <w:sz w:val="20"/>
                <w:szCs w:val="20"/>
                <w:rtl w:val="0"/>
              </w:rPr>
              <w:t xml:space="preserve">Component Interaction Diagram of Client and Server Nodes</w:t>
            </w:r>
            <w:r w:rsidDel="00000000" w:rsidR="00000000" w:rsidRPr="00000000">
              <w:rPr>
                <w:rtl w:val="0"/>
              </w:rPr>
            </w:r>
          </w:p>
        </w:tc>
      </w:tr>
      <w:tr>
        <w:trPr>
          <w:cantSplit w:val="0"/>
          <w:tblHeader w:val="0"/>
        </w:trPr>
        <w:tc>
          <w:tcPr/>
          <w:p w:rsidR="00000000" w:rsidDel="00000000" w:rsidP="00000000" w:rsidRDefault="00000000" w:rsidRPr="00000000" ns1:paraId="0000004D">
            <w:pPr>
              <w:jc w:val="left"/>
              <w:rPr/>
            </w:pPr>
            <w:r w:rsidDel="00000000" w:rsidR="00000000" w:rsidRPr="00000000">
              <w:rPr>
                <w:rFonts w:ascii="Times New Roman" w:cs="Times New Roman" w:eastAsia="Times New Roman" w:hAnsi="Times New Roman"/>
                <w:sz w:val="20"/>
                <w:szCs w:val="20"/>
                <w:rtl w:val="0"/>
              </w:rPr>
              <w:t xml:space="preserve">Figure 4.1</w:t>
            </w:r>
            <w:r w:rsidDel="00000000" w:rsidR="00000000" w:rsidRPr="00000000">
              <w:rPr>
                <w:rtl w:val="0"/>
              </w:rPr>
            </w:r>
          </w:p>
        </w:tc>
        <w:tc>
          <w:tcPr/>
          <w:p w:rsidR="00000000" w:rsidDel="00000000" w:rsidP="00000000" w:rsidRDefault="00000000" w:rsidRPr="00000000" ns1:paraId="0000004E">
            <w:pPr>
              <w:jc w:val="left"/>
              <w:rPr/>
            </w:pPr>
            <w:r w:rsidDel="00000000" w:rsidR="00000000" w:rsidRPr="00000000">
              <w:rPr>
                <w:rFonts w:ascii="Times New Roman" w:cs="Times New Roman" w:eastAsia="Times New Roman" w:hAnsi="Times New Roman"/>
                <w:sz w:val="20"/>
                <w:szCs w:val="20"/>
                <w:rtl w:val="0"/>
              </w:rPr>
              <w:t xml:space="preserve">Code Implementation Module Architecture Map</w:t>
            </w:r>
            <w:r w:rsidDel="00000000" w:rsidR="00000000" w:rsidRPr="00000000">
              <w:rPr>
                <w:rtl w:val="0"/>
              </w:rPr>
            </w:r>
          </w:p>
        </w:tc>
      </w:tr>
      <w:tr>
        <w:trPr>
          <w:cantSplit w:val="0"/>
          <w:tblHeader w:val="0"/>
        </w:trPr>
        <w:tc>
          <w:tcPr/>
          <w:p w:rsidR="00000000" w:rsidDel="00000000" w:rsidP="00000000" w:rsidRDefault="00000000" w:rsidRPr="00000000" ns1:paraId="0000004F">
            <w:pPr>
              <w:jc w:val="left"/>
              <w:rPr/>
            </w:pPr>
            <w:r w:rsidDel="00000000" w:rsidR="00000000" w:rsidRPr="00000000">
              <w:rPr>
                <w:rFonts w:ascii="Times New Roman" w:cs="Times New Roman" w:eastAsia="Times New Roman" w:hAnsi="Times New Roman"/>
                <w:sz w:val="20"/>
                <w:szCs w:val="20"/>
                <w:rtl w:val="0"/>
              </w:rPr>
              <w:t xml:space="preserve">Figure 4.2</w:t>
            </w:r>
            <w:r w:rsidDel="00000000" w:rsidR="00000000" w:rsidRPr="00000000">
              <w:rPr>
                <w:rtl w:val="0"/>
              </w:rPr>
            </w:r>
          </w:p>
        </w:tc>
        <w:tc>
          <w:tcPr/>
          <w:p w:rsidR="00000000" w:rsidDel="00000000" w:rsidP="00000000" w:rsidRDefault="00000000" w:rsidRPr="00000000" ns1:paraId="00000050">
            <w:pPr>
              <w:jc w:val="left"/>
              <w:rPr/>
            </w:pPr>
            <w:r w:rsidDel="00000000" w:rsidR="00000000" w:rsidRPr="00000000">
              <w:rPr>
                <w:rFonts w:ascii="Times New Roman" w:cs="Times New Roman" w:eastAsia="Times New Roman" w:hAnsi="Times New Roman"/>
                <w:sz w:val="20"/>
                <w:szCs w:val="20"/>
                <w:rtl w:val="0"/>
              </w:rPr>
              <w:t xml:space="preserve">setup.cpp Binary Logic Execution Flowchart</w:t>
            </w:r>
            <w:r w:rsidDel="00000000" w:rsidR="00000000" w:rsidRPr="00000000">
              <w:rPr>
                <w:rtl w:val="0"/>
              </w:rPr>
            </w:r>
          </w:p>
        </w:tc>
      </w:tr>
      <w:tr>
        <w:trPr>
          <w:cantSplit w:val="0"/>
          <w:tblHeader w:val="0"/>
        </w:trPr>
        <w:tc>
          <w:tcPr/>
          <w:p w:rsidR="00000000" w:rsidDel="00000000" w:rsidP="00000000" w:rsidRDefault="00000000" w:rsidRPr="00000000" ns1:paraId="00000051">
            <w:pPr>
              <w:jc w:val="left"/>
              <w:rPr/>
            </w:pPr>
            <w:r w:rsidDel="00000000" w:rsidR="00000000" w:rsidRPr="00000000">
              <w:rPr>
                <w:rFonts w:ascii="Times New Roman" w:cs="Times New Roman" w:eastAsia="Times New Roman" w:hAnsi="Times New Roman"/>
                <w:sz w:val="20"/>
                <w:szCs w:val="20"/>
                <w:rtl w:val="0"/>
              </w:rPr>
              <w:t xml:space="preserve">Figure 4.3</w:t>
            </w:r>
            <w:r w:rsidDel="00000000" w:rsidR="00000000" w:rsidRPr="00000000">
              <w:rPr>
                <w:rtl w:val="0"/>
              </w:rPr>
            </w:r>
          </w:p>
        </w:tc>
        <w:tc>
          <w:tcPr/>
          <w:p w:rsidR="00000000" w:rsidDel="00000000" w:rsidP="00000000" w:rsidRDefault="00000000" w:rsidRPr="00000000" ns1:paraId="00000052">
            <w:pPr>
              <w:jc w:val="left"/>
              <w:rPr/>
            </w:pPr>
            <w:r w:rsidDel="00000000" w:rsidR="00000000" w:rsidRPr="00000000">
              <w:rPr>
                <w:rFonts w:ascii="Times New Roman" w:cs="Times New Roman" w:eastAsia="Times New Roman" w:hAnsi="Times New Roman"/>
                <w:sz w:val="20"/>
                <w:szCs w:val="20"/>
                <w:rtl w:val="0"/>
              </w:rPr>
              <w:t xml:space="preserve">voter_keygen.cpp Binary Logic Execution Flowchart</w:t>
            </w:r>
            <w:r w:rsidDel="00000000" w:rsidR="00000000" w:rsidRPr="00000000">
              <w:rPr>
                <w:rtl w:val="0"/>
              </w:rPr>
            </w:r>
          </w:p>
        </w:tc>
      </w:tr>
      <w:tr>
        <w:trPr>
          <w:cantSplit w:val="0"/>
          <w:tblHeader w:val="0"/>
        </w:trPr>
        <w:tc>
          <w:tcPr/>
          <w:p w:rsidR="00000000" w:rsidDel="00000000" w:rsidP="00000000" w:rsidRDefault="00000000" w:rsidRPr="00000000" ns1:paraId="00000053">
            <w:pPr>
              <w:jc w:val="left"/>
              <w:rPr/>
            </w:pPr>
            <w:r w:rsidDel="00000000" w:rsidR="00000000" w:rsidRPr="00000000">
              <w:rPr>
                <w:rFonts w:ascii="Times New Roman" w:cs="Times New Roman" w:eastAsia="Times New Roman" w:hAnsi="Times New Roman"/>
                <w:sz w:val="20"/>
                <w:szCs w:val="20"/>
                <w:rtl w:val="0"/>
              </w:rPr>
              <w:t xml:space="preserve">Figure 4.4</w:t>
            </w:r>
            <w:r w:rsidDel="00000000" w:rsidR="00000000" w:rsidRPr="00000000">
              <w:rPr>
                <w:rtl w:val="0"/>
              </w:rPr>
            </w:r>
          </w:p>
        </w:tc>
        <w:tc>
          <w:tcPr/>
          <w:p w:rsidR="00000000" w:rsidDel="00000000" w:rsidP="00000000" w:rsidRDefault="00000000" w:rsidRPr="00000000" ns1:paraId="00000054">
            <w:pPr>
              <w:jc w:val="left"/>
              <w:rPr/>
            </w:pPr>
            <w:r w:rsidDel="00000000" w:rsidR="00000000" w:rsidRPr="00000000">
              <w:rPr>
                <w:rFonts w:ascii="Times New Roman" w:cs="Times New Roman" w:eastAsia="Times New Roman" w:hAnsi="Times New Roman"/>
                <w:sz w:val="20"/>
                <w:szCs w:val="20"/>
                <w:rtl w:val="0"/>
              </w:rPr>
              <w:t xml:space="preserve">encrypt_vote.cpp Binary Logic Execution Flowchart</w:t>
            </w:r>
            <w:r w:rsidDel="00000000" w:rsidR="00000000" w:rsidRPr="00000000">
              <w:rPr>
                <w:rtl w:val="0"/>
              </w:rPr>
            </w:r>
          </w:p>
        </w:tc>
      </w:tr>
      <w:tr>
        <w:trPr>
          <w:cantSplit w:val="0"/>
          <w:tblHeader w:val="0"/>
        </w:trPr>
        <w:tc>
          <w:tcPr/>
          <w:p w:rsidR="00000000" w:rsidDel="00000000" w:rsidP="00000000" w:rsidRDefault="00000000" w:rsidRPr="00000000" ns1:paraId="00000055">
            <w:pPr>
              <w:jc w:val="left"/>
              <w:rPr/>
            </w:pPr>
            <w:r w:rsidDel="00000000" w:rsidR="00000000" w:rsidRPr="00000000">
              <w:rPr>
                <w:rFonts w:ascii="Times New Roman" w:cs="Times New Roman" w:eastAsia="Times New Roman" w:hAnsi="Times New Roman"/>
                <w:sz w:val="20"/>
                <w:szCs w:val="20"/>
                <w:rtl w:val="0"/>
              </w:rPr>
              <w:t xml:space="preserve">Figure 4.5</w:t>
            </w:r>
            <w:r w:rsidDel="00000000" w:rsidR="00000000" w:rsidRPr="00000000">
              <w:rPr>
                <w:rtl w:val="0"/>
              </w:rPr>
            </w:r>
          </w:p>
        </w:tc>
        <w:tc>
          <w:tcPr/>
          <w:p w:rsidR="00000000" w:rsidDel="00000000" w:rsidP="00000000" w:rsidRDefault="00000000" w:rsidRPr="00000000" ns1:paraId="00000056">
            <w:pPr>
              <w:jc w:val="left"/>
              <w:rPr/>
            </w:pPr>
            <w:r w:rsidDel="00000000" w:rsidR="00000000" w:rsidRPr="00000000">
              <w:rPr>
                <w:rFonts w:ascii="Times New Roman" w:cs="Times New Roman" w:eastAsia="Times New Roman" w:hAnsi="Times New Roman"/>
                <w:sz w:val="20"/>
                <w:szCs w:val="20"/>
                <w:rtl w:val="0"/>
              </w:rPr>
              <w:t xml:space="preserve">tally.cpp Binary Logic Execution Flowchart</w:t>
            </w:r>
            <w:r w:rsidDel="00000000" w:rsidR="00000000" w:rsidRPr="00000000">
              <w:rPr>
                <w:rtl w:val="0"/>
              </w:rPr>
            </w:r>
          </w:p>
        </w:tc>
      </w:tr>
      <w:tr>
        <w:trPr>
          <w:cantSplit w:val="0"/>
          <w:tblHeader w:val="0"/>
        </w:trPr>
        <w:tc>
          <w:tcPr/>
          <w:p w:rsidR="00000000" w:rsidDel="00000000" w:rsidP="00000000" w:rsidRDefault="00000000" w:rsidRPr="00000000" ns1:paraId="00000057">
            <w:pPr>
              <w:jc w:val="left"/>
              <w:rPr/>
            </w:pPr>
            <w:r w:rsidDel="00000000" w:rsidR="00000000" w:rsidRPr="00000000">
              <w:rPr>
                <w:rFonts w:ascii="Times New Roman" w:cs="Times New Roman" w:eastAsia="Times New Roman" w:hAnsi="Times New Roman"/>
                <w:sz w:val="20"/>
                <w:szCs w:val="20"/>
                <w:rtl w:val="0"/>
              </w:rPr>
              <w:t xml:space="preserve">Figure 4.6</w:t>
            </w:r>
            <w:r w:rsidDel="00000000" w:rsidR="00000000" w:rsidRPr="00000000">
              <w:rPr>
                <w:rtl w:val="0"/>
              </w:rPr>
            </w:r>
          </w:p>
        </w:tc>
        <w:tc>
          <w:tcPr/>
          <w:p w:rsidR="00000000" w:rsidDel="00000000" w:rsidP="00000000" w:rsidRDefault="00000000" w:rsidRPr="00000000" ns1:paraId="00000058">
            <w:pPr>
              <w:jc w:val="left"/>
              <w:rPr/>
            </w:pPr>
            <w:r w:rsidDel="00000000" w:rsidR="00000000" w:rsidRPr="00000000">
              <w:rPr>
                <w:rFonts w:ascii="Times New Roman" w:cs="Times New Roman" w:eastAsia="Times New Roman" w:hAnsi="Times New Roman"/>
                <w:sz w:val="20"/>
                <w:szCs w:val="20"/>
                <w:rtl w:val="0"/>
              </w:rPr>
              <w:t xml:space="preserve">voter_partial_decrypt.cpp Binary Logic Execution Flowchart</w:t>
            </w:r>
            <w:r w:rsidDel="00000000" w:rsidR="00000000" w:rsidRPr="00000000">
              <w:rPr>
                <w:rtl w:val="0"/>
              </w:rPr>
            </w:r>
          </w:p>
        </w:tc>
      </w:tr>
      <w:tr>
        <w:trPr>
          <w:cantSplit w:val="0"/>
          <w:tblHeader w:val="0"/>
        </w:trPr>
        <w:tc>
          <w:tcPr/>
          <w:p w:rsidR="00000000" w:rsidDel="00000000" w:rsidP="00000000" w:rsidRDefault="00000000" w:rsidRPr="00000000" ns1:paraId="00000059">
            <w:pPr>
              <w:jc w:val="left"/>
              <w:rPr/>
            </w:pPr>
            <w:r w:rsidDel="00000000" w:rsidR="00000000" w:rsidRPr="00000000">
              <w:rPr>
                <w:rFonts w:ascii="Times New Roman" w:cs="Times New Roman" w:eastAsia="Times New Roman" w:hAnsi="Times New Roman"/>
                <w:sz w:val="20"/>
                <w:szCs w:val="20"/>
                <w:rtl w:val="0"/>
              </w:rPr>
              <w:t xml:space="preserve">Figure 4.7</w:t>
            </w:r>
            <w:r w:rsidDel="00000000" w:rsidR="00000000" w:rsidRPr="00000000">
              <w:rPr>
                <w:rtl w:val="0"/>
              </w:rPr>
            </w:r>
          </w:p>
        </w:tc>
        <w:tc>
          <w:tcPr/>
          <w:p w:rsidR="00000000" w:rsidDel="00000000" w:rsidP="00000000" w:rsidRDefault="00000000" w:rsidRPr="00000000" ns1:paraId="0000005A">
            <w:pPr>
              <w:jc w:val="left"/>
              <w:rPr/>
            </w:pPr>
            <w:r w:rsidDel="00000000" w:rsidR="00000000" w:rsidRPr="00000000">
              <w:rPr>
                <w:rFonts w:ascii="Times New Roman" w:cs="Times New Roman" w:eastAsia="Times New Roman" w:hAnsi="Times New Roman"/>
                <w:sz w:val="20"/>
                <w:szCs w:val="20"/>
                <w:rtl w:val="0"/>
              </w:rPr>
              <w:t xml:space="preserve">combine.cpp Binary Logic Execution Flowchart</w:t>
            </w:r>
            <w:r w:rsidDel="00000000" w:rsidR="00000000" w:rsidRPr="00000000">
              <w:rPr>
                <w:rtl w:val="0"/>
              </w:rPr>
            </w:r>
          </w:p>
        </w:tc>
      </w:tr>
      <w:tr>
        <w:trPr>
          <w:cantSplit w:val="0"/>
          <w:tblHeader w:val="0"/>
        </w:trPr>
        <w:tc>
          <w:tcPr/>
          <w:p w:rsidR="00000000" w:rsidDel="00000000" w:rsidP="00000000" w:rsidRDefault="00000000" w:rsidRPr="00000000" ns1:paraId="0000005B">
            <w:pPr>
              <w:jc w:val="left"/>
              <w:rPr/>
            </w:pPr>
            <w:r w:rsidDel="00000000" w:rsidR="00000000" w:rsidRPr="00000000">
              <w:rPr>
                <w:rFonts w:ascii="Times New Roman" w:cs="Times New Roman" w:eastAsia="Times New Roman" w:hAnsi="Times New Roman"/>
                <w:sz w:val="20"/>
                <w:szCs w:val="20"/>
                <w:rtl w:val="0"/>
              </w:rPr>
              <w:t xml:space="preserve">Figure 4.8</w:t>
            </w:r>
            <w:r w:rsidDel="00000000" w:rsidR="00000000" w:rsidRPr="00000000">
              <w:rPr>
                <w:rtl w:val="0"/>
              </w:rPr>
            </w:r>
          </w:p>
        </w:tc>
        <w:tc>
          <w:tcPr/>
          <w:p w:rsidR="00000000" w:rsidDel="00000000" w:rsidP="00000000" w:rsidRDefault="00000000" w:rsidRPr="00000000" ns1:paraId="0000005C">
            <w:pPr>
              <w:jc w:val="left"/>
              <w:rPr/>
            </w:pPr>
            <w:r w:rsidDel="00000000" w:rsidR="00000000" w:rsidRPr="00000000">
              <w:rPr>
                <w:rFonts w:ascii="Times New Roman" w:cs="Times New Roman" w:eastAsia="Times New Roman" w:hAnsi="Times New Roman"/>
                <w:sz w:val="20"/>
                <w:szCs w:val="20"/>
                <w:rtl w:val="0"/>
              </w:rPr>
              <w:t xml:space="preserve">POST /register Route Lifecycle Sequence Flowchart</w:t>
            </w:r>
            <w:r w:rsidDel="00000000" w:rsidR="00000000" w:rsidRPr="00000000">
              <w:rPr>
                <w:rtl w:val="0"/>
              </w:rPr>
            </w:r>
          </w:p>
        </w:tc>
      </w:tr>
      <w:tr>
        <w:trPr>
          <w:cantSplit w:val="0"/>
          <w:tblHeader w:val="0"/>
        </w:trPr>
        <w:tc>
          <w:tcPr/>
          <w:p w:rsidR="00000000" w:rsidDel="00000000" w:rsidP="00000000" w:rsidRDefault="00000000" w:rsidRPr="00000000" ns1:paraId="0000005D">
            <w:pPr>
              <w:jc w:val="left"/>
              <w:rPr/>
            </w:pPr>
            <w:r w:rsidDel="00000000" w:rsidR="00000000" w:rsidRPr="00000000">
              <w:rPr>
                <w:rFonts w:ascii="Times New Roman" w:cs="Times New Roman" w:eastAsia="Times New Roman" w:hAnsi="Times New Roman"/>
                <w:sz w:val="20"/>
                <w:szCs w:val="20"/>
                <w:rtl w:val="0"/>
              </w:rPr>
              <w:t xml:space="preserve">Figure 4.9</w:t>
            </w:r>
            <w:r w:rsidDel="00000000" w:rsidR="00000000" w:rsidRPr="00000000">
              <w:rPr>
                <w:rtl w:val="0"/>
              </w:rPr>
            </w:r>
          </w:p>
        </w:tc>
        <w:tc>
          <w:tcPr/>
          <w:p w:rsidR="00000000" w:rsidDel="00000000" w:rsidP="00000000" w:rsidRDefault="00000000" w:rsidRPr="00000000" ns1:paraId="0000005E">
            <w:pPr>
              <w:jc w:val="left"/>
              <w:rPr/>
            </w:pPr>
            <w:r w:rsidDel="00000000" w:rsidR="00000000" w:rsidRPr="00000000">
              <w:rPr>
                <w:rFonts w:ascii="Times New Roman" w:cs="Times New Roman" w:eastAsia="Times New Roman" w:hAnsi="Times New Roman"/>
                <w:sz w:val="20"/>
                <w:szCs w:val="20"/>
                <w:rtl w:val="0"/>
              </w:rPr>
              <w:t xml:space="preserve">POST /vote Route Lifecycle Sequence Flowchart</w:t>
            </w:r>
            <w:r w:rsidDel="00000000" w:rsidR="00000000" w:rsidRPr="00000000">
              <w:rPr>
                <w:rtl w:val="0"/>
              </w:rPr>
            </w:r>
          </w:p>
        </w:tc>
      </w:tr>
      <w:tr>
        <w:trPr>
          <w:cantSplit w:val="0"/>
          <w:tblHeader w:val="0"/>
        </w:trPr>
        <w:tc>
          <w:tcPr/>
          <w:p w:rsidR="00000000" w:rsidDel="00000000" w:rsidP="00000000" w:rsidRDefault="00000000" w:rsidRPr="00000000" ns1:paraId="0000005F">
            <w:pPr>
              <w:jc w:val="left"/>
              <w:rPr/>
            </w:pPr>
            <w:r w:rsidDel="00000000" w:rsidR="00000000" w:rsidRPr="00000000">
              <w:rPr>
                <w:rFonts w:ascii="Times New Roman" w:cs="Times New Roman" w:eastAsia="Times New Roman" w:hAnsi="Times New Roman"/>
                <w:sz w:val="20"/>
                <w:szCs w:val="20"/>
                <w:rtl w:val="0"/>
              </w:rPr>
              <w:t xml:space="preserve">Figure 4.10</w:t>
            </w:r>
            <w:r w:rsidDel="00000000" w:rsidR="00000000" w:rsidRPr="00000000">
              <w:rPr>
                <w:rtl w:val="0"/>
              </w:rPr>
            </w:r>
          </w:p>
        </w:tc>
        <w:tc>
          <w:tcPr/>
          <w:p w:rsidR="00000000" w:rsidDel="00000000" w:rsidP="00000000" w:rsidRDefault="00000000" w:rsidRPr="00000000" ns1:paraId="00000060">
            <w:pPr>
              <w:jc w:val="left"/>
              <w:rPr/>
            </w:pPr>
            <w:r w:rsidDel="00000000" w:rsidR="00000000" w:rsidRPr="00000000">
              <w:rPr>
                <w:rFonts w:ascii="Times New Roman" w:cs="Times New Roman" w:eastAsia="Times New Roman" w:hAnsi="Times New Roman"/>
                <w:sz w:val="20"/>
                <w:szCs w:val="20"/>
                <w:rtl w:val="0"/>
              </w:rPr>
              <w:t xml:space="preserve">POST /share Route Lifecycle Sequence Flowchart</w:t>
            </w:r>
            <w:r w:rsidDel="00000000" w:rsidR="00000000" w:rsidRPr="00000000">
              <w:rPr>
                <w:rtl w:val="0"/>
              </w:rPr>
            </w:r>
          </w:p>
        </w:tc>
      </w:tr>
      <w:tr>
        <w:trPr>
          <w:cantSplit w:val="0"/>
          <w:tblHeader w:val="0"/>
        </w:trPr>
        <w:tc>
          <w:tcPr/>
          <w:p w:rsidR="00000000" w:rsidDel="00000000" w:rsidP="00000000" w:rsidRDefault="00000000" w:rsidRPr="00000000" ns1:paraId="00000061">
            <w:pPr>
              <w:jc w:val="left"/>
              <w:rPr/>
            </w:pPr>
            <w:r w:rsidDel="00000000" w:rsidR="00000000" w:rsidRPr="00000000">
              <w:rPr>
                <w:rFonts w:ascii="Times New Roman" w:cs="Times New Roman" w:eastAsia="Times New Roman" w:hAnsi="Times New Roman"/>
                <w:sz w:val="20"/>
                <w:szCs w:val="20"/>
                <w:rtl w:val="0"/>
              </w:rPr>
              <w:t xml:space="preserve">Figure 4.11</w:t>
            </w:r>
            <w:r w:rsidDel="00000000" w:rsidR="00000000" w:rsidRPr="00000000">
              <w:rPr>
                <w:rtl w:val="0"/>
              </w:rPr>
            </w:r>
          </w:p>
        </w:tc>
        <w:tc>
          <w:tcPr/>
          <w:p w:rsidR="00000000" w:rsidDel="00000000" w:rsidP="00000000" w:rsidRDefault="00000000" w:rsidRPr="00000000" ns1:paraId="00000062">
            <w:pPr>
              <w:jc w:val="left"/>
              <w:rPr/>
            </w:pPr>
            <w:r w:rsidDel="00000000" w:rsidR="00000000" w:rsidRPr="00000000">
              <w:rPr>
                <w:rFonts w:ascii="Times New Roman" w:cs="Times New Roman" w:eastAsia="Times New Roman" w:hAnsi="Times New Roman"/>
                <w:sz w:val="20"/>
                <w:szCs w:val="20"/>
                <w:rtl w:val="0"/>
              </w:rPr>
              <w:t xml:space="preserve">Joint PK Concurrency Mutex Mechanism Diagram</w:t>
            </w:r>
            <w:r w:rsidDel="00000000" w:rsidR="00000000" w:rsidRPr="00000000">
              <w:rPr>
                <w:rtl w:val="0"/>
              </w:rPr>
            </w:r>
          </w:p>
        </w:tc>
      </w:tr>
      <w:tr>
        <w:trPr>
          <w:cantSplit w:val="0"/>
          <w:tblHeader w:val="0"/>
        </w:trPr>
        <w:tc>
          <w:tcPr/>
          <w:p w:rsidR="00000000" w:rsidDel="00000000" w:rsidP="00000000" w:rsidRDefault="00000000" w:rsidRPr="00000000" ns1:paraId="00000063">
            <w:pPr>
              <w:jc w:val="left"/>
              <w:rPr/>
            </w:pPr>
            <w:r w:rsidDel="00000000" w:rsidR="00000000" w:rsidRPr="00000000">
              <w:rPr>
                <w:rFonts w:ascii="Times New Roman" w:cs="Times New Roman" w:eastAsia="Times New Roman" w:hAnsi="Times New Roman"/>
                <w:sz w:val="20"/>
                <w:szCs w:val="20"/>
                <w:rtl w:val="0"/>
              </w:rPr>
              <w:t xml:space="preserve">Figure 4.12</w:t>
            </w:r>
            <w:r w:rsidDel="00000000" w:rsidR="00000000" w:rsidRPr="00000000">
              <w:rPr>
                <w:rtl w:val="0"/>
              </w:rPr>
            </w:r>
          </w:p>
        </w:tc>
        <w:tc>
          <w:tcPr/>
          <w:p w:rsidR="00000000" w:rsidDel="00000000" w:rsidP="00000000" w:rsidRDefault="00000000" w:rsidRPr="00000000" ns1:paraId="00000064">
            <w:pPr>
              <w:jc w:val="left"/>
              <w:rPr/>
            </w:pPr>
            <w:r w:rsidDel="00000000" w:rsidR="00000000" w:rsidRPr="00000000">
              <w:rPr>
                <w:rFonts w:ascii="Times New Roman" w:cs="Times New Roman" w:eastAsia="Times New Roman" w:hAnsi="Times New Roman"/>
                <w:sz w:val="20"/>
                <w:szCs w:val="20"/>
                <w:rtl w:val="0"/>
              </w:rPr>
              <w:t xml:space="preserve">Client Keygen &amp; Registration Branch Logic Diagram</w:t>
            </w:r>
            <w:r w:rsidDel="00000000" w:rsidR="00000000" w:rsidRPr="00000000">
              <w:rPr>
                <w:rtl w:val="0"/>
              </w:rPr>
            </w:r>
          </w:p>
        </w:tc>
      </w:tr>
      <w:tr>
        <w:trPr>
          <w:cantSplit w:val="0"/>
          <w:tblHeader w:val="0"/>
        </w:trPr>
        <w:tc>
          <w:tcPr/>
          <w:p w:rsidR="00000000" w:rsidDel="00000000" w:rsidP="00000000" w:rsidRDefault="00000000" w:rsidRPr="00000000" ns1:paraId="00000065">
            <w:pPr>
              <w:jc w:val="left"/>
              <w:rPr/>
            </w:pPr>
            <w:r w:rsidDel="00000000" w:rsidR="00000000" w:rsidRPr="00000000">
              <w:rPr>
                <w:rFonts w:ascii="Times New Roman" w:cs="Times New Roman" w:eastAsia="Times New Roman" w:hAnsi="Times New Roman"/>
                <w:sz w:val="20"/>
                <w:szCs w:val="20"/>
                <w:rtl w:val="0"/>
              </w:rPr>
              <w:t xml:space="preserve">Figure 4.13</w:t>
            </w:r>
            <w:r w:rsidDel="00000000" w:rsidR="00000000" w:rsidRPr="00000000">
              <w:rPr>
                <w:rtl w:val="0"/>
              </w:rPr>
            </w:r>
          </w:p>
        </w:tc>
        <w:tc>
          <w:tcPr/>
          <w:p w:rsidR="00000000" w:rsidDel="00000000" w:rsidP="00000000" w:rsidRDefault="00000000" w:rsidRPr="00000000" ns1:paraId="00000066">
            <w:pPr>
              <w:jc w:val="left"/>
              <w:rPr/>
            </w:pPr>
            <w:r w:rsidDel="00000000" w:rsidR="00000000" w:rsidRPr="00000000">
              <w:rPr>
                <w:rFonts w:ascii="Times New Roman" w:cs="Times New Roman" w:eastAsia="Times New Roman" w:hAnsi="Times New Roman"/>
                <w:sz w:val="20"/>
                <w:szCs w:val="20"/>
                <w:rtl w:val="0"/>
              </w:rPr>
              <w:t xml:space="preserve">CMake Build and Executable Pipeline Diagram</w:t>
            </w:r>
            <w:r w:rsidDel="00000000" w:rsidR="00000000" w:rsidRPr="00000000">
              <w:rPr>
                <w:rtl w:val="0"/>
              </w:rPr>
            </w:r>
          </w:p>
        </w:tc>
      </w:tr>
      <w:tr>
        <w:trPr>
          <w:cantSplit w:val="0"/>
          <w:tblHeader w:val="0"/>
        </w:trPr>
        <w:tc>
          <w:tcPr/>
          <w:p w:rsidR="00000000" w:rsidDel="00000000" w:rsidP="00000000" w:rsidRDefault="00000000" w:rsidRPr="00000000" ns1:paraId="00000067">
            <w:pPr>
              <w:jc w:val="left"/>
              <w:rPr/>
            </w:pPr>
            <w:r w:rsidDel="00000000" w:rsidR="00000000" w:rsidRPr="00000000">
              <w:rPr>
                <w:rFonts w:ascii="Times New Roman" w:cs="Times New Roman" w:eastAsia="Times New Roman" w:hAnsi="Times New Roman"/>
                <w:sz w:val="20"/>
                <w:szCs w:val="20"/>
                <w:rtl w:val="0"/>
              </w:rPr>
              <w:t xml:space="preserve">Figure 4.14</w:t>
            </w:r>
            <w:r w:rsidDel="00000000" w:rsidR="00000000" w:rsidRPr="00000000">
              <w:rPr>
                <w:rtl w:val="0"/>
              </w:rPr>
            </w:r>
          </w:p>
        </w:tc>
        <w:tc>
          <w:tcPr/>
          <w:p w:rsidR="00000000" w:rsidDel="00000000" w:rsidP="00000000" w:rsidRDefault="00000000" w:rsidRPr="00000000" ns1:paraId="00000068">
            <w:pPr>
              <w:jc w:val="left"/>
              <w:rPr/>
            </w:pPr>
            <w:r w:rsidDel="00000000" w:rsidR="00000000" w:rsidRPr="00000000">
              <w:rPr>
                <w:rFonts w:ascii="Times New Roman" w:cs="Times New Roman" w:eastAsia="Times New Roman" w:hAnsi="Times New Roman"/>
                <w:sz w:val="20"/>
                <w:szCs w:val="20"/>
                <w:rtl w:val="0"/>
              </w:rPr>
              <w:t xml:space="preserve">LAN Network Deployment Topology Diagram</w:t>
            </w:r>
            <w:r w:rsidDel="00000000" w:rsidR="00000000" w:rsidRPr="00000000">
              <w:rPr>
                <w:rtl w:val="0"/>
              </w:rPr>
            </w:r>
          </w:p>
        </w:tc>
      </w:tr>
      <w:tr>
        <w:trPr>
          <w:cantSplit w:val="0"/>
          <w:tblHeader w:val="0"/>
        </w:trPr>
        <w:tc>
          <w:tcPr/>
          <w:p w:rsidR="00000000" w:rsidDel="00000000" w:rsidP="00000000" w:rsidRDefault="00000000" w:rsidRPr="00000000" ns1:paraId="00000069">
            <w:pPr>
              <w:jc w:val="left"/>
              <w:rPr/>
            </w:pPr>
            <w:r w:rsidDel="00000000" w:rsidR="00000000" w:rsidRPr="00000000">
              <w:rPr>
                <w:rFonts w:ascii="Times New Roman" w:cs="Times New Roman" w:eastAsia="Times New Roman" w:hAnsi="Times New Roman"/>
                <w:sz w:val="20"/>
                <w:szCs w:val="20"/>
                <w:rtl w:val="0"/>
              </w:rPr>
              <w:t xml:space="preserve">Figure 4.15</w:t>
            </w:r>
            <w:r w:rsidDel="00000000" w:rsidR="00000000" w:rsidRPr="00000000">
              <w:rPr>
                <w:rtl w:val="0"/>
              </w:rPr>
            </w:r>
          </w:p>
        </w:tc>
        <w:tc>
          <w:tcPr/>
          <w:p w:rsidR="00000000" w:rsidDel="00000000" w:rsidP="00000000" w:rsidRDefault="00000000" w:rsidRPr="00000000" ns1:paraId="0000006A">
            <w:pPr>
              <w:jc w:val="left"/>
              <w:rPr/>
            </w:pPr>
            <w:r w:rsidDel="00000000" w:rsidR="00000000" w:rsidRPr="00000000">
              <w:rPr>
                <w:rFonts w:ascii="Times New Roman" w:cs="Times New Roman" w:eastAsia="Times New Roman" w:hAnsi="Times New Roman"/>
                <w:sz w:val="20"/>
                <w:szCs w:val="20"/>
                <w:rtl w:val="0"/>
              </w:rPr>
              <w:t xml:space="preserve">Class UML Diagram of Node.js Child Process Executable Wrapper</w:t>
            </w:r>
            <w:r w:rsidDel="00000000" w:rsidR="00000000" w:rsidRPr="00000000">
              <w:rPr>
                <w:rtl w:val="0"/>
              </w:rPr>
            </w:r>
          </w:p>
        </w:tc>
      </w:tr>
      <w:tr>
        <w:trPr>
          <w:cantSplit w:val="0"/>
          <w:tblHeader w:val="0"/>
        </w:trPr>
        <w:tc>
          <w:tcPr/>
          <w:p w:rsidR="00000000" w:rsidDel="00000000" w:rsidP="00000000" w:rsidRDefault="00000000" w:rsidRPr="00000000" ns1:paraId="0000006B">
            <w:pPr>
              <w:jc w:val="left"/>
              <w:rPr/>
            </w:pPr>
            <w:r w:rsidDel="00000000" w:rsidR="00000000" w:rsidRPr="00000000">
              <w:rPr>
                <w:rFonts w:ascii="Times New Roman" w:cs="Times New Roman" w:eastAsia="Times New Roman" w:hAnsi="Times New Roman"/>
                <w:sz w:val="20"/>
                <w:szCs w:val="20"/>
                <w:rtl w:val="0"/>
              </w:rPr>
              <w:t xml:space="preserve">Figure 4.16</w:t>
            </w:r>
            <w:r w:rsidDel="00000000" w:rsidR="00000000" w:rsidRPr="00000000">
              <w:rPr>
                <w:rtl w:val="0"/>
              </w:rPr>
            </w:r>
          </w:p>
        </w:tc>
        <w:tc>
          <w:tcPr/>
          <w:p w:rsidR="00000000" w:rsidDel="00000000" w:rsidP="00000000" w:rsidRDefault="00000000" w:rsidRPr="00000000" ns1:paraId="0000006C">
            <w:pPr>
              <w:jc w:val="left"/>
              <w:rPr/>
            </w:pPr>
            <w:r w:rsidDel="00000000" w:rsidR="00000000" w:rsidRPr="00000000">
              <w:rPr>
                <w:rFonts w:ascii="Times New Roman" w:cs="Times New Roman" w:eastAsia="Times New Roman" w:hAnsi="Times New Roman"/>
                <w:sz w:val="20"/>
                <w:szCs w:val="20"/>
                <w:rtl w:val="0"/>
              </w:rPr>
              <w:t xml:space="preserve">IPC Binary Serialization Pipeline Diagram</w:t>
            </w:r>
            <w:r w:rsidDel="00000000" w:rsidR="00000000" w:rsidRPr="00000000">
              <w:rPr>
                <w:rtl w:val="0"/>
              </w:rPr>
            </w:r>
          </w:p>
        </w:tc>
      </w:tr>
      <w:tr>
        <w:trPr>
          <w:cantSplit w:val="0"/>
          <w:tblHeader w:val="0"/>
        </w:trPr>
        <w:tc>
          <w:tcPr/>
          <w:p w:rsidR="00000000" w:rsidDel="00000000" w:rsidP="00000000" w:rsidRDefault="00000000" w:rsidRPr="00000000" ns1:paraId="0000006D">
            <w:pPr>
              <w:jc w:val="left"/>
              <w:rPr/>
            </w:pPr>
            <w:r w:rsidDel="00000000" w:rsidR="00000000" w:rsidRPr="00000000">
              <w:rPr>
                <w:rFonts w:ascii="Times New Roman" w:cs="Times New Roman" w:eastAsia="Times New Roman" w:hAnsi="Times New Roman"/>
                <w:sz w:val="20"/>
                <w:szCs w:val="20"/>
                <w:rtl w:val="0"/>
              </w:rPr>
              <w:t xml:space="preserve">Figure 4.17</w:t>
            </w:r>
            <w:r w:rsidDel="00000000" w:rsidR="00000000" w:rsidRPr="00000000">
              <w:rPr>
                <w:rtl w:val="0"/>
              </w:rPr>
            </w:r>
          </w:p>
        </w:tc>
        <w:tc>
          <w:tcPr/>
          <w:p w:rsidR="00000000" w:rsidDel="00000000" w:rsidP="00000000" w:rsidRDefault="00000000" w:rsidRPr="00000000" ns1:paraId="0000006E">
            <w:pPr>
              <w:jc w:val="left"/>
              <w:rPr/>
            </w:pPr>
            <w:r w:rsidDel="00000000" w:rsidR="00000000" w:rsidRPr="00000000">
              <w:rPr>
                <w:rFonts w:ascii="Times New Roman" w:cs="Times New Roman" w:eastAsia="Times New Roman" w:hAnsi="Times New Roman"/>
                <w:sz w:val="20"/>
                <w:szCs w:val="20"/>
                <w:rtl w:val="0"/>
              </w:rPr>
              <w:t xml:space="preserve">Express Middleware Chain for Authorized Routes Diagram</w:t>
            </w:r>
            <w:r w:rsidDel="00000000" w:rsidR="00000000" w:rsidRPr="00000000">
              <w:rPr>
                <w:rtl w:val="0"/>
              </w:rPr>
            </w:r>
          </w:p>
        </w:tc>
      </w:tr>
      <w:tr>
        <w:trPr>
          <w:cantSplit w:val="0"/>
          <w:tblHeader w:val="0"/>
        </w:trPr>
        <w:tc>
          <w:tcPr/>
          <w:p w:rsidR="00000000" w:rsidDel="00000000" w:rsidP="00000000" w:rsidRDefault="00000000" w:rsidRPr="00000000" ns1:paraId="0000006F">
            <w:pPr>
              <w:jc w:val="left"/>
              <w:rPr/>
            </w:pPr>
            <w:r w:rsidDel="00000000" w:rsidR="00000000" w:rsidRPr="00000000">
              <w:rPr>
                <w:rFonts w:ascii="Times New Roman" w:cs="Times New Roman" w:eastAsia="Times New Roman" w:hAnsi="Times New Roman"/>
                <w:sz w:val="20"/>
                <w:szCs w:val="20"/>
                <w:rtl w:val="0"/>
              </w:rPr>
              <w:t xml:space="preserve">Figure 4.18</w:t>
            </w:r>
            <w:r w:rsidDel="00000000" w:rsidR="00000000" w:rsidRPr="00000000">
              <w:rPr>
                <w:rtl w:val="0"/>
              </w:rPr>
            </w:r>
          </w:p>
        </w:tc>
        <w:tc>
          <w:tcPr/>
          <w:p w:rsidR="00000000" w:rsidDel="00000000" w:rsidP="00000000" w:rsidRDefault="00000000" w:rsidRPr="00000000" ns1:paraId="00000070">
            <w:pPr>
              <w:jc w:val="left"/>
              <w:rPr/>
            </w:pPr>
            <w:r w:rsidDel="00000000" w:rsidR="00000000" w:rsidRPr="00000000">
              <w:rPr>
                <w:rFonts w:ascii="Times New Roman" w:cs="Times New Roman" w:eastAsia="Times New Roman" w:hAnsi="Times New Roman"/>
                <w:sz w:val="20"/>
                <w:szCs w:val="20"/>
                <w:rtl w:val="0"/>
              </w:rPr>
              <w:t xml:space="preserve">Cross-Platform Build Pipeline and Toolchain Mapping Diagram</w:t>
            </w:r>
            <w:r w:rsidDel="00000000" w:rsidR="00000000" w:rsidRPr="00000000">
              <w:rPr>
                <w:rtl w:val="0"/>
              </w:rPr>
            </w:r>
          </w:p>
        </w:tc>
      </w:tr>
      <w:tr>
        <w:trPr>
          <w:cantSplit w:val="0"/>
          <w:tblHeader w:val="0"/>
        </w:trPr>
        <w:tc>
          <w:tcPr/>
          <w:p w:rsidR="00000000" w:rsidDel="00000000" w:rsidP="00000000" w:rsidRDefault="00000000" w:rsidRPr="00000000" ns1:paraId="00000071">
            <w:pPr>
              <w:jc w:val="left"/>
              <w:rPr/>
            </w:pPr>
            <w:r w:rsidDel="00000000" w:rsidR="00000000" w:rsidRPr="00000000">
              <w:rPr>
                <w:rFonts w:ascii="Times New Roman" w:cs="Times New Roman" w:eastAsia="Times New Roman" w:hAnsi="Times New Roman"/>
                <w:sz w:val="20"/>
                <w:szCs w:val="20"/>
                <w:rtl w:val="0"/>
              </w:rPr>
              <w:t xml:space="preserve">Figure 4.19</w:t>
            </w:r>
            <w:r w:rsidDel="00000000" w:rsidR="00000000" w:rsidRPr="00000000">
              <w:rPr>
                <w:rtl w:val="0"/>
              </w:rPr>
            </w:r>
          </w:p>
        </w:tc>
        <w:tc>
          <w:tcPr/>
          <w:p w:rsidR="00000000" w:rsidDel="00000000" w:rsidP="00000000" w:rsidRDefault="00000000" w:rsidRPr="00000000" ns1:paraId="00000072">
            <w:pPr>
              <w:jc w:val="left"/>
              <w:rPr/>
            </w:pPr>
            <w:r w:rsidDel="00000000" w:rsidR="00000000" w:rsidRPr="00000000">
              <w:rPr>
                <w:rFonts w:ascii="Times New Roman" w:cs="Times New Roman" w:eastAsia="Times New Roman" w:hAnsi="Times New Roman"/>
                <w:sz w:val="20"/>
                <w:szCs w:val="20"/>
                <w:rtl w:val="0"/>
              </w:rPr>
              <w:t xml:space="preserve">sync_params.sh Script Sync Execution Flow Diagram</w:t>
            </w:r>
            <w:r w:rsidDel="00000000" w:rsidR="00000000" w:rsidRPr="00000000">
              <w:rPr>
                <w:rtl w:val="0"/>
              </w:rPr>
            </w:r>
          </w:p>
        </w:tc>
      </w:tr>
      <w:tr>
        <w:trPr>
          <w:cantSplit w:val="0"/>
          <w:tblHeader w:val="0"/>
        </w:trPr>
        <w:tc>
          <w:tcPr/>
          <w:p w:rsidR="00000000" w:rsidDel="00000000" w:rsidP="00000000" w:rsidRDefault="00000000" w:rsidRPr="00000000" ns1:paraId="00000073">
            <w:pPr>
              <w:jc w:val="left"/>
              <w:rPr/>
            </w:pPr>
            <w:r w:rsidDel="00000000" w:rsidR="00000000" w:rsidRPr="00000000">
              <w:rPr>
                <w:rFonts w:ascii="Times New Roman" w:cs="Times New Roman" w:eastAsia="Times New Roman" w:hAnsi="Times New Roman"/>
                <w:sz w:val="20"/>
                <w:szCs w:val="20"/>
                <w:rtl w:val="0"/>
              </w:rPr>
              <w:t xml:space="preserve">Figure 5.1</w:t>
            </w:r>
            <w:r w:rsidDel="00000000" w:rsidR="00000000" w:rsidRPr="00000000">
              <w:rPr>
                <w:rtl w:val="0"/>
              </w:rPr>
            </w:r>
          </w:p>
        </w:tc>
        <w:tc>
          <w:tcPr/>
          <w:p w:rsidR="00000000" w:rsidDel="00000000" w:rsidP="00000000" w:rsidRDefault="00000000" w:rsidRPr="00000000" ns1:paraId="00000074">
            <w:pPr>
              <w:jc w:val="left"/>
              <w:rPr/>
            </w:pPr>
            <w:r w:rsidDel="00000000" w:rsidR="00000000" w:rsidRPr="00000000">
              <w:rPr>
                <w:rFonts w:ascii="Times New Roman" w:cs="Times New Roman" w:eastAsia="Times New Roman" w:hAnsi="Times New Roman"/>
                <w:sz w:val="20"/>
                <w:szCs w:val="20"/>
                <w:rtl w:val="0"/>
              </w:rPr>
              <w:t xml:space="preserve">Testing Strategy Hierarchy Pyramid Diagram</w:t>
            </w:r>
            <w:r w:rsidDel="00000000" w:rsidR="00000000" w:rsidRPr="00000000">
              <w:rPr>
                <w:rtl w:val="0"/>
              </w:rPr>
            </w:r>
          </w:p>
        </w:tc>
      </w:tr>
      <w:tr>
        <w:trPr>
          <w:cantSplit w:val="0"/>
          <w:tblHeader w:val="0"/>
        </w:trPr>
        <w:tc>
          <w:tcPr/>
          <w:p w:rsidR="00000000" w:rsidDel="00000000" w:rsidP="00000000" w:rsidRDefault="00000000" w:rsidRPr="00000000" ns1:paraId="00000075">
            <w:pPr>
              <w:jc w:val="left"/>
              <w:rPr/>
            </w:pPr>
            <w:r w:rsidDel="00000000" w:rsidR="00000000" w:rsidRPr="00000000">
              <w:rPr>
                <w:rFonts w:ascii="Times New Roman" w:cs="Times New Roman" w:eastAsia="Times New Roman" w:hAnsi="Times New Roman"/>
                <w:sz w:val="20"/>
                <w:szCs w:val="20"/>
                <w:rtl w:val="0"/>
              </w:rPr>
              <w:t xml:space="preserve">Figure 5.2</w:t>
            </w:r>
            <w:r w:rsidDel="00000000" w:rsidR="00000000" w:rsidRPr="00000000">
              <w:rPr>
                <w:rtl w:val="0"/>
              </w:rPr>
            </w:r>
          </w:p>
        </w:tc>
        <w:tc>
          <w:tcPr/>
          <w:p w:rsidR="00000000" w:rsidDel="00000000" w:rsidP="00000000" w:rsidRDefault="00000000" w:rsidRPr="00000000" ns1:paraId="00000076">
            <w:pPr>
              <w:jc w:val="left"/>
              <w:rPr/>
            </w:pPr>
            <w:r w:rsidDel="00000000" w:rsidR="00000000" w:rsidRPr="00000000">
              <w:rPr>
                <w:rFonts w:ascii="Times New Roman" w:cs="Times New Roman" w:eastAsia="Times New Roman" w:hAnsi="Times New Roman"/>
                <w:sz w:val="20"/>
                <w:szCs w:val="20"/>
                <w:rtl w:val="0"/>
              </w:rPr>
              <w:t xml:space="preserve">Duplicate Voting Prevention Scenario Flow Diagram</w:t>
            </w:r>
            <w:r w:rsidDel="00000000" w:rsidR="00000000" w:rsidRPr="00000000">
              <w:rPr>
                <w:rtl w:val="0"/>
              </w:rPr>
            </w:r>
          </w:p>
        </w:tc>
      </w:tr>
      <w:tr>
        <w:trPr>
          <w:cantSplit w:val="0"/>
          <w:tblHeader w:val="0"/>
        </w:trPr>
        <w:tc>
          <w:tcPr/>
          <w:p w:rsidR="00000000" w:rsidDel="00000000" w:rsidP="00000000" w:rsidRDefault="00000000" w:rsidRPr="00000000" ns1:paraId="00000077">
            <w:pPr>
              <w:jc w:val="left"/>
              <w:rPr/>
            </w:pPr>
            <w:r w:rsidDel="00000000" w:rsidR="00000000" w:rsidRPr="00000000">
              <w:rPr>
                <w:rFonts w:ascii="Times New Roman" w:cs="Times New Roman" w:eastAsia="Times New Roman" w:hAnsi="Times New Roman"/>
                <w:sz w:val="20"/>
                <w:szCs w:val="20"/>
                <w:rtl w:val="0"/>
              </w:rPr>
              <w:t xml:space="preserve">Figure 5.3</w:t>
            </w:r>
            <w:r w:rsidDel="00000000" w:rsidR="00000000" w:rsidRPr="00000000">
              <w:rPr>
                <w:rtl w:val="0"/>
              </w:rPr>
            </w:r>
          </w:p>
        </w:tc>
        <w:tc>
          <w:tcPr/>
          <w:p w:rsidR="00000000" w:rsidDel="00000000" w:rsidP="00000000" w:rsidRDefault="00000000" w:rsidRPr="00000000" ns1:paraId="00000078">
            <w:pPr>
              <w:jc w:val="left"/>
              <w:rPr/>
            </w:pPr>
            <w:r w:rsidDel="00000000" w:rsidR="00000000" w:rsidRPr="00000000">
              <w:rPr>
                <w:rFonts w:ascii="Times New Roman" w:cs="Times New Roman" w:eastAsia="Times New Roman" w:hAnsi="Times New Roman"/>
                <w:sz w:val="20"/>
                <w:szCs w:val="20"/>
                <w:rtl w:val="0"/>
              </w:rPr>
              <w:t xml:space="preserve">Compromised Server Simulation Flow Diagram</w:t>
            </w:r>
            <w:r w:rsidDel="00000000" w:rsidR="00000000" w:rsidRPr="00000000">
              <w:rPr>
                <w:rtl w:val="0"/>
              </w:rPr>
            </w:r>
          </w:p>
        </w:tc>
      </w:tr>
      <w:tr>
        <w:trPr>
          <w:cantSplit w:val="0"/>
          <w:tblHeader w:val="0"/>
        </w:trPr>
        <w:tc>
          <w:tcPr/>
          <w:p w:rsidR="00000000" w:rsidDel="00000000" w:rsidP="00000000" w:rsidRDefault="00000000" w:rsidRPr="00000000" ns1:paraId="00000079">
            <w:pPr>
              <w:jc w:val="left"/>
              <w:rPr/>
            </w:pPr>
            <w:r w:rsidDel="00000000" w:rsidR="00000000" w:rsidRPr="00000000">
              <w:rPr>
                <w:rFonts w:ascii="Times New Roman" w:cs="Times New Roman" w:eastAsia="Times New Roman" w:hAnsi="Times New Roman"/>
                <w:sz w:val="20"/>
                <w:szCs w:val="20"/>
                <w:rtl w:val="0"/>
              </w:rPr>
              <w:t xml:space="preserve">Figure 5.4</w:t>
            </w:r>
            <w:r w:rsidDel="00000000" w:rsidR="00000000" w:rsidRPr="00000000">
              <w:rPr>
                <w:rtl w:val="0"/>
              </w:rPr>
            </w:r>
          </w:p>
        </w:tc>
        <w:tc>
          <w:tcPr/>
          <w:p w:rsidR="00000000" w:rsidDel="00000000" w:rsidP="00000000" w:rsidRDefault="00000000" w:rsidRPr="00000000" ns1:paraId="0000007A">
            <w:pPr>
              <w:jc w:val="left"/>
              <w:rPr/>
            </w:pPr>
            <w:r w:rsidDel="00000000" w:rsidR="00000000" w:rsidRPr="00000000">
              <w:rPr>
                <w:rFonts w:ascii="Times New Roman" w:cs="Times New Roman" w:eastAsia="Times New Roman" w:hAnsi="Times New Roman"/>
                <w:sz w:val="20"/>
                <w:szCs w:val="20"/>
                <w:rtl w:val="0"/>
              </w:rPr>
              <w:t xml:space="preserve">Functional Test Case Execution Success Rate Pie Chart</w:t>
            </w:r>
            <w:r w:rsidDel="00000000" w:rsidR="00000000" w:rsidRPr="00000000">
              <w:rPr>
                <w:rtl w:val="0"/>
              </w:rPr>
            </w:r>
          </w:p>
        </w:tc>
      </w:tr>
      <w:tr>
        <w:trPr>
          <w:cantSplit w:val="0"/>
          <w:tblHeader w:val="0"/>
        </w:trPr>
        <w:tc>
          <w:tcPr/>
          <w:p w:rsidR="00000000" w:rsidDel="00000000" w:rsidP="00000000" w:rsidRDefault="00000000" w:rsidRPr="00000000" ns1:paraId="0000007B">
            <w:pPr>
              <w:jc w:val="left"/>
              <w:rPr/>
            </w:pPr>
            <w:r w:rsidDel="00000000" w:rsidR="00000000" w:rsidRPr="00000000">
              <w:rPr>
                <w:rFonts w:ascii="Times New Roman" w:cs="Times New Roman" w:eastAsia="Times New Roman" w:hAnsi="Times New Roman"/>
                <w:sz w:val="20"/>
                <w:szCs w:val="20"/>
                <w:rtl w:val="0"/>
              </w:rPr>
              <w:t xml:space="preserve">Figure 5.5</w:t>
            </w:r>
            <w:r w:rsidDel="00000000" w:rsidR="00000000" w:rsidRPr="00000000">
              <w:rPr>
                <w:rtl w:val="0"/>
              </w:rPr>
            </w:r>
          </w:p>
        </w:tc>
        <w:tc>
          <w:tcPr/>
          <w:p w:rsidR="00000000" w:rsidDel="00000000" w:rsidP="00000000" w:rsidRDefault="00000000" w:rsidRPr="00000000" ns1:paraId="0000007C">
            <w:pPr>
              <w:jc w:val="left"/>
              <w:rPr/>
            </w:pPr>
            <w:r w:rsidDel="00000000" w:rsidR="00000000" w:rsidRPr="00000000">
              <w:rPr>
                <w:rFonts w:ascii="Times New Roman" w:cs="Times New Roman" w:eastAsia="Times New Roman" w:hAnsi="Times New Roman"/>
                <w:sz w:val="20"/>
                <w:szCs w:val="20"/>
                <w:rtl w:val="0"/>
              </w:rPr>
              <w:t xml:space="preserve">Size Comparison of Serialization Assets Bar Chart</w:t>
            </w:r>
            <w:r w:rsidDel="00000000" w:rsidR="00000000" w:rsidRPr="00000000">
              <w:rPr>
                <w:rtl w:val="0"/>
              </w:rPr>
            </w:r>
          </w:p>
        </w:tc>
      </w:tr>
      <w:tr>
        <w:trPr>
          <w:cantSplit w:val="0"/>
          <w:tblHeader w:val="0"/>
        </w:trPr>
        <w:tc>
          <w:tcPr/>
          <w:p w:rsidR="00000000" w:rsidDel="00000000" w:rsidP="00000000" w:rsidRDefault="00000000" w:rsidRPr="00000000" ns1:paraId="0000007D">
            <w:pPr>
              <w:jc w:val="left"/>
              <w:rPr/>
            </w:pPr>
            <w:r w:rsidDel="00000000" w:rsidR="00000000" w:rsidRPr="00000000">
              <w:rPr>
                <w:rFonts w:ascii="Times New Roman" w:cs="Times New Roman" w:eastAsia="Times New Roman" w:hAnsi="Times New Roman"/>
                <w:sz w:val="20"/>
                <w:szCs w:val="20"/>
                <w:rtl w:val="0"/>
              </w:rPr>
              <w:t xml:space="preserve">Figure 5.6</w:t>
            </w:r>
            <w:r w:rsidDel="00000000" w:rsidR="00000000" w:rsidRPr="00000000">
              <w:rPr>
                <w:rtl w:val="0"/>
              </w:rPr>
            </w:r>
          </w:p>
        </w:tc>
        <w:tc>
          <w:tcPr/>
          <w:p w:rsidR="00000000" w:rsidDel="00000000" w:rsidP="00000000" w:rsidRDefault="00000000" w:rsidRPr="00000000" ns1:paraId="0000007E">
            <w:pPr>
              <w:jc w:val="left"/>
              <w:rPr/>
            </w:pPr>
            <w:r w:rsidDel="00000000" w:rsidR="00000000" w:rsidRPr="00000000">
              <w:rPr>
                <w:rFonts w:ascii="Times New Roman" w:cs="Times New Roman" w:eastAsia="Times New Roman" w:hAnsi="Times New Roman"/>
                <w:sz w:val="20"/>
                <w:szCs w:val="20"/>
                <w:rtl w:val="0"/>
              </w:rPr>
              <w:t xml:space="preserve">Execution Latency Benchmarks of Processes Bar Chart</w:t>
            </w:r>
            <w:r w:rsidDel="00000000" w:rsidR="00000000" w:rsidRPr="00000000">
              <w:rPr>
                <w:rtl w:val="0"/>
              </w:rPr>
            </w:r>
          </w:p>
        </w:tc>
      </w:tr>
      <w:tr>
        <w:trPr>
          <w:cantSplit w:val="0"/>
          <w:tblHeader w:val="0"/>
        </w:trPr>
        <w:tc>
          <w:tcPr/>
          <w:p w:rsidR="00000000" w:rsidDel="00000000" w:rsidP="00000000" w:rsidRDefault="00000000" w:rsidRPr="00000000" ns1:paraId="0000007F">
            <w:pPr>
              <w:jc w:val="left"/>
              <w:rPr/>
            </w:pPr>
            <w:r w:rsidDel="00000000" w:rsidR="00000000" w:rsidRPr="00000000">
              <w:rPr>
                <w:rFonts w:ascii="Times New Roman" w:cs="Times New Roman" w:eastAsia="Times New Roman" w:hAnsi="Times New Roman"/>
                <w:sz w:val="20"/>
                <w:szCs w:val="20"/>
                <w:rtl w:val="0"/>
              </w:rPr>
              <w:t xml:space="preserve">Figure 5.7</w:t>
            </w:r>
            <w:r w:rsidDel="00000000" w:rsidR="00000000" w:rsidRPr="00000000">
              <w:rPr>
                <w:rtl w:val="0"/>
              </w:rPr>
            </w:r>
          </w:p>
        </w:tc>
        <w:tc>
          <w:tcPr/>
          <w:p w:rsidR="00000000" w:rsidDel="00000000" w:rsidP="00000000" w:rsidRDefault="00000000" w:rsidRPr="00000000" ns1:paraId="00000080">
            <w:pPr>
              <w:jc w:val="left"/>
              <w:rPr/>
            </w:pPr>
            <w:r w:rsidDel="00000000" w:rsidR="00000000" w:rsidRPr="00000000">
              <w:rPr>
                <w:rFonts w:ascii="Times New Roman" w:cs="Times New Roman" w:eastAsia="Times New Roman" w:hAnsi="Times New Roman"/>
                <w:sz w:val="20"/>
                <w:szCs w:val="20"/>
                <w:rtl w:val="0"/>
              </w:rPr>
              <w:t xml:space="preserve">Feature &amp; Security Compliance Matrix Comparison Bar Chart</w:t>
            </w:r>
            <w:r w:rsidDel="00000000" w:rsidR="00000000" w:rsidRPr="00000000">
              <w:rPr>
                <w:rtl w:val="0"/>
              </w:rPr>
            </w:r>
          </w:p>
        </w:tc>
      </w:tr>
      <w:tr>
        <w:trPr>
          <w:cantSplit w:val="0"/>
          <w:tblHeader w:val="0"/>
        </w:trPr>
        <w:tc>
          <w:tcPr/>
          <w:p w:rsidR="00000000" w:rsidDel="00000000" w:rsidP="00000000" w:rsidRDefault="00000000" w:rsidRPr="00000000" ns1:paraId="00000081">
            <w:pPr>
              <w:jc w:val="left"/>
              <w:rPr/>
            </w:pPr>
            <w:r w:rsidDel="00000000" w:rsidR="00000000" w:rsidRPr="00000000">
              <w:rPr>
                <w:rFonts w:ascii="Times New Roman" w:cs="Times New Roman" w:eastAsia="Times New Roman" w:hAnsi="Times New Roman"/>
                <w:sz w:val="20"/>
                <w:szCs w:val="20"/>
                <w:rtl w:val="0"/>
              </w:rPr>
              <w:t xml:space="preserve">Figure 5.8</w:t>
            </w:r>
            <w:r w:rsidDel="00000000" w:rsidR="00000000" w:rsidRPr="00000000">
              <w:rPr>
                <w:rtl w:val="0"/>
              </w:rPr>
            </w:r>
          </w:p>
        </w:tc>
        <w:tc>
          <w:tcPr/>
          <w:p w:rsidR="00000000" w:rsidDel="00000000" w:rsidP="00000000" w:rsidRDefault="00000000" w:rsidRPr="00000000" ns1:paraId="00000082">
            <w:pPr>
              <w:jc w:val="left"/>
              <w:rPr/>
            </w:pPr>
            <w:r w:rsidDel="00000000" w:rsidR="00000000" w:rsidRPr="00000000">
              <w:rPr>
                <w:rFonts w:ascii="Times New Roman" w:cs="Times New Roman" w:eastAsia="Times New Roman" w:hAnsi="Times New Roman"/>
                <w:sz w:val="20"/>
                <w:szCs w:val="20"/>
                <w:rtl w:val="0"/>
              </w:rPr>
              <w:t xml:space="preserve">Decryption Fusion Time Scaling Behavior Line Chart</w:t>
            </w:r>
            <w:r w:rsidDel="00000000" w:rsidR="00000000" w:rsidRPr="00000000">
              <w:rPr>
                <w:rtl w:val="0"/>
              </w:rPr>
            </w:r>
          </w:p>
        </w:tc>
      </w:tr>
      <w:tr>
        <w:trPr>
          <w:cantSplit w:val="0"/>
          <w:tblHeader w:val="0"/>
        </w:trPr>
        <w:tc>
          <w:tcPr/>
          <w:p w:rsidR="00000000" w:rsidDel="00000000" w:rsidP="00000000" w:rsidRDefault="00000000" w:rsidRPr="00000000" ns1:paraId="00000083">
            <w:pPr>
              <w:jc w:val="left"/>
              <w:rPr/>
            </w:pPr>
            <w:r w:rsidDel="00000000" w:rsidR="00000000" w:rsidRPr="00000000">
              <w:rPr>
                <w:rFonts w:ascii="Times New Roman" w:cs="Times New Roman" w:eastAsia="Times New Roman" w:hAnsi="Times New Roman"/>
                <w:sz w:val="20"/>
                <w:szCs w:val="20"/>
                <w:rtl w:val="0"/>
              </w:rPr>
              <w:t xml:space="preserve">Figure 5.9</w:t>
            </w:r>
            <w:r w:rsidDel="00000000" w:rsidR="00000000" w:rsidRPr="00000000">
              <w:rPr>
                <w:rtl w:val="0"/>
              </w:rPr>
            </w:r>
          </w:p>
        </w:tc>
        <w:tc>
          <w:tcPr/>
          <w:p w:rsidR="00000000" w:rsidDel="00000000" w:rsidP="00000000" w:rsidRDefault="00000000" w:rsidRPr="00000000" ns1:paraId="00000084">
            <w:pPr>
              <w:jc w:val="left"/>
              <w:rPr/>
            </w:pPr>
            <w:r w:rsidDel="00000000" w:rsidR="00000000" w:rsidRPr="00000000">
              <w:rPr>
                <w:rFonts w:ascii="Times New Roman" w:cs="Times New Roman" w:eastAsia="Times New Roman" w:hAnsi="Times New Roman"/>
                <w:sz w:val="20"/>
                <w:szCs w:val="20"/>
                <w:rtl w:val="0"/>
              </w:rPr>
              <w:t xml:space="preserve">Memory Space Allocation Profile Under Active Tally Processing Chart</w:t>
            </w:r>
            <w:r w:rsidDel="00000000" w:rsidR="00000000" w:rsidRPr="00000000">
              <w:rPr>
                <w:rtl w:val="0"/>
              </w:rPr>
            </w:r>
          </w:p>
        </w:tc>
      </w:tr>
      <w:tr>
        <w:trPr>
          <w:cantSplit w:val="0"/>
          <w:tblHeader w:val="0"/>
        </w:trPr>
        <w:tc>
          <w:tcPr/>
          <w:p w:rsidR="00000000" w:rsidDel="00000000" w:rsidP="00000000" w:rsidRDefault="00000000" w:rsidRPr="00000000" ns1:paraId="00000085">
            <w:pPr>
              <w:jc w:val="left"/>
              <w:rPr/>
            </w:pPr>
            <w:r w:rsidDel="00000000" w:rsidR="00000000" w:rsidRPr="00000000">
              <w:rPr>
                <w:rFonts w:ascii="Times New Roman" w:cs="Times New Roman" w:eastAsia="Times New Roman" w:hAnsi="Times New Roman"/>
                <w:sz w:val="20"/>
                <w:szCs w:val="20"/>
                <w:rtl w:val="0"/>
              </w:rPr>
              <w:t xml:space="preserve">Figure 5.10</w:t>
            </w:r>
            <w:r w:rsidDel="00000000" w:rsidR="00000000" w:rsidRPr="00000000">
              <w:rPr>
                <w:rtl w:val="0"/>
              </w:rPr>
            </w:r>
          </w:p>
        </w:tc>
        <w:tc>
          <w:tcPr/>
          <w:p w:rsidR="00000000" w:rsidDel="00000000" w:rsidP="00000000" w:rsidRDefault="00000000" w:rsidRPr="00000000" ns1:paraId="00000086">
            <w:pPr>
              <w:jc w:val="left"/>
              <w:rPr/>
            </w:pPr>
            <w:r w:rsidDel="00000000" w:rsidR="00000000" w:rsidRPr="00000000">
              <w:rPr>
                <w:rFonts w:ascii="Times New Roman" w:cs="Times New Roman" w:eastAsia="Times New Roman" w:hAnsi="Times New Roman"/>
                <w:sz w:val="20"/>
                <w:szCs w:val="20"/>
                <w:rtl w:val="0"/>
              </w:rPr>
              <w:t xml:space="preserve">Core Load Distribution during C++ Tally Execution Bar Chart</w:t>
            </w:r>
            <w:r w:rsidDel="00000000" w:rsidR="00000000" w:rsidRPr="00000000">
              <w:rPr>
                <w:rtl w:val="0"/>
              </w:rPr>
            </w:r>
          </w:p>
        </w:tc>
      </w:tr>
      <w:tr>
        <w:trPr>
          <w:cantSplit w:val="0"/>
          <w:tblHeader w:val="0"/>
        </w:trPr>
        <w:tc>
          <w:tcPr/>
          <w:p w:rsidR="00000000" w:rsidDel="00000000" w:rsidP="00000000" w:rsidRDefault="00000000" w:rsidRPr="00000000" ns1:paraId="00000087">
            <w:pPr>
              <w:jc w:val="left"/>
              <w:rPr/>
            </w:pPr>
            <w:r w:rsidDel="00000000" w:rsidR="00000000" w:rsidRPr="00000000">
              <w:rPr>
                <w:rFonts w:ascii="Times New Roman" w:cs="Times New Roman" w:eastAsia="Times New Roman" w:hAnsi="Times New Roman"/>
                <w:sz w:val="20"/>
                <w:szCs w:val="20"/>
                <w:rtl w:val="0"/>
              </w:rPr>
              <w:t xml:space="preserve">Figure 5.11</w:t>
            </w:r>
            <w:r w:rsidDel="00000000" w:rsidR="00000000" w:rsidRPr="00000000">
              <w:rPr>
                <w:rtl w:val="0"/>
              </w:rPr>
            </w:r>
          </w:p>
        </w:tc>
        <w:tc>
          <w:tcPr/>
          <w:p w:rsidR="00000000" w:rsidDel="00000000" w:rsidP="00000000" w:rsidRDefault="00000000" w:rsidRPr="00000000" ns1:paraId="00000088">
            <w:pPr>
              <w:jc w:val="left"/>
              <w:rPr/>
            </w:pPr>
            <w:r w:rsidDel="00000000" w:rsidR="00000000" w:rsidRPr="00000000">
              <w:rPr>
                <w:rFonts w:ascii="Times New Roman" w:cs="Times New Roman" w:eastAsia="Times New Roman" w:hAnsi="Times New Roman"/>
                <w:sz w:val="20"/>
                <w:szCs w:val="20"/>
                <w:rtl w:val="0"/>
              </w:rPr>
              <w:t xml:space="preserve">Total Network Bandwidth Consumption Scaling Line Chart</w:t>
            </w:r>
            <w:r w:rsidDel="00000000" w:rsidR="00000000" w:rsidRPr="00000000">
              <w:rPr>
                <w:rtl w:val="0"/>
              </w:rPr>
            </w:r>
          </w:p>
        </w:tc>
      </w:tr>
      <w:tr>
        <w:trPr>
          <w:cantSplit w:val="0"/>
          <w:tblHeader w:val="0"/>
        </w:trPr>
        <w:tc>
          <w:tcPr/>
          <w:p w:rsidR="00000000" w:rsidDel="00000000" w:rsidP="00000000" w:rsidRDefault="00000000" w:rsidRPr="00000000" ns1:paraId="00000089">
            <w:pPr>
              <w:jc w:val="left"/>
              <w:rPr/>
            </w:pPr>
            <w:r w:rsidDel="00000000" w:rsidR="00000000" w:rsidRPr="00000000">
              <w:rPr>
                <w:rFonts w:ascii="Times New Roman" w:cs="Times New Roman" w:eastAsia="Times New Roman" w:hAnsi="Times New Roman"/>
                <w:sz w:val="20"/>
                <w:szCs w:val="20"/>
                <w:rtl w:val="0"/>
              </w:rPr>
              <w:t xml:space="preserve">Figure 5.12</w:t>
            </w:r>
            <w:r w:rsidDel="00000000" w:rsidR="00000000" w:rsidRPr="00000000">
              <w:rPr>
                <w:rtl w:val="0"/>
              </w:rPr>
            </w:r>
          </w:p>
        </w:tc>
        <w:tc>
          <w:tcPr/>
          <w:p w:rsidR="00000000" w:rsidDel="00000000" w:rsidP="00000000" w:rsidRDefault="00000000" w:rsidRPr="00000000" ns1:paraId="0000008A">
            <w:pPr>
              <w:jc w:val="left"/>
              <w:rPr/>
            </w:pPr>
            <w:r w:rsidDel="00000000" w:rsidR="00000000" w:rsidRPr="00000000">
              <w:rPr>
                <w:rFonts w:ascii="Times New Roman" w:cs="Times New Roman" w:eastAsia="Times New Roman" w:hAnsi="Times New Roman"/>
                <w:sz w:val="20"/>
                <w:szCs w:val="20"/>
                <w:rtl w:val="0"/>
              </w:rPr>
              <w:t xml:space="preserve">Micro-benchmark of Client-Side Cryptographic Tasks Bar Chart</w:t>
            </w:r>
            <w:r w:rsidDel="00000000" w:rsidR="00000000" w:rsidRPr="00000000">
              <w:rPr>
                <w:rtl w:val="0"/>
              </w:rPr>
            </w:r>
          </w:p>
        </w:tc>
      </w:tr>
      <w:tr>
        <w:trPr>
          <w:cantSplit w:val="0"/>
          <w:tblHeader w:val="0"/>
        </w:trPr>
        <w:tc>
          <w:tcPr/>
          <w:p w:rsidR="00000000" w:rsidDel="00000000" w:rsidP="00000000" w:rsidRDefault="00000000" w:rsidRPr="00000000" ns1:paraId="0000008B">
            <w:pPr>
              <w:jc w:val="left"/>
              <w:rPr/>
            </w:pPr>
            <w:r w:rsidDel="00000000" w:rsidR="00000000" w:rsidRPr="00000000">
              <w:rPr>
                <w:rFonts w:ascii="Times New Roman" w:cs="Times New Roman" w:eastAsia="Times New Roman" w:hAnsi="Times New Roman"/>
                <w:sz w:val="20"/>
                <w:szCs w:val="20"/>
                <w:rtl w:val="0"/>
              </w:rPr>
              <w:t xml:space="preserve">Figure 5.13</w:t>
            </w:r>
            <w:r w:rsidDel="00000000" w:rsidR="00000000" w:rsidRPr="00000000">
              <w:rPr>
                <w:rtl w:val="0"/>
              </w:rPr>
            </w:r>
          </w:p>
        </w:tc>
        <w:tc>
          <w:tcPr/>
          <w:p w:rsidR="00000000" w:rsidDel="00000000" w:rsidP="00000000" w:rsidRDefault="00000000" w:rsidRPr="00000000" ns1:paraId="0000008C">
            <w:pPr>
              <w:jc w:val="left"/>
              <w:rPr/>
            </w:pPr>
            <w:r w:rsidDel="00000000" w:rsidR="00000000" w:rsidRPr="00000000">
              <w:rPr>
                <w:rFonts w:ascii="Times New Roman" w:cs="Times New Roman" w:eastAsia="Times New Roman" w:hAnsi="Times New Roman"/>
                <w:sz w:val="20"/>
                <w:szCs w:val="20"/>
                <w:rtl w:val="0"/>
              </w:rPr>
              <w:t xml:space="preserve">Registration Throughput Scaling under Concurrency Line Chart</w:t>
            </w:r>
            <w:r w:rsidDel="00000000" w:rsidR="00000000" w:rsidRPr="00000000">
              <w:rPr>
                <w:rtl w:val="0"/>
              </w:rPr>
            </w:r>
          </w:p>
        </w:tc>
      </w:tr>
      <w:tr>
        <w:trPr>
          <w:cantSplit w:val="0"/>
          <w:tblHeader w:val="0"/>
        </w:trPr>
        <w:tc>
          <w:tcPr/>
          <w:p w:rsidR="00000000" w:rsidDel="00000000" w:rsidP="00000000" w:rsidRDefault="00000000" w:rsidRPr="00000000" ns1:paraId="0000008D">
            <w:pPr>
              <w:jc w:val="left"/>
              <w:rPr/>
            </w:pPr>
            <w:r w:rsidDel="00000000" w:rsidR="00000000" w:rsidRPr="00000000">
              <w:rPr>
                <w:rFonts w:ascii="Times New Roman" w:cs="Times New Roman" w:eastAsia="Times New Roman" w:hAnsi="Times New Roman"/>
                <w:sz w:val="20"/>
                <w:szCs w:val="20"/>
                <w:rtl w:val="0"/>
              </w:rPr>
              <w:t xml:space="preserve">Figure 5.14</w:t>
            </w:r>
            <w:r w:rsidDel="00000000" w:rsidR="00000000" w:rsidRPr="00000000">
              <w:rPr>
                <w:rtl w:val="0"/>
              </w:rPr>
            </w:r>
          </w:p>
        </w:tc>
        <w:tc>
          <w:tcPr/>
          <w:p w:rsidR="00000000" w:rsidDel="00000000" w:rsidP="00000000" w:rsidRDefault="00000000" w:rsidRPr="00000000" ns1:paraId="0000008E">
            <w:pPr>
              <w:jc w:val="left"/>
              <w:rPr/>
            </w:pPr>
            <w:r w:rsidDel="00000000" w:rsidR="00000000" w:rsidRPr="00000000">
              <w:rPr>
                <w:rFonts w:ascii="Times New Roman" w:cs="Times New Roman" w:eastAsia="Times New Roman" w:hAnsi="Times New Roman"/>
                <w:sz w:val="20"/>
                <w:szCs w:val="20"/>
                <w:rtl w:val="0"/>
              </w:rPr>
              <w:t xml:space="preserve">Request Latency under Concurrent Vote Submission Line Chart</w:t>
            </w:r>
            <w:r w:rsidDel="00000000" w:rsidR="00000000" w:rsidRPr="00000000">
              <w:rPr>
                <w:rtl w:val="0"/>
              </w:rPr>
            </w:r>
          </w:p>
        </w:tc>
      </w:tr>
      <w:tr>
        <w:trPr>
          <w:cantSplit w:val="0"/>
          <w:tblHeader w:val="0"/>
        </w:trPr>
        <w:tc>
          <w:tcPr/>
          <w:p w:rsidR="00000000" w:rsidDel="00000000" w:rsidP="00000000" w:rsidRDefault="00000000" w:rsidRPr="00000000" ns1:paraId="0000008F">
            <w:pPr>
              <w:jc w:val="left"/>
              <w:rPr/>
            </w:pPr>
            <w:r w:rsidDel="00000000" w:rsidR="00000000" w:rsidRPr="00000000">
              <w:rPr>
                <w:rFonts w:ascii="Times New Roman" w:cs="Times New Roman" w:eastAsia="Times New Roman" w:hAnsi="Times New Roman"/>
                <w:sz w:val="20"/>
                <w:szCs w:val="20"/>
                <w:rtl w:val="0"/>
              </w:rPr>
              <w:t xml:space="preserve">Figure 5.15</w:t>
            </w:r>
            <w:r w:rsidDel="00000000" w:rsidR="00000000" w:rsidRPr="00000000">
              <w:rPr>
                <w:rtl w:val="0"/>
              </w:rPr>
            </w:r>
          </w:p>
        </w:tc>
        <w:tc>
          <w:tcPr/>
          <w:p w:rsidR="00000000" w:rsidDel="00000000" w:rsidP="00000000" w:rsidRDefault="00000000" w:rsidRPr="00000000" ns1:paraId="00000090">
            <w:pPr>
              <w:jc w:val="left"/>
              <w:rPr/>
            </w:pPr>
            <w:r w:rsidDel="00000000" w:rsidR="00000000" w:rsidRPr="00000000">
              <w:rPr>
                <w:rFonts w:ascii="Times New Roman" w:cs="Times New Roman" w:eastAsia="Times New Roman" w:hAnsi="Times New Roman"/>
                <w:sz w:val="20"/>
                <w:szCs w:val="20"/>
                <w:rtl w:val="0"/>
              </w:rPr>
              <w:t xml:space="preserve">System Usability Evaluation Scoring Results Bar Chart</w:t>
            </w:r>
            <w:r w:rsidDel="00000000" w:rsidR="00000000" w:rsidRPr="00000000">
              <w:rPr>
                <w:rtl w:val="0"/>
              </w:rPr>
            </w:r>
          </w:p>
        </w:tc>
      </w:tr>
    </w:tbl>
    <w:p w:rsidR="00000000" w:rsidDel="00000000" w:rsidP="00000000" w:rsidRDefault="00000000" w:rsidRPr="00000000" ns1:paraId="00000091">
      <w:pPr>
        <w:rPr/>
      </w:pPr>
      <w:r w:rsidDel="00000000" w:rsidR="00000000" w:rsidRPr="00000000">
        <w:br w:type="page"/>
      </w:r>
      <w:r w:rsidDel="00000000" w:rsidR="00000000" w:rsidRPr="00000000">
        <w:rPr>
          <w:rtl w:val="0"/>
        </w:rPr>
      </w:r>
    </w:p>
    <w:p w:rsidR="00000000" w:rsidDel="00000000" w:rsidP="00000000" w:rsidRDefault="00000000" w:rsidRPr="00000000" ns1:paraId="00000092">
      <w:pPr>
        <w:pStyle w:val="Heading6"/>
        <w:numPr>
          <w:ilvl w:val="5"/>
          <w:numId w:val="32"/>
        </w:numPr>
        <w:rPr/>
      </w:pPr>
      <w:r w:rsidDel="00000000" w:rsidR="00000000" w:rsidRPr="00000000">
        <w:rPr>
          <w:rtl w:val="0"/>
        </w:rPr>
        <w:t xml:space="preserve">List of Tables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60.0" w:type="dxa"/>
              <w:left w:w="100.0" w:type="dxa"/>
              <w:bottom w:w="60.0" w:type="dxa"/>
              <w:right w:w="100.0" w:type="dxa"/>
            </w:tcMar>
          </w:tcPr>
          <w:p w:rsidR="00000000" w:rsidDel="00000000" w:rsidP="00000000" w:rsidRDefault="00000000" w:rsidRPr="00000000" ns1:paraId="00000093">
            <w:pPr>
              <w:jc w:val="left"/>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60.0" w:type="dxa"/>
              <w:left w:w="100.0" w:type="dxa"/>
              <w:bottom w:w="60.0" w:type="dxa"/>
              <w:right w:w="100.0" w:type="dxa"/>
            </w:tcMar>
          </w:tcPr>
          <w:p w:rsidR="00000000" w:rsidDel="00000000" w:rsidP="00000000" w:rsidRDefault="00000000" w:rsidRPr="00000000" ns1:paraId="00000094">
            <w:pPr>
              <w:jc w:val="left"/>
              <w:rPr/>
            </w:pPr>
            <w:r w:rsidDel="00000000" w:rsidR="00000000" w:rsidRPr="00000000">
              <w:rPr>
                <w:rFonts w:ascii="Times New Roman" w:cs="Times New Roman" w:eastAsia="Times New Roman" w:hAnsi="Times New Roman"/>
                <w:b w:val="1"/>
                <w:bCs w:val="1"/>
                <w:sz w:val="20"/>
                <w:szCs w:val="20"/>
                <w:rtl w:val="0"/>
              </w:rPr>
              <w:t xml:space="preserve">Caption</w:t>
            </w:r>
            <w:r w:rsidDel="00000000" w:rsidR="00000000" w:rsidRPr="00000000">
              <w:rPr>
                <w:rtl w:val="0"/>
              </w:rPr>
            </w:r>
          </w:p>
        </w:tc>
      </w:tr>
      <w:tr>
        <w:trPr>
          <w:cantSplit w:val="0"/>
          <w:tblHeader w:val="0"/>
        </w:trPr>
        <w:tc>
          <w:tcPr/>
          <w:p w:rsidR="00000000" w:rsidDel="00000000" w:rsidP="00000000" w:rsidRDefault="00000000" w:rsidRPr="00000000" ns1:paraId="00000095">
            <w:pPr>
              <w:jc w:val="left"/>
              <w:rPr/>
            </w:pPr>
            <w:r w:rsidDel="00000000" w:rsidR="00000000" w:rsidRPr="00000000">
              <w:rPr>
                <w:rFonts w:ascii="Times New Roman" w:cs="Times New Roman" w:eastAsia="Times New Roman" w:hAnsi="Times New Roman"/>
                <w:sz w:val="20"/>
                <w:szCs w:val="20"/>
                <w:rtl w:val="0"/>
              </w:rPr>
              <w:t xml:space="preserve">Table 2.1</w:t>
            </w:r>
            <w:r w:rsidDel="00000000" w:rsidR="00000000" w:rsidRPr="00000000">
              <w:rPr>
                <w:rtl w:val="0"/>
              </w:rPr>
            </w:r>
          </w:p>
        </w:tc>
        <w:tc>
          <w:tcPr/>
          <w:p w:rsidR="00000000" w:rsidDel="00000000" w:rsidP="00000000" w:rsidRDefault="00000000" w:rsidRPr="00000000" ns1:paraId="00000096">
            <w:pPr>
              <w:jc w:val="left"/>
              <w:rPr/>
            </w:pPr>
            <w:r w:rsidDel="00000000" w:rsidR="00000000" w:rsidRPr="00000000">
              <w:rPr>
                <w:rFonts w:ascii="Times New Roman" w:cs="Times New Roman" w:eastAsia="Times New Roman" w:hAnsi="Times New Roman"/>
                <w:sz w:val="20"/>
                <w:szCs w:val="20"/>
                <w:rtl w:val="0"/>
              </w:rPr>
              <w:t xml:space="preserve">Selected BFV-RNS Parameters and Security Thresholds</w:t>
            </w:r>
            <w:r w:rsidDel="00000000" w:rsidR="00000000" w:rsidRPr="00000000">
              <w:rPr>
                <w:rtl w:val="0"/>
              </w:rPr>
            </w:r>
          </w:p>
        </w:tc>
      </w:tr>
      <w:tr>
        <w:trPr>
          <w:cantSplit w:val="0"/>
          <w:tblHeader w:val="0"/>
        </w:trPr>
        <w:tc>
          <w:tcPr/>
          <w:p w:rsidR="00000000" w:rsidDel="00000000" w:rsidP="00000000" w:rsidRDefault="00000000" w:rsidRPr="00000000" ns1:paraId="00000097">
            <w:pPr>
              <w:jc w:val="left"/>
              <w:rPr/>
            </w:pPr>
            <w:r w:rsidDel="00000000" w:rsidR="00000000" w:rsidRPr="00000000">
              <w:rPr>
                <w:rFonts w:ascii="Times New Roman" w:cs="Times New Roman" w:eastAsia="Times New Roman" w:hAnsi="Times New Roman"/>
                <w:sz w:val="20"/>
                <w:szCs w:val="20"/>
                <w:rtl w:val="0"/>
              </w:rPr>
              <w:t xml:space="preserve">Table 2.2</w:t>
            </w:r>
            <w:r w:rsidDel="00000000" w:rsidR="00000000" w:rsidRPr="00000000">
              <w:rPr>
                <w:rtl w:val="0"/>
              </w:rPr>
            </w:r>
          </w:p>
        </w:tc>
        <w:tc>
          <w:tcPr/>
          <w:p w:rsidR="00000000" w:rsidDel="00000000" w:rsidP="00000000" w:rsidRDefault="00000000" w:rsidRPr="00000000" ns1:paraId="00000098">
            <w:pPr>
              <w:jc w:val="left"/>
              <w:rPr/>
            </w:pPr>
            <w:r w:rsidDel="00000000" w:rsidR="00000000" w:rsidRPr="00000000">
              <w:rPr>
                <w:rFonts w:ascii="Times New Roman" w:cs="Times New Roman" w:eastAsia="Times New Roman" w:hAnsi="Times New Roman"/>
                <w:sz w:val="20"/>
                <w:szCs w:val="20"/>
                <w:rtl w:val="0"/>
              </w:rPr>
              <w:t xml:space="preserve">Comparison of RNS vs Standard BigInt Arithmetic Performance</w:t>
            </w:r>
            <w:r w:rsidDel="00000000" w:rsidR="00000000" w:rsidRPr="00000000">
              <w:rPr>
                <w:rtl w:val="0"/>
              </w:rPr>
            </w:r>
          </w:p>
        </w:tc>
      </w:tr>
      <w:tr>
        <w:trPr>
          <w:cantSplit w:val="0"/>
          <w:tblHeader w:val="0"/>
        </w:trPr>
        <w:tc>
          <w:tcPr/>
          <w:p w:rsidR="00000000" w:rsidDel="00000000" w:rsidP="00000000" w:rsidRDefault="00000000" w:rsidRPr="00000000" ns1:paraId="00000099">
            <w:pPr>
              <w:jc w:val="left"/>
              <w:rPr/>
            </w:pPr>
            <w:r w:rsidDel="00000000" w:rsidR="00000000" w:rsidRPr="00000000">
              <w:rPr>
                <w:rFonts w:ascii="Times New Roman" w:cs="Times New Roman" w:eastAsia="Times New Roman" w:hAnsi="Times New Roman"/>
                <w:sz w:val="20"/>
                <w:szCs w:val="20"/>
                <w:rtl w:val="0"/>
              </w:rPr>
              <w:t xml:space="preserve">Table 2.3</w:t>
            </w:r>
            <w:r w:rsidDel="00000000" w:rsidR="00000000" w:rsidRPr="00000000">
              <w:rPr>
                <w:rtl w:val="0"/>
              </w:rPr>
            </w:r>
          </w:p>
        </w:tc>
        <w:tc>
          <w:tcPr/>
          <w:p w:rsidR="00000000" w:rsidDel="00000000" w:rsidP="00000000" w:rsidRDefault="00000000" w:rsidRPr="00000000" ns1:paraId="0000009A">
            <w:pPr>
              <w:jc w:val="left"/>
              <w:rPr/>
            </w:pPr>
            <w:r w:rsidDel="00000000" w:rsidR="00000000" w:rsidRPr="00000000">
              <w:rPr>
                <w:rFonts w:ascii="Times New Roman" w:cs="Times New Roman" w:eastAsia="Times New Roman" w:hAnsi="Times New Roman"/>
                <w:sz w:val="20"/>
                <w:szCs w:val="20"/>
                <w:rtl w:val="0"/>
              </w:rPr>
              <w:t xml:space="preserve">Comparison of Related E-Voting Solutions</w:t>
            </w:r>
            <w:r w:rsidDel="00000000" w:rsidR="00000000" w:rsidRPr="00000000">
              <w:rPr>
                <w:rtl w:val="0"/>
              </w:rPr>
            </w:r>
          </w:p>
        </w:tc>
      </w:tr>
      <w:tr>
        <w:trPr>
          <w:cantSplit w:val="0"/>
          <w:tblHeader w:val="0"/>
        </w:trPr>
        <w:tc>
          <w:tcPr/>
          <w:p w:rsidR="00000000" w:rsidDel="00000000" w:rsidP="00000000" w:rsidRDefault="00000000" w:rsidRPr="00000000" ns1:paraId="0000009B">
            <w:pPr>
              <w:jc w:val="left"/>
              <w:rPr/>
            </w:pPr>
            <w:r w:rsidDel="00000000" w:rsidR="00000000" w:rsidRPr="00000000">
              <w:rPr>
                <w:rFonts w:ascii="Times New Roman" w:cs="Times New Roman" w:eastAsia="Times New Roman" w:hAnsi="Times New Roman"/>
                <w:sz w:val="20"/>
                <w:szCs w:val="20"/>
                <w:rtl w:val="0"/>
              </w:rPr>
              <w:t xml:space="preserve">Table 3.1</w:t>
            </w:r>
            <w:r w:rsidDel="00000000" w:rsidR="00000000" w:rsidRPr="00000000">
              <w:rPr>
                <w:rtl w:val="0"/>
              </w:rPr>
            </w:r>
          </w:p>
        </w:tc>
        <w:tc>
          <w:tcPr/>
          <w:p w:rsidR="00000000" w:rsidDel="00000000" w:rsidP="00000000" w:rsidRDefault="00000000" w:rsidRPr="00000000" ns1:paraId="0000009C">
            <w:pPr>
              <w:jc w:val="left"/>
              <w:rPr/>
            </w:pPr>
            <w:r w:rsidDel="00000000" w:rsidR="00000000" w:rsidRPr="00000000">
              <w:rPr>
                <w:rFonts w:ascii="Times New Roman" w:cs="Times New Roman" w:eastAsia="Times New Roman" w:hAnsi="Times New Roman"/>
                <w:sz w:val="20"/>
                <w:szCs w:val="20"/>
                <w:rtl w:val="0"/>
              </w:rPr>
              <w:t xml:space="preserve">Data Schema of Identity Records (voters.json)</w:t>
            </w:r>
            <w:r w:rsidDel="00000000" w:rsidR="00000000" w:rsidRPr="00000000">
              <w:rPr>
                <w:rtl w:val="0"/>
              </w:rPr>
            </w:r>
          </w:p>
        </w:tc>
      </w:tr>
      <w:tr>
        <w:trPr>
          <w:cantSplit w:val="0"/>
          <w:tblHeader w:val="0"/>
        </w:trPr>
        <w:tc>
          <w:tcPr/>
          <w:p w:rsidR="00000000" w:rsidDel="00000000" w:rsidP="00000000" w:rsidRDefault="00000000" w:rsidRPr="00000000" ns1:paraId="0000009D">
            <w:pPr>
              <w:jc w:val="left"/>
              <w:rPr/>
            </w:pPr>
            <w:r w:rsidDel="00000000" w:rsidR="00000000" w:rsidRPr="00000000">
              <w:rPr>
                <w:rFonts w:ascii="Times New Roman" w:cs="Times New Roman" w:eastAsia="Times New Roman" w:hAnsi="Times New Roman"/>
                <w:sz w:val="20"/>
                <w:szCs w:val="20"/>
                <w:rtl w:val="0"/>
              </w:rPr>
              <w:t xml:space="preserve">Table 3.2</w:t>
            </w:r>
            <w:r w:rsidDel="00000000" w:rsidR="00000000" w:rsidRPr="00000000">
              <w:rPr>
                <w:rtl w:val="0"/>
              </w:rPr>
            </w:r>
          </w:p>
        </w:tc>
        <w:tc>
          <w:tcPr/>
          <w:p w:rsidR="00000000" w:rsidDel="00000000" w:rsidP="00000000" w:rsidRDefault="00000000" w:rsidRPr="00000000" ns1:paraId="0000009E">
            <w:pPr>
              <w:jc w:val="left"/>
              <w:rPr/>
            </w:pPr>
            <w:r w:rsidDel="00000000" w:rsidR="00000000" w:rsidRPr="00000000">
              <w:rPr>
                <w:rFonts w:ascii="Times New Roman" w:cs="Times New Roman" w:eastAsia="Times New Roman" w:hAnsi="Times New Roman"/>
                <w:sz w:val="20"/>
                <w:szCs w:val="20"/>
                <w:rtl w:val="0"/>
              </w:rPr>
              <w:t xml:space="preserve">Security Controls and Threat Mitigations</w:t>
            </w:r>
            <w:r w:rsidDel="00000000" w:rsidR="00000000" w:rsidRPr="00000000">
              <w:rPr>
                <w:rtl w:val="0"/>
              </w:rPr>
            </w:r>
          </w:p>
        </w:tc>
      </w:tr>
      <w:tr>
        <w:trPr>
          <w:cantSplit w:val="0"/>
          <w:tblHeader w:val="0"/>
        </w:trPr>
        <w:tc>
          <w:tcPr/>
          <w:p w:rsidR="00000000" w:rsidDel="00000000" w:rsidP="00000000" w:rsidRDefault="00000000" w:rsidRPr="00000000" ns1:paraId="0000009F">
            <w:pPr>
              <w:jc w:val="left"/>
              <w:rPr/>
            </w:pPr>
            <w:r w:rsidDel="00000000" w:rsidR="00000000" w:rsidRPr="00000000">
              <w:rPr>
                <w:rFonts w:ascii="Times New Roman" w:cs="Times New Roman" w:eastAsia="Times New Roman" w:hAnsi="Times New Roman"/>
                <w:sz w:val="20"/>
                <w:szCs w:val="20"/>
                <w:rtl w:val="0"/>
              </w:rPr>
              <w:t xml:space="preserve">Table 3.3</w:t>
            </w:r>
            <w:r w:rsidDel="00000000" w:rsidR="00000000" w:rsidRPr="00000000">
              <w:rPr>
                <w:rtl w:val="0"/>
              </w:rPr>
            </w:r>
          </w:p>
        </w:tc>
        <w:tc>
          <w:tcPr/>
          <w:p w:rsidR="00000000" w:rsidDel="00000000" w:rsidP="00000000" w:rsidRDefault="00000000" w:rsidRPr="00000000" ns1:paraId="000000A0">
            <w:pPr>
              <w:jc w:val="left"/>
              <w:rPr/>
            </w:pPr>
            <w:r w:rsidDel="00000000" w:rsidR="00000000" w:rsidRPr="00000000">
              <w:rPr>
                <w:rFonts w:ascii="Times New Roman" w:cs="Times New Roman" w:eastAsia="Times New Roman" w:hAnsi="Times New Roman"/>
                <w:sz w:val="20"/>
                <w:szCs w:val="20"/>
                <w:rtl w:val="0"/>
              </w:rPr>
              <w:t xml:space="preserve">Layer Responsibilities and Technical Stacks</w:t>
            </w:r>
            <w:r w:rsidDel="00000000" w:rsidR="00000000" w:rsidRPr="00000000">
              <w:rPr>
                <w:rtl w:val="0"/>
              </w:rPr>
            </w:r>
          </w:p>
        </w:tc>
      </w:tr>
      <w:tr>
        <w:trPr>
          <w:cantSplit w:val="0"/>
          <w:tblHeader w:val="0"/>
        </w:trPr>
        <w:tc>
          <w:tcPr/>
          <w:p w:rsidR="00000000" w:rsidDel="00000000" w:rsidP="00000000" w:rsidRDefault="00000000" w:rsidRPr="00000000" ns1:paraId="000000A1">
            <w:pPr>
              <w:jc w:val="left"/>
              <w:rPr/>
            </w:pPr>
            <w:r w:rsidDel="00000000" w:rsidR="00000000" w:rsidRPr="00000000">
              <w:rPr>
                <w:rFonts w:ascii="Times New Roman" w:cs="Times New Roman" w:eastAsia="Times New Roman" w:hAnsi="Times New Roman"/>
                <w:sz w:val="20"/>
                <w:szCs w:val="20"/>
                <w:rtl w:val="0"/>
              </w:rPr>
              <w:t xml:space="preserve">Table 3.4</w:t>
            </w:r>
            <w:r w:rsidDel="00000000" w:rsidR="00000000" w:rsidRPr="00000000">
              <w:rPr>
                <w:rtl w:val="0"/>
              </w:rPr>
            </w:r>
          </w:p>
        </w:tc>
        <w:tc>
          <w:tcPr/>
          <w:p w:rsidR="00000000" w:rsidDel="00000000" w:rsidP="00000000" w:rsidRDefault="00000000" w:rsidRPr="00000000" ns1:paraId="000000A2">
            <w:pPr>
              <w:jc w:val="left"/>
              <w:rPr/>
            </w:pPr>
            <w:r w:rsidDel="00000000" w:rsidR="00000000" w:rsidRPr="00000000">
              <w:rPr>
                <w:rFonts w:ascii="Times New Roman" w:cs="Times New Roman" w:eastAsia="Times New Roman" w:hAnsi="Times New Roman"/>
                <w:sz w:val="20"/>
                <w:szCs w:val="20"/>
                <w:rtl w:val="0"/>
              </w:rPr>
              <w:t xml:space="preserve">Tally Server API Details</w:t>
            </w:r>
            <w:r w:rsidDel="00000000" w:rsidR="00000000" w:rsidRPr="00000000">
              <w:rPr>
                <w:rtl w:val="0"/>
              </w:rPr>
            </w:r>
          </w:p>
        </w:tc>
      </w:tr>
      <w:tr>
        <w:trPr>
          <w:cantSplit w:val="0"/>
          <w:tblHeader w:val="0"/>
        </w:trPr>
        <w:tc>
          <w:tcPr/>
          <w:p w:rsidR="00000000" w:rsidDel="00000000" w:rsidP="00000000" w:rsidRDefault="00000000" w:rsidRPr="00000000" ns1:paraId="000000A3">
            <w:pPr>
              <w:jc w:val="left"/>
              <w:rPr/>
            </w:pPr>
            <w:r w:rsidDel="00000000" w:rsidR="00000000" w:rsidRPr="00000000">
              <w:rPr>
                <w:rFonts w:ascii="Times New Roman" w:cs="Times New Roman" w:eastAsia="Times New Roman" w:hAnsi="Times New Roman"/>
                <w:sz w:val="20"/>
                <w:szCs w:val="20"/>
                <w:rtl w:val="0"/>
              </w:rPr>
              <w:t xml:space="preserve">Table 3.5</w:t>
            </w:r>
            <w:r w:rsidDel="00000000" w:rsidR="00000000" w:rsidRPr="00000000">
              <w:rPr>
                <w:rtl w:val="0"/>
              </w:rPr>
            </w:r>
          </w:p>
        </w:tc>
        <w:tc>
          <w:tcPr/>
          <w:p w:rsidR="00000000" w:rsidDel="00000000" w:rsidP="00000000" w:rsidRDefault="00000000" w:rsidRPr="00000000" ns1:paraId="000000A4">
            <w:pPr>
              <w:jc w:val="left"/>
              <w:rPr/>
            </w:pPr>
            <w:r w:rsidDel="00000000" w:rsidR="00000000" w:rsidRPr="00000000">
              <w:rPr>
                <w:rFonts w:ascii="Times New Roman" w:cs="Times New Roman" w:eastAsia="Times New Roman" w:hAnsi="Times New Roman"/>
                <w:sz w:val="20"/>
                <w:szCs w:val="20"/>
                <w:rtl w:val="0"/>
              </w:rPr>
              <w:t xml:space="preserve">REST API HTTP Status Codes and Mapping</w:t>
            </w:r>
            <w:r w:rsidDel="00000000" w:rsidR="00000000" w:rsidRPr="00000000">
              <w:rPr>
                <w:rtl w:val="0"/>
              </w:rPr>
            </w:r>
          </w:p>
        </w:tc>
      </w:tr>
      <w:tr>
        <w:trPr>
          <w:cantSplit w:val="0"/>
          <w:tblHeader w:val="0"/>
        </w:trPr>
        <w:tc>
          <w:tcPr/>
          <w:p w:rsidR="00000000" w:rsidDel="00000000" w:rsidP="00000000" w:rsidRDefault="00000000" w:rsidRPr="00000000" ns1:paraId="000000A5">
            <w:pPr>
              <w:jc w:val="left"/>
              <w:rPr/>
            </w:pPr>
            <w:r w:rsidDel="00000000" w:rsidR="00000000" w:rsidRPr="00000000">
              <w:rPr>
                <w:rFonts w:ascii="Times New Roman" w:cs="Times New Roman" w:eastAsia="Times New Roman" w:hAnsi="Times New Roman"/>
                <w:sz w:val="20"/>
                <w:szCs w:val="20"/>
                <w:rtl w:val="0"/>
              </w:rPr>
              <w:t xml:space="preserve">Table 3.6</w:t>
            </w:r>
            <w:r w:rsidDel="00000000" w:rsidR="00000000" w:rsidRPr="00000000">
              <w:rPr>
                <w:rtl w:val="0"/>
              </w:rPr>
            </w:r>
          </w:p>
        </w:tc>
        <w:tc>
          <w:tcPr/>
          <w:p w:rsidR="00000000" w:rsidDel="00000000" w:rsidP="00000000" w:rsidRDefault="00000000" w:rsidRPr="00000000" ns1:paraId="000000A6">
            <w:pPr>
              <w:jc w:val="left"/>
              <w:rPr/>
            </w:pPr>
            <w:r w:rsidDel="00000000" w:rsidR="00000000" w:rsidRPr="00000000">
              <w:rPr>
                <w:rFonts w:ascii="Times New Roman" w:cs="Times New Roman" w:eastAsia="Times New Roman" w:hAnsi="Times New Roman"/>
                <w:sz w:val="20"/>
                <w:szCs w:val="20"/>
                <w:rtl w:val="0"/>
              </w:rPr>
              <w:t xml:space="preserve">Error Categories and Resolution Policies</w:t>
            </w:r>
            <w:r w:rsidDel="00000000" w:rsidR="00000000" w:rsidRPr="00000000">
              <w:rPr>
                <w:rtl w:val="0"/>
              </w:rPr>
            </w:r>
          </w:p>
        </w:tc>
      </w:tr>
      <w:tr>
        <w:trPr>
          <w:cantSplit w:val="0"/>
          <w:tblHeader w:val="0"/>
        </w:trPr>
        <w:tc>
          <w:tcPr/>
          <w:p w:rsidR="00000000" w:rsidDel="00000000" w:rsidP="00000000" w:rsidRDefault="00000000" w:rsidRPr="00000000" ns1:paraId="000000A7">
            <w:pPr>
              <w:jc w:val="left"/>
              <w:rPr/>
            </w:pPr>
            <w:r w:rsidDel="00000000" w:rsidR="00000000" w:rsidRPr="00000000">
              <w:rPr>
                <w:rFonts w:ascii="Times New Roman" w:cs="Times New Roman" w:eastAsia="Times New Roman" w:hAnsi="Times New Roman"/>
                <w:sz w:val="20"/>
                <w:szCs w:val="20"/>
                <w:rtl w:val="0"/>
              </w:rPr>
              <w:t xml:space="preserve">Table 4.1</w:t>
            </w:r>
            <w:r w:rsidDel="00000000" w:rsidR="00000000" w:rsidRPr="00000000">
              <w:rPr>
                <w:rtl w:val="0"/>
              </w:rPr>
            </w:r>
          </w:p>
        </w:tc>
        <w:tc>
          <w:tcPr/>
          <w:p w:rsidR="00000000" w:rsidDel="00000000" w:rsidP="00000000" w:rsidRDefault="00000000" w:rsidRPr="00000000" ns1:paraId="000000A8">
            <w:pPr>
              <w:jc w:val="left"/>
              <w:rPr/>
            </w:pPr>
            <w:r w:rsidDel="00000000" w:rsidR="00000000" w:rsidRPr="00000000">
              <w:rPr>
                <w:rFonts w:ascii="Times New Roman" w:cs="Times New Roman" w:eastAsia="Times New Roman" w:hAnsi="Times New Roman"/>
                <w:sz w:val="20"/>
                <w:szCs w:val="20"/>
                <w:rtl w:val="0"/>
              </w:rPr>
              <w:t xml:space="preserve">OpenFHE Cryptographic Parameter Mapping</w:t>
            </w:r>
            <w:r w:rsidDel="00000000" w:rsidR="00000000" w:rsidRPr="00000000">
              <w:rPr>
                <w:rtl w:val="0"/>
              </w:rPr>
            </w:r>
          </w:p>
        </w:tc>
      </w:tr>
      <w:tr>
        <w:trPr>
          <w:cantSplit w:val="0"/>
          <w:tblHeader w:val="0"/>
        </w:trPr>
        <w:tc>
          <w:tcPr/>
          <w:p w:rsidR="00000000" w:rsidDel="00000000" w:rsidP="00000000" w:rsidRDefault="00000000" w:rsidRPr="00000000" ns1:paraId="000000A9">
            <w:pPr>
              <w:jc w:val="left"/>
              <w:rPr/>
            </w:pPr>
            <w:r w:rsidDel="00000000" w:rsidR="00000000" w:rsidRPr="00000000">
              <w:rPr>
                <w:rFonts w:ascii="Times New Roman" w:cs="Times New Roman" w:eastAsia="Times New Roman" w:hAnsi="Times New Roman"/>
                <w:sz w:val="20"/>
                <w:szCs w:val="20"/>
                <w:rtl w:val="0"/>
              </w:rPr>
              <w:t xml:space="preserve">Table 4.2</w:t>
            </w:r>
            <w:r w:rsidDel="00000000" w:rsidR="00000000" w:rsidRPr="00000000">
              <w:rPr>
                <w:rtl w:val="0"/>
              </w:rPr>
            </w:r>
          </w:p>
        </w:tc>
        <w:tc>
          <w:tcPr/>
          <w:p w:rsidR="00000000" w:rsidDel="00000000" w:rsidP="00000000" w:rsidRDefault="00000000" w:rsidRPr="00000000" ns1:paraId="000000AA">
            <w:pPr>
              <w:jc w:val="left"/>
              <w:rPr/>
            </w:pPr>
            <w:r w:rsidDel="00000000" w:rsidR="00000000" w:rsidRPr="00000000">
              <w:rPr>
                <w:rFonts w:ascii="Times New Roman" w:cs="Times New Roman" w:eastAsia="Times New Roman" w:hAnsi="Times New Roman"/>
                <w:sz w:val="20"/>
                <w:szCs w:val="20"/>
                <w:rtl w:val="0"/>
              </w:rPr>
              <w:t xml:space="preserve">REST Endpoints Input Validation Rules</w:t>
            </w:r>
            <w:r w:rsidDel="00000000" w:rsidR="00000000" w:rsidRPr="00000000">
              <w:rPr>
                <w:rtl w:val="0"/>
              </w:rPr>
            </w:r>
          </w:p>
        </w:tc>
      </w:tr>
      <w:tr>
        <w:trPr>
          <w:cantSplit w:val="0"/>
          <w:tblHeader w:val="0"/>
        </w:trPr>
        <w:tc>
          <w:tcPr/>
          <w:p w:rsidR="00000000" w:rsidDel="00000000" w:rsidP="00000000" w:rsidRDefault="00000000" w:rsidRPr="00000000" ns1:paraId="000000AB">
            <w:pPr>
              <w:jc w:val="left"/>
              <w:rPr/>
            </w:pPr>
            <w:r w:rsidDel="00000000" w:rsidR="00000000" w:rsidRPr="00000000">
              <w:rPr>
                <w:rFonts w:ascii="Times New Roman" w:cs="Times New Roman" w:eastAsia="Times New Roman" w:hAnsi="Times New Roman"/>
                <w:sz w:val="20"/>
                <w:szCs w:val="20"/>
                <w:rtl w:val="0"/>
              </w:rPr>
              <w:t xml:space="preserve">Table 4.3</w:t>
            </w:r>
            <w:r w:rsidDel="00000000" w:rsidR="00000000" w:rsidRPr="00000000">
              <w:rPr>
                <w:rtl w:val="0"/>
              </w:rPr>
            </w:r>
          </w:p>
        </w:tc>
        <w:tc>
          <w:tcPr/>
          <w:p w:rsidR="00000000" w:rsidDel="00000000" w:rsidP="00000000" w:rsidRDefault="00000000" w:rsidRPr="00000000" ns1:paraId="000000AC">
            <w:pPr>
              <w:jc w:val="left"/>
              <w:rPr/>
            </w:pPr>
            <w:r w:rsidDel="00000000" w:rsidR="00000000" w:rsidRPr="00000000">
              <w:rPr>
                <w:rFonts w:ascii="Times New Roman" w:cs="Times New Roman" w:eastAsia="Times New Roman" w:hAnsi="Times New Roman"/>
                <w:sz w:val="20"/>
                <w:szCs w:val="20"/>
                <w:rtl w:val="0"/>
              </w:rPr>
              <w:t xml:space="preserve">Local Storage Assets on Client Nodes</w:t>
            </w:r>
            <w:r w:rsidDel="00000000" w:rsidR="00000000" w:rsidRPr="00000000">
              <w:rPr>
                <w:rtl w:val="0"/>
              </w:rPr>
            </w:r>
          </w:p>
        </w:tc>
      </w:tr>
      <w:tr>
        <w:trPr>
          <w:cantSplit w:val="0"/>
          <w:tblHeader w:val="0"/>
        </w:trPr>
        <w:tc>
          <w:tcPr/>
          <w:p w:rsidR="00000000" w:rsidDel="00000000" w:rsidP="00000000" w:rsidRDefault="00000000" w:rsidRPr="00000000" ns1:paraId="000000AD">
            <w:pPr>
              <w:jc w:val="left"/>
              <w:rPr/>
            </w:pPr>
            <w:r w:rsidDel="00000000" w:rsidR="00000000" w:rsidRPr="00000000">
              <w:rPr>
                <w:rFonts w:ascii="Times New Roman" w:cs="Times New Roman" w:eastAsia="Times New Roman" w:hAnsi="Times New Roman"/>
                <w:sz w:val="20"/>
                <w:szCs w:val="20"/>
                <w:rtl w:val="0"/>
              </w:rPr>
              <w:t xml:space="preserve">Table 4.4</w:t>
            </w:r>
            <w:r w:rsidDel="00000000" w:rsidR="00000000" w:rsidRPr="00000000">
              <w:rPr>
                <w:rtl w:val="0"/>
              </w:rPr>
            </w:r>
          </w:p>
        </w:tc>
        <w:tc>
          <w:tcPr/>
          <w:p w:rsidR="00000000" w:rsidDel="00000000" w:rsidP="00000000" w:rsidRDefault="00000000" w:rsidRPr="00000000" ns1:paraId="000000AE">
            <w:pPr>
              <w:jc w:val="left"/>
              <w:rPr/>
            </w:pPr>
            <w:r w:rsidDel="00000000" w:rsidR="00000000" w:rsidRPr="00000000">
              <w:rPr>
                <w:rFonts w:ascii="Times New Roman" w:cs="Times New Roman" w:eastAsia="Times New Roman" w:hAnsi="Times New Roman"/>
                <w:sz w:val="20"/>
                <w:szCs w:val="20"/>
                <w:rtl w:val="0"/>
              </w:rPr>
              <w:t xml:space="preserve">Cross-Platform Compilation Toolchains</w:t>
            </w:r>
            <w:r w:rsidDel="00000000" w:rsidR="00000000" w:rsidRPr="00000000">
              <w:rPr>
                <w:rtl w:val="0"/>
              </w:rPr>
            </w:r>
          </w:p>
        </w:tc>
      </w:tr>
      <w:tr>
        <w:trPr>
          <w:cantSplit w:val="0"/>
          <w:tblHeader w:val="0"/>
        </w:trPr>
        <w:tc>
          <w:tcPr/>
          <w:p w:rsidR="00000000" w:rsidDel="00000000" w:rsidP="00000000" w:rsidRDefault="00000000" w:rsidRPr="00000000" ns1:paraId="000000AF">
            <w:pPr>
              <w:jc w:val="left"/>
              <w:rPr/>
            </w:pPr>
            <w:r w:rsidDel="00000000" w:rsidR="00000000" w:rsidRPr="00000000">
              <w:rPr>
                <w:rFonts w:ascii="Times New Roman" w:cs="Times New Roman" w:eastAsia="Times New Roman" w:hAnsi="Times New Roman"/>
                <w:sz w:val="20"/>
                <w:szCs w:val="20"/>
                <w:rtl w:val="0"/>
              </w:rPr>
              <w:t xml:space="preserve">Table 5.1</w:t>
            </w:r>
            <w:r w:rsidDel="00000000" w:rsidR="00000000" w:rsidRPr="00000000">
              <w:rPr>
                <w:rtl w:val="0"/>
              </w:rPr>
            </w:r>
          </w:p>
        </w:tc>
        <w:tc>
          <w:tcPr/>
          <w:p w:rsidR="00000000" w:rsidDel="00000000" w:rsidP="00000000" w:rsidRDefault="00000000" w:rsidRPr="00000000" ns1:paraId="000000B0">
            <w:pPr>
              <w:jc w:val="left"/>
              <w:rPr/>
            </w:pPr>
            <w:r w:rsidDel="00000000" w:rsidR="00000000" w:rsidRPr="00000000">
              <w:rPr>
                <w:rFonts w:ascii="Times New Roman" w:cs="Times New Roman" w:eastAsia="Times New Roman" w:hAnsi="Times New Roman"/>
                <w:sz w:val="20"/>
                <w:szCs w:val="20"/>
                <w:rtl w:val="0"/>
              </w:rPr>
              <w:t xml:space="preserve">System Functional Test Results Log</w:t>
            </w:r>
            <w:r w:rsidDel="00000000" w:rsidR="00000000" w:rsidRPr="00000000">
              <w:rPr>
                <w:rtl w:val="0"/>
              </w:rPr>
            </w:r>
          </w:p>
        </w:tc>
      </w:tr>
      <w:tr>
        <w:trPr>
          <w:cantSplit w:val="0"/>
          <w:tblHeader w:val="0"/>
        </w:trPr>
        <w:tc>
          <w:tcPr/>
          <w:p w:rsidR="00000000" w:rsidDel="00000000" w:rsidP="00000000" w:rsidRDefault="00000000" w:rsidRPr="00000000" ns1:paraId="000000B1">
            <w:pPr>
              <w:jc w:val="left"/>
              <w:rPr/>
            </w:pPr>
            <w:r w:rsidDel="00000000" w:rsidR="00000000" w:rsidRPr="00000000">
              <w:rPr>
                <w:rFonts w:ascii="Times New Roman" w:cs="Times New Roman" w:eastAsia="Times New Roman" w:hAnsi="Times New Roman"/>
                <w:sz w:val="20"/>
                <w:szCs w:val="20"/>
                <w:rtl w:val="0"/>
              </w:rPr>
              <w:t xml:space="preserve">Table 5.2</w:t>
            </w:r>
            <w:r w:rsidDel="00000000" w:rsidR="00000000" w:rsidRPr="00000000">
              <w:rPr>
                <w:rtl w:val="0"/>
              </w:rPr>
            </w:r>
          </w:p>
        </w:tc>
        <w:tc>
          <w:tcPr/>
          <w:p w:rsidR="00000000" w:rsidDel="00000000" w:rsidP="00000000" w:rsidRDefault="00000000" w:rsidRPr="00000000" ns1:paraId="000000B2">
            <w:pPr>
              <w:jc w:val="left"/>
              <w:rPr/>
            </w:pPr>
            <w:r w:rsidDel="00000000" w:rsidR="00000000" w:rsidRPr="00000000">
              <w:rPr>
                <w:rFonts w:ascii="Times New Roman" w:cs="Times New Roman" w:eastAsia="Times New Roman" w:hAnsi="Times New Roman"/>
                <w:sz w:val="20"/>
                <w:szCs w:val="20"/>
                <w:rtl w:val="0"/>
              </w:rPr>
              <w:t xml:space="preserve">Security Penetration Test Cases and Verdicts</w:t>
            </w:r>
            <w:r w:rsidDel="00000000" w:rsidR="00000000" w:rsidRPr="00000000">
              <w:rPr>
                <w:rtl w:val="0"/>
              </w:rPr>
            </w:r>
          </w:p>
        </w:tc>
      </w:tr>
      <w:tr>
        <w:trPr>
          <w:cantSplit w:val="0"/>
          <w:tblHeader w:val="0"/>
        </w:trPr>
        <w:tc>
          <w:tcPr/>
          <w:p w:rsidR="00000000" w:rsidDel="00000000" w:rsidP="00000000" w:rsidRDefault="00000000" w:rsidRPr="00000000" ns1:paraId="000000B3">
            <w:pPr>
              <w:jc w:val="left"/>
              <w:rPr/>
            </w:pPr>
            <w:r w:rsidDel="00000000" w:rsidR="00000000" w:rsidRPr="00000000">
              <w:rPr>
                <w:rFonts w:ascii="Times New Roman" w:cs="Times New Roman" w:eastAsia="Times New Roman" w:hAnsi="Times New Roman"/>
                <w:sz w:val="20"/>
                <w:szCs w:val="20"/>
                <w:rtl w:val="0"/>
              </w:rPr>
              <w:t xml:space="preserve">Table 5.3</w:t>
            </w:r>
            <w:r w:rsidDel="00000000" w:rsidR="00000000" w:rsidRPr="00000000">
              <w:rPr>
                <w:rtl w:val="0"/>
              </w:rPr>
            </w:r>
          </w:p>
        </w:tc>
        <w:tc>
          <w:tcPr/>
          <w:p w:rsidR="00000000" w:rsidDel="00000000" w:rsidP="00000000" w:rsidRDefault="00000000" w:rsidRPr="00000000" ns1:paraId="000000B4">
            <w:pPr>
              <w:jc w:val="left"/>
              <w:rPr/>
            </w:pPr>
            <w:r w:rsidDel="00000000" w:rsidR="00000000" w:rsidRPr="00000000">
              <w:rPr>
                <w:rFonts w:ascii="Times New Roman" w:cs="Times New Roman" w:eastAsia="Times New Roman" w:hAnsi="Times New Roman"/>
                <w:sz w:val="20"/>
                <w:szCs w:val="20"/>
                <w:rtl w:val="0"/>
              </w:rPr>
              <w:t xml:space="preserve">Measured Sizes of Cryptographic Files Stored on Disk</w:t>
            </w:r>
            <w:r w:rsidDel="00000000" w:rsidR="00000000" w:rsidRPr="00000000">
              <w:rPr>
                <w:rtl w:val="0"/>
              </w:rPr>
            </w:r>
          </w:p>
        </w:tc>
      </w:tr>
      <w:tr>
        <w:trPr>
          <w:cantSplit w:val="0"/>
          <w:tblHeader w:val="0"/>
        </w:trPr>
        <w:tc>
          <w:tcPr/>
          <w:p w:rsidR="00000000" w:rsidDel="00000000" w:rsidP="00000000" w:rsidRDefault="00000000" w:rsidRPr="00000000" ns1:paraId="000000B5">
            <w:pPr>
              <w:jc w:val="left"/>
              <w:rPr/>
            </w:pPr>
            <w:r w:rsidDel="00000000" w:rsidR="00000000" w:rsidRPr="00000000">
              <w:rPr>
                <w:rFonts w:ascii="Times New Roman" w:cs="Times New Roman" w:eastAsia="Times New Roman" w:hAnsi="Times New Roman"/>
                <w:sz w:val="20"/>
                <w:szCs w:val="20"/>
                <w:rtl w:val="0"/>
              </w:rPr>
              <w:t xml:space="preserve">Table 5.4</w:t>
            </w:r>
            <w:r w:rsidDel="00000000" w:rsidR="00000000" w:rsidRPr="00000000">
              <w:rPr>
                <w:rtl w:val="0"/>
              </w:rPr>
            </w:r>
          </w:p>
        </w:tc>
        <w:tc>
          <w:tcPr/>
          <w:p w:rsidR="00000000" w:rsidDel="00000000" w:rsidP="00000000" w:rsidRDefault="00000000" w:rsidRPr="00000000" ns1:paraId="000000B6">
            <w:pPr>
              <w:jc w:val="left"/>
              <w:rPr/>
            </w:pPr>
            <w:r w:rsidDel="00000000" w:rsidR="00000000" w:rsidRPr="00000000">
              <w:rPr>
                <w:rFonts w:ascii="Times New Roman" w:cs="Times New Roman" w:eastAsia="Times New Roman" w:hAnsi="Times New Roman"/>
                <w:sz w:val="20"/>
                <w:szCs w:val="20"/>
                <w:rtl w:val="0"/>
              </w:rPr>
              <w:t xml:space="preserve">Measured Execution Time of Tasks in the Voting Process</w:t>
            </w:r>
            <w:r w:rsidDel="00000000" w:rsidR="00000000" w:rsidRPr="00000000">
              <w:rPr>
                <w:rtl w:val="0"/>
              </w:rPr>
            </w:r>
          </w:p>
        </w:tc>
      </w:tr>
      <w:tr>
        <w:trPr>
          <w:cantSplit w:val="0"/>
          <w:tblHeader w:val="0"/>
        </w:trPr>
        <w:tc>
          <w:tcPr/>
          <w:p w:rsidR="00000000" w:rsidDel="00000000" w:rsidP="00000000" w:rsidRDefault="00000000" w:rsidRPr="00000000" ns1:paraId="000000B7">
            <w:pPr>
              <w:jc w:val="left"/>
              <w:rPr/>
            </w:pPr>
            <w:r w:rsidDel="00000000" w:rsidR="00000000" w:rsidRPr="00000000">
              <w:rPr>
                <w:rFonts w:ascii="Times New Roman" w:cs="Times New Roman" w:eastAsia="Times New Roman" w:hAnsi="Times New Roman"/>
                <w:sz w:val="20"/>
                <w:szCs w:val="20"/>
                <w:rtl w:val="0"/>
              </w:rPr>
              <w:t xml:space="preserve">Table 5.5</w:t>
            </w:r>
            <w:r w:rsidDel="00000000" w:rsidR="00000000" w:rsidRPr="00000000">
              <w:rPr>
                <w:rtl w:val="0"/>
              </w:rPr>
            </w:r>
          </w:p>
        </w:tc>
        <w:tc>
          <w:tcPr/>
          <w:p w:rsidR="00000000" w:rsidDel="00000000" w:rsidP="00000000" w:rsidRDefault="00000000" w:rsidRPr="00000000" ns1:paraId="000000B8">
            <w:pPr>
              <w:jc w:val="left"/>
              <w:rPr/>
            </w:pPr>
            <w:r w:rsidDel="00000000" w:rsidR="00000000" w:rsidRPr="00000000">
              <w:rPr>
                <w:rFonts w:ascii="Times New Roman" w:cs="Times New Roman" w:eastAsia="Times New Roman" w:hAnsi="Times New Roman"/>
                <w:sz w:val="20"/>
                <w:szCs w:val="20"/>
                <w:rtl w:val="0"/>
              </w:rPr>
              <w:t xml:space="preserve">Stress Testing Latency and Throughput under Load</w:t>
            </w:r>
            <w:r w:rsidDel="00000000" w:rsidR="00000000" w:rsidRPr="00000000">
              <w:rPr>
                <w:rtl w:val="0"/>
              </w:rPr>
            </w:r>
          </w:p>
        </w:tc>
      </w:tr>
      <w:tr>
        <w:trPr>
          <w:cantSplit w:val="0"/>
          <w:tblHeader w:val="0"/>
        </w:trPr>
        <w:tc>
          <w:tcPr/>
          <w:p w:rsidR="00000000" w:rsidDel="00000000" w:rsidP="00000000" w:rsidRDefault="00000000" w:rsidRPr="00000000" ns1:paraId="000000B9">
            <w:pPr>
              <w:jc w:val="left"/>
              <w:rPr/>
            </w:pPr>
            <w:r w:rsidDel="00000000" w:rsidR="00000000" w:rsidRPr="00000000">
              <w:rPr>
                <w:rFonts w:ascii="Times New Roman" w:cs="Times New Roman" w:eastAsia="Times New Roman" w:hAnsi="Times New Roman"/>
                <w:sz w:val="20"/>
                <w:szCs w:val="20"/>
                <w:rtl w:val="0"/>
              </w:rPr>
              <w:t xml:space="preserve">Table 5.6</w:t>
            </w:r>
            <w:r w:rsidDel="00000000" w:rsidR="00000000" w:rsidRPr="00000000">
              <w:rPr>
                <w:rtl w:val="0"/>
              </w:rPr>
            </w:r>
          </w:p>
        </w:tc>
        <w:tc>
          <w:tcPr/>
          <w:p w:rsidR="00000000" w:rsidDel="00000000" w:rsidP="00000000" w:rsidRDefault="00000000" w:rsidRPr="00000000" ns1:paraId="000000BA">
            <w:pPr>
              <w:jc w:val="left"/>
              <w:rPr/>
            </w:pPr>
            <w:r w:rsidDel="00000000" w:rsidR="00000000" w:rsidRPr="00000000">
              <w:rPr>
                <w:rFonts w:ascii="Times New Roman" w:cs="Times New Roman" w:eastAsia="Times New Roman" w:hAnsi="Times New Roman"/>
                <w:sz w:val="20"/>
                <w:szCs w:val="20"/>
                <w:rtl w:val="0"/>
              </w:rPr>
              <w:t xml:space="preserve">Memory Profiling of Cryptographic Binaries</w:t>
            </w:r>
            <w:r w:rsidDel="00000000" w:rsidR="00000000" w:rsidRPr="00000000">
              <w:rPr>
                <w:rtl w:val="0"/>
              </w:rPr>
            </w:r>
          </w:p>
        </w:tc>
      </w:tr>
      <w:tr>
        <w:trPr>
          <w:cantSplit w:val="0"/>
          <w:tblHeader w:val="0"/>
        </w:trPr>
        <w:tc>
          <w:tcPr/>
          <w:p w:rsidR="00000000" w:rsidDel="00000000" w:rsidP="00000000" w:rsidRDefault="00000000" w:rsidRPr="00000000" ns1:paraId="000000BB">
            <w:pPr>
              <w:jc w:val="left"/>
              <w:rPr/>
            </w:pPr>
            <w:r w:rsidDel="00000000" w:rsidR="00000000" w:rsidRPr="00000000">
              <w:rPr>
                <w:rFonts w:ascii="Times New Roman" w:cs="Times New Roman" w:eastAsia="Times New Roman" w:hAnsi="Times New Roman"/>
                <w:sz w:val="20"/>
                <w:szCs w:val="20"/>
                <w:rtl w:val="0"/>
              </w:rPr>
              <w:t xml:space="preserve">Table 5.7</w:t>
            </w:r>
            <w:r w:rsidDel="00000000" w:rsidR="00000000" w:rsidRPr="00000000">
              <w:rPr>
                <w:rtl w:val="0"/>
              </w:rPr>
            </w:r>
          </w:p>
        </w:tc>
        <w:tc>
          <w:tcPr/>
          <w:p w:rsidR="00000000" w:rsidDel="00000000" w:rsidP="00000000" w:rsidRDefault="00000000" w:rsidRPr="00000000" ns1:paraId="000000BC">
            <w:pPr>
              <w:jc w:val="left"/>
              <w:rPr/>
            </w:pPr>
            <w:r w:rsidDel="00000000" w:rsidR="00000000" w:rsidRPr="00000000">
              <w:rPr>
                <w:rFonts w:ascii="Times New Roman" w:cs="Times New Roman" w:eastAsia="Times New Roman" w:hAnsi="Times New Roman"/>
                <w:sz w:val="20"/>
                <w:szCs w:val="20"/>
                <w:rtl w:val="0"/>
              </w:rPr>
              <w:t xml:space="preserve">Detailed Comparison of Performance and Security Properties</w:t>
            </w:r>
            <w:r w:rsidDel="00000000" w:rsidR="00000000" w:rsidRPr="00000000">
              <w:rPr>
                <w:rtl w:val="0"/>
              </w:rPr>
            </w:r>
          </w:p>
        </w:tc>
      </w:tr>
      <w:tr>
        <w:trPr>
          <w:cantSplit w:val="0"/>
          <w:tblHeader w:val="0"/>
        </w:trPr>
        <w:tc>
          <w:tcPr/>
          <w:p w:rsidR="00000000" w:rsidDel="00000000" w:rsidP="00000000" w:rsidRDefault="00000000" w:rsidRPr="00000000" ns1:paraId="000000BD">
            <w:pPr>
              <w:jc w:val="left"/>
              <w:rPr/>
            </w:pPr>
            <w:r w:rsidDel="00000000" w:rsidR="00000000" w:rsidRPr="00000000">
              <w:rPr>
                <w:rFonts w:ascii="Times New Roman" w:cs="Times New Roman" w:eastAsia="Times New Roman" w:hAnsi="Times New Roman"/>
                <w:sz w:val="20"/>
                <w:szCs w:val="20"/>
                <w:rtl w:val="0"/>
              </w:rPr>
              <w:t xml:space="preserve">Table 5.8</w:t>
            </w:r>
            <w:r w:rsidDel="00000000" w:rsidR="00000000" w:rsidRPr="00000000">
              <w:rPr>
                <w:rtl w:val="0"/>
              </w:rPr>
            </w:r>
          </w:p>
        </w:tc>
        <w:tc>
          <w:tcPr/>
          <w:p w:rsidR="00000000" w:rsidDel="00000000" w:rsidP="00000000" w:rsidRDefault="00000000" w:rsidRPr="00000000" ns1:paraId="000000BE">
            <w:pPr>
              <w:jc w:val="left"/>
              <w:rPr/>
            </w:pPr>
            <w:r w:rsidDel="00000000" w:rsidR="00000000" w:rsidRPr="00000000">
              <w:rPr>
                <w:rFonts w:ascii="Times New Roman" w:cs="Times New Roman" w:eastAsia="Times New Roman" w:hAnsi="Times New Roman"/>
                <w:sz w:val="20"/>
                <w:szCs w:val="20"/>
                <w:rtl w:val="0"/>
              </w:rPr>
              <w:t xml:space="preserve">Decryption and Trust Resilience Tradeoffs</w:t>
            </w:r>
            <w:r w:rsidDel="00000000" w:rsidR="00000000" w:rsidRPr="00000000">
              <w:rPr>
                <w:rtl w:val="0"/>
              </w:rPr>
            </w:r>
          </w:p>
        </w:tc>
      </w:tr>
    </w:tbl>
    <w:p w:rsidR="00000000" w:rsidDel="00000000" w:rsidP="00000000" w:rsidRDefault="00000000" w:rsidRPr="00000000" ns1:paraId="000000BF">
      <w:pPr>
        <w:rPr/>
      </w:pPr>
      <w:r w:rsidDel="00000000" w:rsidR="00000000" w:rsidRPr="00000000">
        <w:br w:type="page"/>
      </w:r>
      <w:r w:rsidDel="00000000" w:rsidR="00000000" w:rsidRPr="00000000">
        <w:rPr>
          <w:rtl w:val="0"/>
        </w:rPr>
      </w:r>
    </w:p>
    <w:p w:rsidR="00000000" w:rsidDel="00000000" w:rsidP="00000000" w:rsidRDefault="00000000" w:rsidRPr="00000000" ns1:paraId="000000C0">
      <w:pPr>
        <w:pStyle w:val="Heading6"/>
        <w:numPr>
          <w:ilvl w:val="5"/>
          <w:numId w:val="32"/>
        </w:numPr>
        <w:rPr/>
      </w:pPr>
      <w:r w:rsidDel="00000000" w:rsidR="00000000" w:rsidRPr="00000000">
        <w:rPr>
          <w:rtl w:val="0"/>
        </w:rPr>
        <w:t xml:space="preserve">List of Abbreviations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60.0" w:type="dxa"/>
              <w:left w:w="100.0" w:type="dxa"/>
              <w:bottom w:w="60.0" w:type="dxa"/>
              <w:right w:w="100.0" w:type="dxa"/>
            </w:tcMar>
          </w:tcPr>
          <w:p w:rsidR="00000000" w:rsidDel="00000000" w:rsidP="00000000" w:rsidRDefault="00000000" w:rsidRPr="00000000" ns1:paraId="000000C1">
            <w:pPr>
              <w:rPr/>
            </w:pPr>
            <w:r w:rsidDel="00000000" w:rsidR="00000000" w:rsidRPr="00000000">
              <w:rPr>
                <w:b w:val="1"/>
                <w:bCs w:val="1"/>
                <w:rtl w:val="0"/>
              </w:rPr>
              <w:t xml:space="preserve">Abbreviation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9e2f3" w:val="clear"/>
            <w:tcMar>
              <w:top w:w="60.0" w:type="dxa"/>
              <w:left w:w="100.0" w:type="dxa"/>
              <w:bottom w:w="60.0" w:type="dxa"/>
              <w:right w:w="100.0" w:type="dxa"/>
            </w:tcMar>
          </w:tcPr>
          <w:p w:rsidR="00000000" w:rsidDel="00000000" w:rsidP="00000000" w:rsidRDefault="00000000" w:rsidRPr="00000000" ns1:paraId="000000C2">
            <w:pPr>
              <w:rPr/>
            </w:pPr>
            <w:r w:rsidDel="00000000" w:rsidR="00000000" w:rsidRPr="00000000">
              <w:rPr>
                <w:b w:val="1"/>
                <w:bCs w:val="1"/>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3">
            <w:pPr>
              <w:rPr/>
            </w:pPr>
            <w:r w:rsidDel="00000000" w:rsidR="00000000" w:rsidRPr="00000000">
              <w:rPr>
                <w:b w:val="1"/>
                <w:bCs w:val="1"/>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4">
            <w:pPr>
              <w:rPr/>
            </w:pPr>
            <w:r w:rsidDel="00000000" w:rsidR="00000000" w:rsidRPr="00000000">
              <w:rPr>
                <w:rtl w:val="0"/>
              </w:rPr>
              <w:t xml:space="preserve">Application Programming Interface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5">
            <w:pPr>
              <w:rPr/>
            </w:pPr>
            <w:r w:rsidDel="00000000" w:rsidR="00000000" w:rsidRPr="00000000">
              <w:rPr>
                <w:b w:val="1"/>
                <w:bCs w:val="1"/>
                <w:rtl w:val="0"/>
              </w:rPr>
              <w:t xml:space="preserve">BFV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6">
            <w:pPr>
              <w:rPr/>
            </w:pPr>
            <w:r w:rsidDel="00000000" w:rsidR="00000000" w:rsidRPr="00000000">
              <w:rPr>
                <w:rtl w:val="0"/>
              </w:rPr>
              <w:t xml:space="preserve">Brakerski/Fan-Vercauteren (homomorphic encryption scheme)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7">
            <w:pPr>
              <w:rPr/>
            </w:pPr>
            <w:r w:rsidDel="00000000" w:rsidR="00000000" w:rsidRPr="00000000">
              <w:rPr>
                <w:b w:val="1"/>
                <w:bCs w:val="1"/>
                <w:rtl w:val="0"/>
              </w:rPr>
              <w:t xml:space="preserve">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8">
            <w:pPr>
              <w:rPr/>
            </w:pPr>
            <w:r w:rsidDel="00000000" w:rsidR="00000000" w:rsidRPr="00000000">
              <w:rPr>
                <w:rtl w:val="0"/>
              </w:rPr>
              <w:t xml:space="preserve">Certificate Authority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9">
            <w:pPr>
              <w:rPr/>
            </w:pPr>
            <w:r w:rsidDel="00000000" w:rsidR="00000000" w:rsidRPr="00000000">
              <w:rPr>
                <w:b w:val="1"/>
                <w:bCs w:val="1"/>
                <w:rtl w:val="0"/>
              </w:rPr>
              <w:t xml:space="preserve">CCCD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A">
            <w:pPr>
              <w:rPr/>
            </w:pPr>
            <w:r w:rsidDel="00000000" w:rsidR="00000000" w:rsidRPr="00000000">
              <w:rPr>
                <w:rtl w:val="0"/>
              </w:rPr>
              <w:t xml:space="preserve">Vietnamese Citizen Identity Card number (national ID)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B">
            <w:pPr>
              <w:rPr/>
            </w:pPr>
            <w:r w:rsidDel="00000000" w:rsidR="00000000" w:rsidRPr="00000000">
              <w:rPr>
                <w:b w:val="1"/>
                <w:bCs w:val="1"/>
                <w:rtl w:val="0"/>
              </w:rPr>
              <w:t xml:space="preserve">CKKS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C">
            <w:pPr>
              <w:rPr/>
            </w:pPr>
            <w:r w:rsidDel="00000000" w:rsidR="00000000" w:rsidRPr="00000000">
              <w:rPr>
                <w:rtl w:val="0"/>
              </w:rPr>
              <w:t xml:space="preserve">Cheon-Kim-Kim-Song (approximate-arithmetic HE scheme)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D">
            <w:pPr>
              <w:rPr/>
            </w:pPr>
            <w:r w:rsidDel="00000000" w:rsidR="00000000" w:rsidRPr="00000000">
              <w:rPr>
                <w:b w:val="1"/>
                <w:bCs w:val="1"/>
                <w:rtl w:val="0"/>
              </w:rPr>
              <w:t xml:space="preserve">CORS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E">
            <w:pPr>
              <w:rPr/>
            </w:pPr>
            <w:r w:rsidDel="00000000" w:rsidR="00000000" w:rsidRPr="00000000">
              <w:rPr>
                <w:rtl w:val="0"/>
              </w:rPr>
              <w:t xml:space="preserve">Cross-Origin Resource Sharing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CF">
            <w:pPr>
              <w:rPr/>
            </w:pPr>
            <w:r w:rsidDel="00000000" w:rsidR="00000000" w:rsidRPr="00000000">
              <w:rPr>
                <w:b w:val="1"/>
                <w:bCs w:val="1"/>
                <w:rtl w:val="0"/>
              </w:rPr>
              <w:t xml:space="preserve">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0">
            <w:pPr>
              <w:rPr/>
            </w:pPr>
            <w:r w:rsidDel="00000000" w:rsidR="00000000" w:rsidRPr="00000000">
              <w:rPr>
                <w:rtl w:val="0"/>
              </w:rPr>
              <w:t xml:space="preserve">Central Processing Unit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1">
            <w:pPr>
              <w:rPr/>
            </w:pPr>
            <w:r w:rsidDel="00000000" w:rsidR="00000000" w:rsidRPr="00000000">
              <w:rPr>
                <w:b w:val="1"/>
                <w:bCs w:val="1"/>
                <w:rtl w:val="0"/>
              </w:rPr>
              <w:t xml:space="preserve">CRT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2">
            <w:pPr>
              <w:rPr/>
            </w:pPr>
            <w:r w:rsidDel="00000000" w:rsidR="00000000" w:rsidRPr="00000000">
              <w:rPr>
                <w:rtl w:val="0"/>
              </w:rPr>
              <w:t xml:space="preserve">Chinese Remainder Theorem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3">
            <w:pPr>
              <w:rPr/>
            </w:pPr>
            <w:r w:rsidDel="00000000" w:rsidR="00000000" w:rsidRPr="00000000">
              <w:rPr>
                <w:b w:val="1"/>
                <w:bCs w:val="1"/>
                <w:rtl w:val="0"/>
              </w:rPr>
              <w:t xml:space="preserve">DDoS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4">
            <w:pPr>
              <w:rPr/>
            </w:pPr>
            <w:r w:rsidDel="00000000" w:rsidR="00000000" w:rsidRPr="00000000">
              <w:rPr>
                <w:rtl w:val="0"/>
              </w:rPr>
              <w:t xml:space="preserve">Distributed Denial of Service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5">
            <w:pPr>
              <w:rPr/>
            </w:pPr>
            <w:r w:rsidDel="00000000" w:rsidR="00000000" w:rsidRPr="00000000">
              <w:rPr>
                <w:b w:val="1"/>
                <w:bCs w:val="1"/>
                <w:rtl w:val="0"/>
              </w:rPr>
              <w:t xml:space="preserve">DKG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6">
            <w:pPr>
              <w:rPr/>
            </w:pPr>
            <w:r w:rsidDel="00000000" w:rsidR="00000000" w:rsidRPr="00000000">
              <w:rPr>
                <w:rtl w:val="0"/>
              </w:rPr>
              <w:t xml:space="preserve">Distributed Key Generation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7">
            <w:pPr>
              <w:rPr/>
            </w:pPr>
            <w:r w:rsidDel="00000000" w:rsidR="00000000" w:rsidRPr="00000000">
              <w:rPr>
                <w:b w:val="1"/>
                <w:bCs w:val="1"/>
                <w:rtl w:val="0"/>
              </w:rPr>
              <w:t xml:space="preserve">E2E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8">
            <w:pPr>
              <w:rPr/>
            </w:pPr>
            <w:r w:rsidDel="00000000" w:rsidR="00000000" w:rsidRPr="00000000">
              <w:rPr>
                <w:rtl w:val="0"/>
              </w:rPr>
              <w:t xml:space="preserve">End-to-End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9">
            <w:pPr>
              <w:rPr/>
            </w:pPr>
            <w:r w:rsidDel="00000000" w:rsidR="00000000" w:rsidRPr="00000000">
              <w:rPr>
                <w:b w:val="1"/>
                <w:bCs w:val="1"/>
                <w:rtl w:val="0"/>
              </w:rPr>
              <w:t xml:space="preserve">EVM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A">
            <w:pPr>
              <w:rPr/>
            </w:pPr>
            <w:r w:rsidDel="00000000" w:rsidR="00000000" w:rsidRPr="00000000">
              <w:rPr>
                <w:rtl w:val="0"/>
              </w:rPr>
              <w:t xml:space="preserve">Ethereum Virtual Machine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B">
            <w:pPr>
              <w:rPr/>
            </w:pPr>
            <w:r w:rsidDel="00000000" w:rsidR="00000000" w:rsidRPr="00000000">
              <w:rPr>
                <w:b w:val="1"/>
                <w:bCs w:val="1"/>
                <w:rtl w:val="0"/>
              </w:rPr>
              <w:t xml:space="preserve">FHE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C">
            <w:pPr>
              <w:rPr/>
            </w:pPr>
            <w:r w:rsidDel="00000000" w:rsidR="00000000" w:rsidRPr="00000000">
              <w:rPr>
                <w:rtl w:val="0"/>
              </w:rPr>
              <w:t xml:space="preserve">Fully Homomorphic Encryption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D">
            <w:pPr>
              <w:rPr/>
            </w:pPr>
            <w:r w:rsidDel="00000000" w:rsidR="00000000" w:rsidRPr="00000000">
              <w:rPr>
                <w:b w:val="1"/>
                <w:bCs w:val="1"/>
                <w:rtl w:val="0"/>
              </w:rPr>
              <w:t xml:space="preserve">FOO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E">
            <w:pPr>
              <w:rPr/>
            </w:pPr>
            <w:r w:rsidDel="00000000" w:rsidR="00000000" w:rsidRPr="00000000">
              <w:rPr>
                <w:rtl w:val="0"/>
              </w:rPr>
              <w:t xml:space="preserve">Fujioka–Okamoto–Ohta (e-voting security criteria)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DF">
            <w:pPr>
              <w:rPr/>
            </w:pPr>
            <w:r w:rsidDel="00000000" w:rsidR="00000000" w:rsidRPr="00000000">
              <w:rPr>
                <w:b w:val="1"/>
                <w:bCs w:val="1"/>
                <w:rtl w:val="0"/>
              </w:rPr>
              <w:t xml:space="preserve">GMP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0">
            <w:pPr>
              <w:rPr/>
            </w:pPr>
            <w:r w:rsidDel="00000000" w:rsidR="00000000" w:rsidRPr="00000000">
              <w:rPr>
                <w:rtl w:val="0"/>
              </w:rPr>
              <w:t xml:space="preserve">GNU Multiple Precision Arithmetic Library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1">
            <w:pPr>
              <w:rPr/>
            </w:pPr>
            <w:r w:rsidDel="00000000" w:rsidR="00000000" w:rsidRPr="00000000">
              <w:rPr>
                <w:b w:val="1"/>
                <w:bCs w:val="1"/>
                <w:rtl w:val="0"/>
              </w:rPr>
              <w:t xml:space="preserve">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2">
            <w:pPr>
              <w:rPr/>
            </w:pPr>
            <w:r w:rsidDel="00000000" w:rsidR="00000000" w:rsidRPr="00000000">
              <w:rPr>
                <w:rtl w:val="0"/>
              </w:rPr>
              <w:t xml:space="preserve">Hypertext Transfer Protocol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3">
            <w:pPr>
              <w:rPr/>
            </w:pPr>
            <w:r w:rsidDel="00000000" w:rsidR="00000000" w:rsidRPr="00000000">
              <w:rPr>
                <w:b w:val="1"/>
                <w:bCs w:val="1"/>
                <w:rtl w:val="0"/>
              </w:rPr>
              <w:t xml:space="preserve">IND-CCA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4">
            <w:pPr>
              <w:rPr/>
            </w:pPr>
            <w:r w:rsidDel="00000000" w:rsidR="00000000" w:rsidRPr="00000000">
              <w:rPr>
                <w:rtl w:val="0"/>
              </w:rPr>
              <w:t xml:space="preserve">Indistinguishability under Chosen Ciphertext Attack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5">
            <w:pPr>
              <w:rPr/>
            </w:pPr>
            <w:r w:rsidDel="00000000" w:rsidR="00000000" w:rsidRPr="00000000">
              <w:rPr>
                <w:b w:val="1"/>
                <w:bCs w:val="1"/>
                <w:rtl w:val="0"/>
              </w:rPr>
              <w:t xml:space="preserve">IND-CPA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6">
            <w:pPr>
              <w:rPr/>
            </w:pPr>
            <w:r w:rsidDel="00000000" w:rsidR="00000000" w:rsidRPr="00000000">
              <w:rPr>
                <w:rtl w:val="0"/>
              </w:rPr>
              <w:t xml:space="preserve">Indistinguishability under Chosen Plaintext Attack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7">
            <w:pPr>
              <w:rPr/>
            </w:pPr>
            <w:r w:rsidDel="00000000" w:rsidR="00000000" w:rsidRPr="00000000">
              <w:rPr>
                <w:b w:val="1"/>
                <w:bCs w:val="1"/>
                <w:rtl w:val="0"/>
              </w:rPr>
              <w:t xml:space="preserve">JSON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8">
            <w:pPr>
              <w:rPr/>
            </w:pPr>
            <w:r w:rsidDel="00000000" w:rsidR="00000000" w:rsidRPr="00000000">
              <w:rPr>
                <w:rtl w:val="0"/>
              </w:rPr>
              <w:t xml:space="preserve">JavaScript Object Notation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9">
            <w:pPr>
              <w:rPr/>
            </w:pPr>
            <w:r w:rsidDel="00000000" w:rsidR="00000000" w:rsidRPr="00000000">
              <w:rPr>
                <w:b w:val="1"/>
                <w:bCs w:val="1"/>
                <w:rtl w:val="0"/>
              </w:rPr>
              <w:t xml:space="preserve">L-FHE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A">
            <w:pPr>
              <w:rPr/>
            </w:pPr>
            <w:r w:rsidDel="00000000" w:rsidR="00000000" w:rsidRPr="00000000">
              <w:rPr>
                <w:rtl w:val="0"/>
              </w:rPr>
              <w:t xml:space="preserve">Leveled Fully Homomorphic Encryption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B">
            <w:pPr>
              <w:rPr/>
            </w:pPr>
            <w:r w:rsidDel="00000000" w:rsidR="00000000" w:rsidRPr="00000000">
              <w:rPr>
                <w:b w:val="1"/>
                <w:bCs w:val="1"/>
                <w:rtl w:val="0"/>
              </w:rPr>
              <w:t xml:space="preserve">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C">
            <w:pPr>
              <w:rPr/>
            </w:pPr>
            <w:r w:rsidDel="00000000" w:rsidR="00000000" w:rsidRPr="00000000">
              <w:rPr>
                <w:rtl w:val="0"/>
              </w:rPr>
              <w:t xml:space="preserve">Local Area Network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D">
            <w:pPr>
              <w:rPr/>
            </w:pPr>
            <w:r w:rsidDel="00000000" w:rsidR="00000000" w:rsidRPr="00000000">
              <w:rPr>
                <w:b w:val="1"/>
                <w:bCs w:val="1"/>
                <w:rtl w:val="0"/>
              </w:rPr>
              <w:t xml:space="preserve">LWE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E">
            <w:pPr>
              <w:rPr/>
            </w:pPr>
            <w:r w:rsidDel="00000000" w:rsidR="00000000" w:rsidRPr="00000000">
              <w:rPr>
                <w:rtl w:val="0"/>
              </w:rPr>
              <w:t xml:space="preserve">Learning With Errors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EF">
            <w:pPr>
              <w:rPr/>
            </w:pPr>
            <w:r w:rsidDel="00000000" w:rsidR="00000000" w:rsidRPr="00000000">
              <w:rPr>
                <w:b w:val="1"/>
                <w:bCs w:val="1"/>
                <w:rtl w:val="0"/>
              </w:rPr>
              <w:t xml:space="preserve">MPC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0">
            <w:pPr>
              <w:rPr/>
            </w:pPr>
            <w:r w:rsidDel="00000000" w:rsidR="00000000" w:rsidRPr="00000000">
              <w:rPr>
                <w:rtl w:val="0"/>
              </w:rPr>
              <w:t xml:space="preserve">Secure Multi-Party Computation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1">
            <w:pPr>
              <w:rPr/>
            </w:pPr>
            <w:r w:rsidDel="00000000" w:rsidR="00000000" w:rsidRPr="00000000">
              <w:rPr>
                <w:b w:val="1"/>
                <w:bCs w:val="1"/>
                <w:rtl w:val="0"/>
              </w:rPr>
              <w:t xml:space="preserve">NTT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2">
            <w:pPr>
              <w:rPr/>
            </w:pPr>
            <w:r w:rsidDel="00000000" w:rsidR="00000000" w:rsidRPr="00000000">
              <w:rPr>
                <w:rtl w:val="0"/>
              </w:rPr>
              <w:t xml:space="preserve">Number Theoretic Transform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3">
            <w:pPr>
              <w:rPr/>
            </w:pPr>
            <w:r w:rsidDel="00000000" w:rsidR="00000000" w:rsidRPr="00000000">
              <w:rPr>
                <w:b w:val="1"/>
                <w:bCs w:val="1"/>
                <w:rtl w:val="0"/>
              </w:rPr>
              <w:t xml:space="preserv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4">
            <w:pPr>
              <w:rPr/>
            </w:pPr>
            <w:r w:rsidDel="00000000" w:rsidR="00000000" w:rsidRPr="00000000">
              <w:rPr>
                <w:rtl w:val="0"/>
              </w:rPr>
              <w:t xml:space="preserve">Representational State Transfer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5">
            <w:pPr>
              <w:rPr/>
            </w:pPr>
            <w:r w:rsidDel="00000000" w:rsidR="00000000" w:rsidRPr="00000000">
              <w:rPr>
                <w:b w:val="1"/>
                <w:bCs w:val="1"/>
                <w:rtl w:val="0"/>
              </w:rPr>
              <w:t xml:space="preserve">Ring-LWE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6">
            <w:pPr>
              <w:rPr/>
            </w:pPr>
            <w:r w:rsidDel="00000000" w:rsidR="00000000" w:rsidRPr="00000000">
              <w:rPr>
                <w:rtl w:val="0"/>
              </w:rPr>
              <w:t xml:space="preserve">Ring Learning With Errors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7">
            <w:pPr>
              <w:rPr/>
            </w:pPr>
            <w:r w:rsidDel="00000000" w:rsidR="00000000" w:rsidRPr="00000000">
              <w:rPr>
                <w:b w:val="1"/>
                <w:bCs w:val="1"/>
                <w:rtl w:val="0"/>
              </w:rPr>
              <w:t xml:space="preserv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8">
            <w:pPr>
              <w:rPr/>
            </w:pPr>
            <w:r w:rsidDel="00000000" w:rsidR="00000000" w:rsidRPr="00000000">
              <w:rPr>
                <w:rtl w:val="0"/>
              </w:rPr>
              <w:t xml:space="preserve">Residue Number System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9">
            <w:pPr>
              <w:rPr/>
            </w:pPr>
            <w:r w:rsidDel="00000000" w:rsidR="00000000" w:rsidRPr="00000000">
              <w:rPr>
                <w:b w:val="1"/>
                <w:bCs w:val="1"/>
                <w:rtl w:val="0"/>
              </w:rPr>
              <w:t xml:space="preserve">SHE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A">
            <w:pPr>
              <w:rPr/>
            </w:pPr>
            <w:r w:rsidDel="00000000" w:rsidR="00000000" w:rsidRPr="00000000">
              <w:rPr>
                <w:rtl w:val="0"/>
              </w:rPr>
              <w:t xml:space="preserve">Somewhat Homomorphic Encryption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B">
            <w:pPr>
              <w:rPr/>
            </w:pPr>
            <w:r w:rsidDel="00000000" w:rsidR="00000000" w:rsidRPr="00000000">
              <w:rPr>
                <w:b w:val="1"/>
                <w:bCs w:val="1"/>
                <w:rtl w:val="0"/>
              </w:rPr>
              <w:t xml:space="preserve">SIMD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C">
            <w:pPr>
              <w:rPr/>
            </w:pPr>
            <w:r w:rsidDel="00000000" w:rsidR="00000000" w:rsidRPr="00000000">
              <w:rPr>
                <w:rtl w:val="0"/>
              </w:rPr>
              <w:t xml:space="preserve">Single Instruction, Multiple Data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D">
            <w:pPr>
              <w:rPr/>
            </w:pPr>
            <w:r w:rsidDel="00000000" w:rsidR="00000000" w:rsidRPr="00000000">
              <w:rPr>
                <w:b w:val="1"/>
                <w:bCs w:val="1"/>
                <w:rtl w:val="0"/>
              </w:rPr>
              <w:t xml:space="preserve">SPA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E">
            <w:pPr>
              <w:rPr/>
            </w:pPr>
            <w:r w:rsidDel="00000000" w:rsidR="00000000" w:rsidRPr="00000000">
              <w:rPr>
                <w:rtl w:val="0"/>
              </w:rPr>
              <w:t xml:space="preserve">Single Page Application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0FF">
            <w:pPr>
              <w:rPr/>
            </w:pPr>
            <w:r w:rsidDel="00000000" w:rsidR="00000000" w:rsidRPr="00000000">
              <w:rPr>
                <w:b w:val="1"/>
                <w:bCs w:val="1"/>
                <w:rtl w:val="0"/>
              </w:rPr>
              <w:t xml:space="preserve">SSL/TLS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100">
            <w:pPr>
              <w:rPr/>
            </w:pPr>
            <w:r w:rsidDel="00000000" w:rsidR="00000000" w:rsidRPr="00000000">
              <w:rPr>
                <w:rtl w:val="0"/>
              </w:rPr>
              <w:t xml:space="preserve">Secure Sockets Layer / Transport Layer Security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101">
            <w:pPr>
              <w:rPr/>
            </w:pPr>
            <w:r w:rsidDel="00000000" w:rsidR="00000000" w:rsidRPr="00000000">
              <w:rPr>
                <w:b w:val="1"/>
                <w:bCs w:val="1"/>
                <w:rtl w:val="0"/>
              </w:rPr>
              <w:t xml:space="preserve">TCP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102">
            <w:pPr>
              <w:rPr/>
            </w:pPr>
            <w:r w:rsidDel="00000000" w:rsidR="00000000" w:rsidRPr="00000000">
              <w:rPr>
                <w:rtl w:val="0"/>
              </w:rPr>
              <w:t xml:space="preserve">Transmission Control Protocol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103">
            <w:pPr>
              <w:rPr/>
            </w:pPr>
            <w:r w:rsidDel="00000000" w:rsidR="00000000" w:rsidRPr="00000000">
              <w:rPr>
                <w:b w:val="1"/>
                <w:bCs w:val="1"/>
                <w:rtl w:val="0"/>
              </w:rPr>
              <w:t xml:space="preserve">TPS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104">
            <w:pPr>
              <w:rPr/>
            </w:pPr>
            <w:r w:rsidDel="00000000" w:rsidR="00000000" w:rsidRPr="00000000">
              <w:rPr>
                <w:rtl w:val="0"/>
              </w:rPr>
              <w:t xml:space="preserve">Transactions Per Second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105">
            <w:pPr>
              <w:rPr/>
            </w:pPr>
            <w:r w:rsidDel="00000000" w:rsidR="00000000" w:rsidRPr="00000000">
              <w:rPr>
                <w:b w:val="1"/>
                <w:bCs w:val="1"/>
                <w:rtl w:val="0"/>
              </w:rPr>
              <w:t xml:space="preserve">WAN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106">
            <w:pPr>
              <w:rPr/>
            </w:pPr>
            <w:r w:rsidDel="00000000" w:rsidR="00000000" w:rsidRPr="00000000">
              <w:rPr>
                <w:rtl w:val="0"/>
              </w:rPr>
              <w:t xml:space="preserve">Wide Area Network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107">
            <w:pPr>
              <w:rPr/>
            </w:pPr>
            <w:r w:rsidDel="00000000" w:rsidR="00000000" w:rsidRPr="00000000">
              <w:rPr>
                <w:b w:val="1"/>
                <w:bCs w:val="1"/>
                <w:rtl w:val="0"/>
              </w:rPr>
              <w:t xml:space="preserve">ZKP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ns1:paraId="00000108">
            <w:pPr>
              <w:rPr/>
            </w:pPr>
            <w:r w:rsidDel="00000000" w:rsidR="00000000" w:rsidRPr="00000000">
              <w:rPr>
                <w:rtl w:val="0"/>
              </w:rPr>
              <w:t xml:space="preserve">Zero-Knowledge Proof</w:t>
            </w:r>
          </w:p>
        </w:tc>
      </w:tr>
    </w:tbl>
    <w:p w:rsidR="00000000" w:rsidDel="00000000" w:rsidP="00000000" w:rsidRDefault="00000000" w:rsidRPr="00000000" ns1:paraId="00000109">
      <w:pPr>
        <w:rPr/>
      </w:pPr>
      <w:r w:rsidDel="00000000" w:rsidR="00000000" w:rsidRPr="00000000">
        <w:br w:type="page"/>
      </w:r>
      <w:r w:rsidDel="00000000" w:rsidR="00000000" w:rsidRPr="00000000">
        <w:rPr>
          <w:rtl w:val="0"/>
        </w:rPr>
      </w:r>
    </w:p>
    <w:p w:rsidR="00000000" w:rsidDel="00000000" w:rsidP="00000000" w:rsidRDefault="00000000" w:rsidRPr="00000000" ns1:paraId="0000010A">
      <w:pPr>
        <w:pStyle w:val="Heading6"/>
        <w:numPr>
          <w:ilvl w:val="5"/>
          <w:numId w:val="32"/>
        </w:numPr>
        <w:rPr/>
      </w:pPr>
      <w:r w:rsidDel="00000000" w:rsidR="00000000" w:rsidRPr="00000000">
        <w:rPr>
          <w:rtl w:val="0"/>
        </w:rPr>
        <w:t xml:space="preserve">Abstract</w:t>
      </w:r>
    </w:p>
    <w:p w:rsidR="00000000" w:rsidDel="00000000" w:rsidP="00000000" w:rsidRDefault="00000000" w:rsidRPr="00000000" ns1:paraId="0000010B">
      <w:pPr>
        <w:spacing w:after="200" w:lineRule="auto"/>
        <w:rPr/>
      </w:pPr>
      <w:r w:rsidDel="00000000" w:rsidR="00000000" w:rsidRPr="00000000">
        <w:rPr>
          <w:rtl w:val="0"/>
        </w:rPr>
        <w:t xml:space="preserve">This thesis presents the design, implementation, and evaluation of a secure, privacy-preserving electronic voting system built on multiparty threshold fully homomorphic encryption (FHE). </w:t>
      </w:r>
      <w:commentRangeStart w:id="3"/>
      <w:r w:rsidDel="00000000" w:rsidR="00000000" w:rsidRPr="00000000">
        <w:rPr>
          <w:rtl w:val="0"/>
        </w:rPr>
        <w:t xml:space="preserve">Standard electronic voting systems often rely on a trusted central tally authority, exposing voter privacy to server compromise or malicious insiders. To eliminate this vulnerability, our system uses the </w:t>
      </w:r>
      <w:commentRangeStart w:id="4"/>
      <w:r w:rsidDel="00000000" w:rsidR="00000000" w:rsidRPr="00000000">
        <w:rPr>
          <w:rtl w:val="0"/>
        </w:rPr>
        <w:t xml:space="preserve">BFV-RNS</w:t>
      </w:r>
      <w:commentRangeEnd w:id="4"/>
      <w:r w:rsidDel="00000000" w:rsidR="00000000" w:rsidRPr="00000000">
        <w:commentReference w:id="4"/>
      </w:r>
      <w:del w:id="100" w:author="Do Hoang Phuc" w:date="2026-07-01T00:00:00Z">
        <w:r>
          <w:delText xml:space="preserve"> scheme from the OpenFHE library to pack ballots into SIMD vector slots. Ballots are encrypted as one-hot binary vectors on client devices and tallied homomorphically on the server, ensuring that no individual vote is ever observed in plaintext. The decryption authority is split n-out-of-n across all registered voters using cooperative threshold decryption shares, meaning no single entity or colluding coalition of size less than n can decrypt any ballot. Voter identity is decoupled from ballot contents using a one-way SHA-256 hash of the Citizen ID (CCCD) and a unique, validated Eligibility Token. Furthermore, we implement a post-hoc anonymous reveal-and-verify commitment protocol to prevent out-of-range ballot stuffing without the overhead of client-side zero-knowledge proofs. The hybrid C++17/Node.js system was evaluated end-to-end on a local-area network consisting of one tally server and three voter client machines, demonstrating perfectly accurate tally results. Performance benchmarks show that voter registration, key generation, ballot encryption, and tallying processes run in under 4.2 seconds end-to-end, maintaining high efficiency for everyday client hardware. Security testing confirms ballot secrecy, absolute tally correctness, and resistance to duplicate voting, network eavesdropping, and server compromise. This architecture successfully demonstrates that lattice-based threshold fully homomorphic encryption is feasible for securing modern local-scale democratic processes.</w:delText>
        </w:r>
      </w:del>
      <w:ins w:id="101" w:author="Do Hoang Phuc" w:date="2026-07-01T00:00:00Z">
        <w:r>
          <w:t xml:space="preserve"> scheme from the OpenFHE library to pack ballots into SIMD vector slots. Ballots are encrypted as one-hot binary vectors on client devices and tallied homomorphically on the server, ensuring that no individual vote is ever observed in plaintext. The decryption authority is split n-out-of-n across all registered voters using cooperative threshold decryption shares, meaning no single entity or colluding coalition of size less than n can decrypt any ballot. Voter identity is decoupled from ballot contents using a one-way SHA-256 hash of the Citizen ID (CCCD) and a unique, validated Eligibility Token. Furthermore, we implement a post-hoc anonymous reveal-and-verify commitment protocol to prevent out-of-range ballot stuffing without the overhead of client-side zero-knowledge proofs. The hybrid C++17/Node.js system was evaluated end-to-end on a local-area network, with the tally server running on a dedicated machine and each voter running their own local Node.js client instance to ensure strict ballot secrecy, demonstrating perfectly accurate tally results. Performance benchmarks show that voter registration, key generation, ballot encryption, and tallying processes run in under 4.2 seconds end-to-end, maintaining high efficiency for everyday client hardware. Security testing confirms ballot secrecy, absolute tally correctness, and resistance to duplicate voting, network eavesdropping, and server compromise. This architecture successfully demonstrates that lattice-based threshold fully homomorphic encryption is feasible for securing modern local-scale democratic processes.</w:t>
        </w:r>
      </w:ins>
      <w:commentRangeEnd w:id="3"/>
      <w:r w:rsidDel="00000000" w:rsidR="00000000" w:rsidRPr="00000000">
        <w:commentReference w:id="3"/>
      </w:r>
      <w:r w:rsidDel="00000000" w:rsidR="00000000" w:rsidRPr="00000000">
        <w:rPr>
          <w:rtl w:val="0"/>
        </w:rPr>
      </w:r>
    </w:p>
    <w:p w:rsidR="00000000" w:rsidDel="00000000" w:rsidP="00000000" w:rsidRDefault="00000000" w:rsidRPr="00000000" ns1:paraId="0000010C">
      <w:pPr>
        <w:jc w:val="center"/>
        <w:rPr/>
        <w:sectPr>
          <w:footerReference ns2:id="rId7" w:type="default"/>
          <w:type w:val="nextPage"/>
          <w:pgSz w:h="16838" w:w="11906" w:orient="portrait"/>
          <w:pgMar w:bottom="1440" w:top="1440" w:left="2160" w:right="1440" w:header="720" w:footer="1440"/>
          <w:pgNumType w:start="1"/>
        </w:sectPr>
      </w:pPr>
      <w:r w:rsidDel="00000000" w:rsidR="00000000" w:rsidRPr="00000000">
        <w:rPr>
          <w:i w:val="1"/>
          <w:iCs w:val="1"/>
          <w:sz w:val="22"/>
          <w:szCs w:val="22"/>
          <w:rtl w:val="0"/>
        </w:rPr>
        <w:t xml:space="preserve">(Word count: 254)</w:t>
      </w:r>
      <w:r w:rsidDel="00000000" w:rsidR="00000000" w:rsidRPr="00000000">
        <w:rPr>
          <w:rtl w:val="0"/>
        </w:rPr>
      </w:r>
    </w:p>
    <w:p w:rsidR="00000000" w:rsidDel="00000000" w:rsidP="00000000" w:rsidRDefault="00000000" w:rsidRPr="00000000" ns1:paraId="0000010D">
      <w:pPr>
        <w:pStyle w:val="Heading2"/>
        <w:pageBreakBefore w:val="1"/>
        <w:numPr>
          <w:ilvl w:val="0"/>
          <w:numId w:val="32"/>
        </w:numPr>
        <w:ind w:left="720" w:hanging="360"/>
        <w:rPr/>
      </w:pPr>
      <w:r w:rsidDel="00000000" w:rsidR="00000000" w:rsidRPr="00000000">
        <w:rPr>
          <w:rtl w:val="0"/>
        </w:rPr>
        <w:t xml:space="preserve">CHAPTER 1: INTRODUCTION</w:t>
      </w:r>
    </w:p>
    <w:p w:rsidR="00000000" w:rsidDel="00000000" w:rsidP="00000000" w:rsidRDefault="00000000" w:rsidRPr="00000000" ns1:paraId="0000010E">
      <w:pPr>
        <w:pStyle w:val="Heading3"/>
        <w:numPr>
          <w:ilvl w:val="1"/>
          <w:numId w:val="32"/>
        </w:numPr>
        <w:rPr/>
      </w:pPr>
      <w:r w:rsidDel="00000000" w:rsidR="00000000" w:rsidRPr="00000000">
        <w:rPr>
          <w:rtl w:val="0"/>
        </w:rPr>
        <w:t xml:space="preserve">1.1 Background and Research Motivation</w:t>
      </w:r>
    </w:p>
    <w:p w:rsidR="00000000" w:rsidDel="00000000" w:rsidP="00000000" w:rsidRDefault="00000000" w:rsidRPr="00000000" ns1:paraId="0000010F">
      <w:pPr>
        <w:spacing w:after="120" w:lineRule="auto"/>
        <w:rPr/>
      </w:pPr>
      <w:r w:rsidDel="00000000" w:rsidR="00000000" w:rsidRPr="00000000">
        <w:rPr>
          <w:rtl w:val="0"/>
        </w:rPr>
        <w:t xml:space="preserve">Elections and referendums are core mechanisms for sustaining democracy and making collective decisions in modern society. From nationwide elections to organizational polls, the validity and trustworthiness of voting results are always a matter of vital importance. Traditionally, voting has been conducted manually with paper ballots at physical polling stations. While the traditional paper-ballot process has the advantage of being intuitive and easy for the vast majority of citizens to understand, this method also exhibits a series of significant limitations: high organizational staffing and logistics costs, lengthy counting times, and a high risk of errors or fraud during manual vote counting [1].</w:t>
      </w:r>
    </w:p>
    <w:p w:rsidR="00000000" w:rsidDel="00000000" w:rsidP="00000000" w:rsidRDefault="00000000" w:rsidRPr="00000000" ns1:paraId="00000110">
      <w:pPr>
        <w:spacing w:after="120" w:lineRule="auto"/>
        <w:rPr/>
      </w:pPr>
      <w:r w:rsidDel="00000000" w:rsidR="00000000" w:rsidRPr="00000000">
        <w:rPr>
          <w:rtl w:val="0"/>
        </w:rPr>
        <w:t xml:space="preserve">The remarkable growth of information technology and the Internet has driven research into and deployment of Electronic Voting (E-Voting) systems. E-voting promises to optimize operating costs, shorten the time to announce results from days to seconds, and especially increase voter turnout thanks to the ability to vote remotely via network-connected devices [2]. However, the shift from a physical to a digital environment also introduces extremely complex security challenges.</w:t>
      </w:r>
    </w:p>
    <w:p w:rsidR="00000000" w:rsidDel="00000000" w:rsidP="00000000" w:rsidRDefault="00000000" w:rsidRPr="00000000" ns1:paraId="00000111">
      <w:pPr>
        <w:spacing w:after="120" w:lineRule="auto"/>
        <w:rPr/>
      </w:pPr>
      <w:r w:rsidDel="00000000" w:rsidR="00000000" w:rsidRPr="00000000">
        <w:rPr>
          <w:rtl w:val="0"/>
        </w:rPr>
        <w:t xml:space="preserve">In a standard electronic voting system, two core requirements that often directly conflict with one another are: </w:t>
      </w:r>
      <w:r w:rsidDel="00000000" w:rsidR="00000000" w:rsidRPr="00000000">
        <w:rPr>
          <w:b w:val="1"/>
          <w:bCs w:val="1"/>
          <w:rtl w:val="0"/>
        </w:rPr>
        <w:t xml:space="preserve">ballot secrecy</w:t>
      </w:r>
      <w:r w:rsidDel="00000000" w:rsidR="00000000" w:rsidRPr="00000000">
        <w:rPr>
          <w:rtl w:val="0"/>
        </w:rPr>
        <w:t xml:space="preserve"> and </w:t>
      </w:r>
      <w:r w:rsidDel="00000000" w:rsidR="00000000" w:rsidRPr="00000000">
        <w:rPr>
          <w:b w:val="1"/>
          <w:bCs w:val="1"/>
          <w:rtl w:val="0"/>
        </w:rPr>
        <w:t xml:space="preserve">tally correctness</w:t>
      </w:r>
      <w:r w:rsidDel="00000000" w:rsidR="00000000" w:rsidRPr="00000000">
        <w:rPr>
          <w:rtl w:val="0"/>
        </w:rPr>
        <w:t xml:space="preserve">. How can one prove that a ballot was counted correctly without being permitted to reveal its contents? In traditional centralized electronic voting systems, voters are forced to place absolute trust in the storage server or system administrator. If this server is breached or the administrator engages in fraudulent behavior (an insider attack), the privacy of all voters can be exposed, or the election result can be silently altered [3].</w:t>
      </w:r>
    </w:p>
    <w:p w:rsidR="00000000" w:rsidDel="00000000" w:rsidP="00000000" w:rsidRDefault="00000000" w:rsidRPr="00000000" ns1:paraId="00000112">
      <w:pPr>
        <w:spacing w:after="120" w:lineRule="auto"/>
        <w:rPr/>
      </w:pPr>
      <w:r w:rsidDel="00000000" w:rsidR="00000000" w:rsidRPr="00000000">
        <w:rPr>
          <w:rtl w:val="0"/>
        </w:rPr>
        <w:t xml:space="preserve">In addition, issues such as coercion and vote buying become harder to control in an online environment. If a system allows voters to generate digital receipts proving who they voted for in order to verify ballot validity, that same receipt can simultaneously be used to sell a vote or to prove compliance to a coercer [4].</w:t>
      </w:r>
    </w:p>
    <w:p w:rsidR="00000000" w:rsidDel="00000000" w:rsidP="00000000" w:rsidRDefault="00000000" w:rsidRPr="00000000" ns1:paraId="00000113">
      <w:pPr>
        <w:spacing w:after="120" w:lineRule="auto"/>
        <w:rPr/>
      </w:pPr>
      <w:r w:rsidDel="00000000" w:rsidR="00000000" w:rsidRPr="00000000">
        <w:rPr>
          <w:rtl w:val="0"/>
        </w:rPr>
        <w:t xml:space="preserve">To resolve this conflict, the cryptography community has proposed various technical solutions over different eras:</w:t>
      </w:r>
    </w:p>
    <w:p w:rsidR="00000000" w:rsidDel="00000000" w:rsidP="00000000" w:rsidRDefault="00000000" w:rsidRPr="00000000" ns1:paraId="000001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Blind Signatures: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Help anonymize voters with respect to the authenticating server, but still require the central server to perform vote counting in plaintext, and thus do not fully resolve the problem of trusting the server [5].</w:t>
      </w:r>
    </w:p>
    <w:p w:rsidR="00000000" w:rsidDel="00000000" w:rsidP="00000000" w:rsidRDefault="00000000" w:rsidRPr="00000000" ns1:paraId="000001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Mix-nets: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Mix encrypted ballots through multiple intermediary nodes before decryption to sever the link between voter and ballot. Although they provide very strong anonymity, mix-net systems require extremely high computational cost for the Zero-Knowledge Proofs (ZKP) needed to ensure that no node alters ballot content during mixing, which creates significant obstacles to scalability [6].</w:t>
      </w:r>
    </w:p>
    <w:p w:rsidR="00000000" w:rsidDel="00000000" w:rsidP="00000000" w:rsidRDefault="00000000" w:rsidRPr="00000000" ns1:paraId="000001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Secure Multi-Party Computation (MPC):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Allows multiple servers to jointly compute a result without pooling raw data. However, MPC requires continuous network interaction among nodes throughout the computation, creating significant latency and making it impractical for large numbers of voters [7].</w:t>
      </w:r>
    </w:p>
    <w:p w:rsidR="00000000" w:rsidDel="00000000" w:rsidP="00000000" w:rsidRDefault="00000000" w:rsidRPr="00000000" ns1:paraId="000001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Fully Homomorphic Encryption (FHE):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Dubbed the "holy grail" of cryptography, FHE allows computations to be performed directly on encrypted data without first decrypting it [8]. When applied to e-voting, the tally server can perform homomorphic addition (EvalAdd) over all ballot ciphertexts to obtain a single ciphertext containing the sum of all votes. This aggregate ciphertext is then decrypted only once, to announce the result. In this way, the central server never sees or stores any ballot in plaintext form at any point in time.</w:t>
      </w:r>
    </w:p>
    <w:p w:rsidR="00000000" w:rsidDel="00000000" w:rsidP="00000000" w:rsidRDefault="00000000" w:rsidRPr="00000000" ns1:paraId="00000118">
      <w:pPr>
        <w:spacing w:after="120" w:lineRule="auto"/>
        <w:rPr/>
      </w:pPr>
      <w:r w:rsidDel="00000000" w:rsidR="00000000" w:rsidRPr="00000000">
        <w:rPr>
          <w:rtl w:val="0"/>
        </w:rPr>
        <w:t xml:space="preserve">The development of high-performance, open-source homomorphic encryption libraries, particularly </w:t>
      </w:r>
      <w:r w:rsidDel="00000000" w:rsidR="00000000" w:rsidRPr="00000000">
        <w:rPr>
          <w:b w:val="1"/>
          <w:bCs w:val="1"/>
          <w:rtl w:val="0"/>
        </w:rPr>
        <w:t xml:space="preserve">OpenFHE</w:t>
      </w:r>
      <w:r w:rsidDel="00000000" w:rsidR="00000000" w:rsidRPr="00000000">
        <w:rPr>
          <w:rtl w:val="0"/>
        </w:rPr>
        <w:t xml:space="preserve"> (the successor to the PALISADE, HElib, and SEAL projects) [9], has moved the application of FHE from academic theory into engineering practice. The OpenFHE library provides modern arithmetic optimization mechanisms such as the Residue Number System (RNS), which significantly reduces the computation time of homomorphic operations on large coefficients and polynomials.</w:t>
      </w:r>
    </w:p>
    <w:p w:rsidR="00000000" w:rsidDel="00000000" w:rsidP="00000000" w:rsidRDefault="00000000" w:rsidRPr="00000000" ns1:paraId="00000119">
      <w:pPr>
        <w:spacing w:after="120" w:lineRule="auto"/>
        <w:rPr/>
      </w:pPr>
      <w:r w:rsidDel="00000000" w:rsidR="00000000" w:rsidRPr="00000000">
        <w:rPr>
          <w:rtl w:val="0"/>
        </w:rPr>
        <w:t xml:space="preserve">For these reasons, this thesis, </w:t>
      </w:r>
      <w:r w:rsidDel="00000000" w:rsidR="00000000" w:rsidRPr="00000000">
        <w:rPr>
          <w:b w:val="1"/>
          <w:bCs w:val="1"/>
          <w:rtl w:val="0"/>
        </w:rPr>
        <w:t xml:space="preserve">"</w:t>
      </w:r>
      <w:commentRangeStart w:id="5"/>
      <w:r w:rsidDel="00000000" w:rsidR="00000000" w:rsidRPr="00000000">
        <w:rPr>
          <w:b w:val="1"/>
          <w:bCs w:val="1"/>
          <w:rtl w:val="0"/>
        </w:rPr>
        <w:t xml:space="preserve">Building a Privacy-Preserving Electronic Voting System Using Multiparty Threshold Homomorphic Encryption</w:t>
      </w:r>
      <w:commentRangeEnd w:id="5"/>
      <w:r w:rsidDel="00000000" w:rsidR="00000000" w:rsidRPr="00000000">
        <w:commentReference w:id="5"/>
      </w:r>
      <w:r w:rsidDel="00000000" w:rsidR="00000000" w:rsidRPr="00000000">
        <w:rPr>
          <w:b w:val="1"/>
          <w:bCs w:val="1"/>
          <w:rtl w:val="0"/>
        </w:rPr>
        <w:t xml:space="preserve">,"</w:t>
      </w:r>
      <w:r w:rsidDel="00000000" w:rsidR="00000000" w:rsidRPr="00000000">
        <w:rPr>
          <w:rtl w:val="0"/>
        </w:rPr>
        <w:t xml:space="preserve"> focuses on researching, designing, and implementing a secure voting system based on the BFV-RNS cryptographic scheme and the multiparty Threshold FHE protocol from the OpenFHE library. This system completely eliminates a single point of trust, protecting voter privacy absolutely against a central server assumed to be honest-but-curious.</w:t>
      </w:r>
    </w:p>
    <w:p w:rsidR="00000000" w:rsidDel="00000000" w:rsidP="00000000" w:rsidRDefault="00000000" w:rsidRPr="00000000" ns1:paraId="0000011A">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11B">
      <w:pPr>
        <w:pStyle w:val="Heading3"/>
        <w:numPr>
          <w:ilvl w:val="1"/>
          <w:numId w:val="32"/>
        </w:numPr>
        <w:rPr/>
      </w:pPr>
      <w:r w:rsidDel="00000000" w:rsidR="00000000" w:rsidRPr="00000000">
        <w:rPr>
          <w:rtl w:val="0"/>
        </w:rPr>
        <w:t xml:space="preserve">1.2 Problem Statement</w:t>
      </w:r>
    </w:p>
    <w:p w:rsidR="00000000" w:rsidDel="00000000" w:rsidP="00000000" w:rsidRDefault="00000000" w:rsidRPr="00000000" ns1:paraId="0000011C">
      <w:pPr>
        <w:spacing w:after="120" w:lineRule="auto"/>
        <w:rPr/>
      </w:pPr>
      <w:r w:rsidDel="00000000" w:rsidR="00000000" w:rsidRPr="00000000">
        <w:rPr>
          <w:rtl w:val="0"/>
        </w:rPr>
        <w:t xml:space="preserve">This thesis focuses on solving the problem of building a secure electronic voting process that meets modern cryptographic security standards. Specifically, the e-voting system must address the following problems:</w:t>
      </w:r>
    </w:p>
    <w:p w:rsidR="00000000" w:rsidDel="00000000" w:rsidP="00000000" w:rsidRDefault="00000000" w:rsidRPr="00000000" ns1:paraId="0000011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Ballot Secrecy / Privacy: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content of each voter's ballot must be protected to the maximum extent. The tally server, other voters, or any third-party network eavesdropper must not be able to infer which candidate a specific voter chose, whether from packets transmitted over the network or from data stored on the server.</w:t>
      </w:r>
    </w:p>
    <w:p w:rsidR="00000000" w:rsidDel="00000000" w:rsidP="00000000" w:rsidRDefault="00000000" w:rsidRPr="00000000" ns1:paraId="0000011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Tally Correctness: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homomorphic tallying performed on the server must guarantee that the final decrypted result is exactly equal to the sum of all valid votes, as if they had been added in plaintext. The counting process must not be allowed to alter, lose, or corrupt any ballot.</w:t>
      </w:r>
    </w:p>
    <w:p w:rsidR="00000000" w:rsidDel="00000000" w:rsidP="00000000" w:rsidRDefault="00000000" w:rsidRPr="00000000" ns1:paraId="0000011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Single Point of Trust: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conventional public-key encryption systems, whoever holds the secret key has the power to decrypt any ballot. If the server holds this key, privacy is completely broken if the server is compromised. The system needs a mechanism to split the secret key or distribute decryption authority so that no single entity can unilaterally decrypt election data.</w:t>
      </w:r>
    </w:p>
    <w:p w:rsidR="00000000" w:rsidDel="00000000" w:rsidP="00000000" w:rsidRDefault="00000000" w:rsidRPr="00000000" ns1:paraId="0000012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Threat Model:</w:t>
      </w:r>
      <w:r w:rsidDel="00000000" w:rsidR="00000000" w:rsidRPr="00000000">
        <w:rPr>
          <w:rtl w:val="0"/>
        </w:rPr>
      </w:r>
    </w:p>
    <w:p w:rsidR="00000000" w:rsidDel="00000000" w:rsidP="00000000" w:rsidRDefault="00000000" w:rsidRPr="00000000" ns1:paraId="000001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Tally 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Assumed to operate under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Semi-honest (Honest-but-curious)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 That is, the server strictly follows the established protocol (running the homomorphic addition program, correctly storing the files it receives), but it is curious and actively collects all information stored on disk or in memory in an attempt to decrypt voters' ballots.</w:t>
      </w:r>
    </w:p>
    <w:p w:rsidR="00000000" w:rsidDel="00000000" w:rsidP="00000000" w:rsidRDefault="00000000" w:rsidRPr="00000000" ns1:paraId="000001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Voter Client: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voter may attempt to falsify registration information (which is prevented at the logical authentication layer), but voters are assumed to cooperate honestly to decrypt the result once the election concludes. Collusion between the server and a group of voters to decrypt another voter's individual ballot is outside the scope of what the system can fully prevent if the number of colluding voters exceeds the safety margin of the decryption threshold.</w:t>
      </w:r>
    </w:p>
    <w:p w:rsidR="00000000" w:rsidDel="00000000" w:rsidP="00000000" w:rsidRDefault="00000000" w:rsidRPr="00000000" ns1:paraId="000001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Eavesdropper: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passive adversary capable of eavesdropping on all HTTP/REST traffic between the Client and Server in order to steal identity information or encrypted ballot data for statistical analysis.</w:t>
      </w:r>
    </w:p>
    <w:p w:rsidR="00000000" w:rsidDel="00000000" w:rsidP="00000000" w:rsidRDefault="00000000" w:rsidRPr="00000000" ns1:paraId="00000124">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125">
      <w:pPr>
        <w:pStyle w:val="Heading3"/>
        <w:numPr>
          <w:ilvl w:val="1"/>
          <w:numId w:val="32"/>
        </w:numPr>
        <w:rPr/>
      </w:pPr>
      <w:r w:rsidDel="00000000" w:rsidR="00000000" w:rsidRPr="00000000">
        <w:rPr>
          <w:rtl w:val="0"/>
        </w:rPr>
        <w:t xml:space="preserve">1.3 Objectives of the Thesis</w:t>
      </w:r>
    </w:p>
    <w:p w:rsidR="00000000" w:rsidDel="00000000" w:rsidP="00000000" w:rsidRDefault="00000000" w:rsidRPr="00000000" ns1:paraId="00000126">
      <w:pPr>
        <w:spacing w:after="120" w:lineRule="auto"/>
        <w:rPr/>
      </w:pPr>
      <w:r w:rsidDel="00000000" w:rsidR="00000000" w:rsidRPr="00000000">
        <w:rPr>
          <w:rtl w:val="0"/>
        </w:rPr>
        <w:t xml:space="preserve">To solve the problem above, the thesis sets out the following specific research and engineering objectives:</w:t>
      </w:r>
    </w:p>
    <w:p w:rsidR="00000000" w:rsidDel="00000000" w:rsidP="00000000" w:rsidRDefault="00000000" w:rsidRPr="00000000" ns1:paraId="0000012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Study of cryptographic theory: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Conduct an in-depth study of Lattice-based Cryptography, the Ring Learning With Errors (Ring-LWE) problem, the operating mechanism of the BFV-RNS homomorphic encryption scheme, and the Multiparty Threshold FHE protocol in OpenFHE.</w:t>
      </w:r>
    </w:p>
    <w:p w:rsidR="00000000" w:rsidDel="00000000" w:rsidP="00000000" w:rsidRDefault="00000000" w:rsidRPr="00000000" ns1:paraId="0000012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architecture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 a clear layered architecture model consisting of: a high-performance C++17 cryptographic layer, a Node.js (Express) service/business layer, a Web UI layer (HTML/JS), and a network communication layer.</w:t>
      </w:r>
    </w:p>
    <w:p w:rsidR="00000000" w:rsidDel="00000000" w:rsidP="00000000" w:rsidRDefault="00000000" w:rsidRPr="00000000" ns1:paraId="0000012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 of the voter registration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 a pre-election voter registration process that authenticates basic personal information such as national ID number, full name, date of birth, and address. Implement an Eligibility Token issuance mechanism based on a one-way SHA-256 hash of the national ID number, to protect personal information and prevent duplicate registration.</w:t>
      </w:r>
    </w:p>
    <w:p w:rsidR="00000000" w:rsidDel="00000000" w:rsidP="00000000" w:rsidRDefault="00000000" w:rsidRPr="00000000" ns1:paraId="0000012A">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Implementation of the threshold homomorphic encryption process: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Write C++ programs using the OpenFHE library to: generate shared cryptographic parameters, generate an accumulated Joint Public Key, encrypt ballots as binary vectors (one-hot encoding), homomorphically add ballot vectors on the server, and perform n-out-of-n threshold decryption by distributing and aggregating decryption shares from n voters.</w:t>
      </w:r>
    </w:p>
    <w:p w:rsidR="00000000" w:rsidDel="00000000" w:rsidP="00000000" w:rsidRDefault="00000000" w:rsidRPr="00000000" ns1:paraId="0000012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 deployment and LAN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Package the system as client-server services running across multiple physical machines (one server and at least three voter machines) connected on a shared local area network (LAN).</w:t>
      </w:r>
    </w:p>
    <w:p w:rsidR="00000000" w:rsidDel="00000000" w:rsidP="00000000" w:rsidRDefault="00000000" w:rsidRPr="00000000" ns1:paraId="0000012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and security evaluation: Empirically measure the execution time of C++ cryptographic tasks, the size of generated ciphertext files, and network bandwidth consumption, while also assessing compliance with international electronic-election security standards (FOO/CGS).</w:t>
      </w:r>
    </w:p>
    <w:p w:rsidR="00000000" w:rsidDel="00000000" w:rsidP="00000000" w:rsidRDefault="00000000" w:rsidRPr="00000000" ns1:paraId="0000012D">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12E">
      <w:pPr>
        <w:pStyle w:val="Heading3"/>
        <w:numPr>
          <w:ilvl w:val="1"/>
          <w:numId w:val="32"/>
        </w:numPr>
        <w:rPr/>
      </w:pPr>
      <w:r w:rsidDel="00000000" w:rsidR="00000000" w:rsidRPr="00000000">
        <w:rPr>
          <w:rtl w:val="0"/>
        </w:rPr>
        <w:t xml:space="preserve">1.4 Key Contributions of the Thesis</w:t>
      </w:r>
    </w:p>
    <w:p w:rsidR="00000000" w:rsidDel="00000000" w:rsidP="00000000" w:rsidRDefault="00000000" w:rsidRPr="00000000" ns1:paraId="0000012F">
      <w:pPr>
        <w:spacing w:after="120" w:lineRule="auto"/>
        <w:rPr/>
      </w:pPr>
      <w:r w:rsidDel="00000000" w:rsidR="00000000" w:rsidRPr="00000000">
        <w:rPr>
          <w:rtl w:val="0"/>
        </w:rPr>
        <w:t xml:space="preserve">The thesis makes the following scientific and practical contributions:</w:t>
      </w:r>
    </w:p>
    <w:p w:rsidR="00000000" w:rsidDel="00000000" w:rsidP="00000000" w:rsidRDefault="00000000" w:rsidRPr="00000000" ns1:paraId="00000130">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complete privacy-preserving electronic voting protocol: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Successfully integrates an n-out-of-n multiparty threshold homomorphic encryption protocol based on the BFV-RNS scheme into a real voting workflow, resolving the weakness of a central server holding the decryption key.</w:t>
      </w:r>
    </w:p>
    <w:p w:rsidR="00000000" w:rsidDel="00000000" w:rsidP="00000000" w:rsidRDefault="00000000" w:rsidRPr="00000000" ns1:paraId="0000013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Separation of identity and ballot via tokens: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Successfully designs a mechanism that combines centralized voter registration with anonymous voting. By generating an anonymous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through SHA-256 hashing and issuing a temporary Eligibility Token, the system guarantees voter eligibility without creating any direct link between the national ID number and the encrypted ballot content stored on the server.</w:t>
      </w:r>
    </w:p>
    <w:p w:rsidR="00000000" w:rsidDel="00000000" w:rsidP="00000000" w:rsidRDefault="00000000" w:rsidRPr="00000000" ns1:paraId="00000132">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hybrid open-source implementation: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Optimally combines C++17 (for the high-speed polynomial/matrix arithmetic of OpenFHE) with Node.js (for asynchronous I/O handling of the REST API and ease of building an intuitive user interface).</w:t>
      </w:r>
    </w:p>
    <w:p w:rsidR="00000000" w:rsidDel="00000000" w:rsidP="00000000" w:rsidRDefault="00000000" w:rsidRPr="00000000" ns1:paraId="0000013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real, working system (Proof-of-Concept):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Rather than stopping at mathematical simulation on a single machine, the thesis's product was successfully tested on an actual distributed system of multiple computers connected over a local network, running every step from setup through tallying and result decryption end to end.</w:t>
      </w:r>
    </w:p>
    <w:p w:rsidR="00000000" w:rsidDel="00000000" w:rsidP="00000000" w:rsidRDefault="00000000" w:rsidRPr="00000000" ns1:paraId="00000134">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135">
      <w:pPr>
        <w:pStyle w:val="Heading3"/>
        <w:numPr>
          <w:ilvl w:val="1"/>
          <w:numId w:val="32"/>
        </w:numPr>
        <w:rPr/>
      </w:pPr>
      <w:r w:rsidDel="00000000" w:rsidR="00000000" w:rsidRPr="00000000">
        <w:rPr>
          <w:rtl w:val="0"/>
        </w:rPr>
        <w:t xml:space="preserve">1.5 Scope and Limitations</w:t>
      </w:r>
    </w:p>
    <w:p w:rsidR="00000000" w:rsidDel="00000000" w:rsidP="00000000" w:rsidRDefault="00000000" w:rsidRPr="00000000" ns1:paraId="00000136">
      <w:pPr>
        <w:spacing w:after="120" w:lineRule="auto"/>
        <w:rPr/>
      </w:pPr>
      <w:r w:rsidDel="00000000" w:rsidR="00000000" w:rsidRPr="00000000">
        <w:rPr>
          <w:rtl w:val="0"/>
        </w:rPr>
        <w:t xml:space="preserve">Although the system achieves solid cryptographic security objectives, the thesis also defines clear scope limitations in order to focus on solving the core problem:</w:t>
      </w:r>
    </w:p>
    <w:p w:rsidR="00000000" w:rsidDel="00000000" w:rsidP="00000000" w:rsidRDefault="00000000" w:rsidRPr="00000000" ns1:paraId="000001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voter scale (small 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the current threshold decryption protocol is configured as n-out-of-n (all n registered voters who contributed to the joint public key must participate in generating a decryption share before the result can be decrypted), the system is only suitable for votes, board elections, or small assemblies with fewer than 100 participants. If one voter goes offline or refuses to submit a share, the result is permanently locked. A flexible t-out-of-n threshold mechanism (requiring only a subset of t participants to decrypt) is outside the implemented scope of this thesis.</w:t>
      </w:r>
    </w:p>
    <w:p w:rsidR="00000000" w:rsidDel="00000000" w:rsidP="00000000" w:rsidRDefault="00000000" w:rsidRPr="00000000" ns1:paraId="000001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ballot format: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Ballots are designed for a maximum of 10 fixed candidates. Each ballot is a 10-element vector in which the voter selects exactly one candidate (a vector containing a single 1 and nine 0s). Other, more complex voting methods such as ranked-choice voting or free-text write-in candidates are not supported.</w:t>
      </w:r>
    </w:p>
    <w:p w:rsidR="00000000" w:rsidDel="00000000" w:rsidP="00000000" w:rsidRDefault="00000000" w:rsidRPr="00000000" ns1:paraId="000001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integration of Zero-Knowledge Proofs (ZKP):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assumes voters submit ballots encrypted with the correct structure (containing only a single 1). Because zero-knowledge proofs (such as range proofs) to prove that the encrypted content is genuinely 0 or 1 have not been implemented, a malicious voter could deliberately encrypt a very large value (e.g., 1000) to seriously distort the election result without the server being able to detect this in encrypted form.</w:t>
      </w:r>
    </w:p>
    <w:p w:rsidR="00000000" w:rsidDel="00000000" w:rsidP="00000000" w:rsidRDefault="00000000" w:rsidRPr="00000000" ns1:paraId="000001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Deployment 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is designed and tested in a local area network (LAN) or simulated virtual WAN environment. Issues such as network-layer denial-of-service (DDoS) attacks, real-world HTTPS/SSL channel security, or distributed Certificate Authority (CA) management are outside the scope of this thesis.</w:t>
      </w:r>
    </w:p>
    <w:p w:rsidR="00000000" w:rsidDel="00000000" w:rsidP="00000000" w:rsidRDefault="00000000" w:rsidRPr="00000000" ns1:paraId="0000013B">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13C">
      <w:pPr>
        <w:pStyle w:val="Heading3"/>
        <w:numPr>
          <w:ilvl w:val="1"/>
          <w:numId w:val="32"/>
        </w:numPr>
        <w:rPr/>
      </w:pPr>
      <w:r w:rsidDel="00000000" w:rsidR="00000000" w:rsidRPr="00000000">
        <w:rPr>
          <w:rtl w:val="0"/>
        </w:rPr>
        <w:t xml:space="preserve">1.6 Thesis Structure</w:t>
      </w:r>
    </w:p>
    <w:p w:rsidR="00000000" w:rsidDel="00000000" w:rsidP="00000000" w:rsidRDefault="00000000" w:rsidRPr="00000000" ns1:paraId="0000013D">
      <w:pPr>
        <w:spacing w:after="120" w:lineRule="auto"/>
        <w:rPr/>
      </w:pPr>
      <w:r w:rsidDel="00000000" w:rsidR="00000000" w:rsidRPr="00000000">
        <w:rPr>
          <w:rtl w:val="0"/>
        </w:rPr>
        <w:t xml:space="preserve">The content of the thesis is organized into six main chapters as follows:</w:t>
      </w:r>
    </w:p>
    <w:p w:rsidR="00000000" w:rsidDel="00000000" w:rsidP="00000000" w:rsidRDefault="00000000" w:rsidRPr="00000000" ns1:paraId="000001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 Introduction: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Presents the research background, the urgency of privacy-preserving electronic voting, the problem definition, objectives, contributions, and the limitations of the system.</w:t>
      </w:r>
    </w:p>
    <w:p w:rsidR="00000000" w:rsidDel="00000000" w:rsidP="00000000" w:rsidRDefault="00000000" w:rsidRPr="00000000" ns1:paraId="000001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 Theoretical Foundations: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Presents the mathematical foundations of lattice-based cryptography, the operating principles of fully homomorphic encryption (FHE), and the BFV-RNS scheme. Details the Multiparty Threshold FHE protocol and compares the system with related work worldwide.</w:t>
      </w:r>
    </w:p>
    <w:p w:rsidR="00000000" w:rsidDel="00000000" w:rsidP="00000000" w:rsidRDefault="00000000" w:rsidRPr="00000000" ns1:paraId="000001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 System Analysis and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Specifies functional and non-functional requirements, analyzes the security threat model, describes the layered architecture, and details the design of the five operational phases of the election protocol as a sequence diagram, along with the REST API design and file-based database storage structure.</w:t>
      </w:r>
    </w:p>
    <w:p w:rsidR="00000000" w:rsidDel="00000000" w:rsidP="00000000" w:rsidRDefault="00000000" w:rsidRPr="00000000" ns1:paraId="000001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4 — Implementation: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Presents the development environment in detail and analyzes the actual C++ OpenFHE source code structure of the six core executable files. Explains the Node.js Server and Client source code in detail with respect to controlling the binary data business flow.</w:t>
      </w:r>
    </w:p>
    <w:p w:rsidR="00000000" w:rsidDel="00000000" w:rsidP="00000000" w:rsidRDefault="00000000" w:rsidRPr="00000000" ns1:paraId="000001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 5 — Testing and Evaluation: Presents the functional testing results of 13 test cases, evaluates real-world performance in terms of processing time and cryptographic data size, and analyzes the system's security according to the FOO/CGS standard.</w:t>
      </w:r>
    </w:p>
    <w:p w:rsidR="00000000" w:rsidDel="00000000" w:rsidP="00000000" w:rsidRDefault="00000000" w:rsidRPr="00000000" ns1:paraId="000001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6 — Conclusion and Future Directions: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Summarizes the scientific results achieved, candidly acknowledges the limitations of the thesis, and proposes future directions for upgrading the system.</w:t>
      </w:r>
    </w:p>
    <w:p w:rsidR="00000000" w:rsidDel="00000000" w:rsidP="00000000" w:rsidRDefault="00000000" w:rsidRPr="00000000" ns1:paraId="00000144">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145">
      <w:pPr>
        <w:pStyle w:val="Heading3"/>
        <w:numPr>
          <w:ilvl w:val="1"/>
          <w:numId w:val="32"/>
        </w:numPr>
        <w:rPr/>
      </w:pPr>
      <w:r w:rsidDel="00000000" w:rsidR="00000000" w:rsidRPr="00000000">
        <w:rPr>
          <w:rtl w:val="0"/>
        </w:rPr>
        <w:t xml:space="preserve">Chapter 1 Summary</w:t>
      </w:r>
    </w:p>
    <w:p w:rsidR="00000000" w:rsidDel="00000000" w:rsidP="00000000" w:rsidRDefault="00000000" w:rsidRPr="00000000" ns1:paraId="00000146">
      <w:pPr>
        <w:spacing w:after="120" w:lineRule="auto"/>
        <w:rPr/>
      </w:pPr>
      <w:r w:rsidDel="00000000" w:rsidR="00000000" w:rsidRPr="00000000">
        <w:rPr>
          <w:rtl w:val="0"/>
        </w:rPr>
        <w:t xml:space="preserve">Chapter 1 has established the foundational orientation for the entire thesis. By analyzing the security challenges of traditional e-voting and the potential of homomorphic cryptography, this chapter highlights the urgency of applying Multiparty Threshold FHE to build a secure voting system that does not depend on trust in a central server. Next, Chapter 2 will delve into the foundational cryptographic mathematics that underpins the implementation of this system.</w:t>
      </w:r>
    </w:p>
    <w:p w:rsidR="00000000" w:rsidDel="00000000" w:rsidP="00000000" w:rsidRDefault="00000000" w:rsidRPr="00000000" ns1:paraId="00000147">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148">
      <w:pPr>
        <w:pStyle w:val="Heading3"/>
        <w:numPr>
          <w:ilvl w:val="1"/>
          <w:numId w:val="32"/>
        </w:numPr>
        <w:rPr/>
      </w:pPr>
      <w:r w:rsidDel="00000000" w:rsidR="00000000" w:rsidRPr="00000000">
        <w:rPr>
          <w:rtl w:val="0"/>
        </w:rPr>
        <w:t xml:space="preserve">Chapter 1 References</w:t>
      </w:r>
    </w:p>
    <w:p w:rsidR="00000000" w:rsidDel="00000000" w:rsidP="00000000" w:rsidRDefault="00000000" w:rsidRPr="00000000" ns1:paraId="000001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 Chaum, "Untraceable electronic mail, return addresses, and digital pseudonyms,"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Communications of the ACM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24, no. 2, pp. 84-90, 1981.</w:t>
      </w:r>
    </w:p>
    <w:p w:rsidR="00000000" w:rsidDel="00000000" w:rsidP="00000000" w:rsidRDefault="00000000" w:rsidRPr="00000000" ns1:paraId="000001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 Adida, "Helios: Web-based Open-Audit Voting,"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17th USENIX Security Symposium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 Jose, CA, 2008, pp. 335-348.</w:t>
      </w:r>
    </w:p>
    <w:p w:rsidR="00000000" w:rsidDel="00000000" w:rsidP="00000000" w:rsidRDefault="00000000" w:rsidRPr="00000000" ns1:paraId="000001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 Cortier, D. Galindo, S. Glondu, and M. Turuani, "Belenios: A Simple Private and Verifiable Electronic Voting Protocol,"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Foundations of Security Analysis and Design VII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2013, pp. 152-176.</w:t>
      </w:r>
    </w:p>
    <w:p w:rsidR="00000000" w:rsidDel="00000000" w:rsidP="00000000" w:rsidRDefault="00000000" w:rsidRPr="00000000" ns1:paraId="000001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J. Benaloh and D. Tuinstra, "Receipt-free secret-ballot elections,"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 '94: Proceedings of the twenty-sixth annual ACM symposium on Theory of computing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1994, pp. 544-553.</w:t>
      </w:r>
    </w:p>
    <w:p w:rsidR="00000000" w:rsidDel="00000000" w:rsidP="00000000" w:rsidRDefault="00000000" w:rsidRPr="00000000" ns1:paraId="000001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 Fujioka, T. Okamoto, and K. Ohta, "A practical secret voting scheme for large scale elections,"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Cryptology — AUSCRYPT '92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1993, pp. 244-251.</w:t>
      </w:r>
    </w:p>
    <w:p w:rsidR="00000000" w:rsidDel="00000000" w:rsidP="00000000" w:rsidRDefault="00000000" w:rsidRPr="00000000" ns1:paraId="000001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 A. Neff, "A verifiable secret shuffle and its application to e-voting,"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CCS '01: Proceedings of the 8th ACM conference on Computer and Communications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2001, pp. 116-125.</w:t>
      </w:r>
    </w:p>
    <w:p w:rsidR="00000000" w:rsidDel="00000000" w:rsidP="00000000" w:rsidRDefault="00000000" w:rsidRPr="00000000" ns1:paraId="000001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 Cramer, R. Gennaro, and B. Schoenmakers, "A secure and optimally efficient multi-authority election scheme,"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European Transactions on Telecommunications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8, no. 5, pp. 481-490, 1997.</w:t>
      </w:r>
    </w:p>
    <w:p w:rsidR="00000000" w:rsidDel="00000000" w:rsidP="00000000" w:rsidRDefault="00000000" w:rsidRPr="00000000" ns1:paraId="0000015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C. Gentry, "A fully homomorphic encryption scheme," Ph.D. dissertation, Stanford University, Stanford, CA, 2009.</w:t>
      </w:r>
    </w:p>
    <w:p w:rsidR="00000000" w:rsidDel="00000000" w:rsidP="00000000" w:rsidRDefault="00000000" w:rsidRPr="00000000" ns1:paraId="000001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OpenFHE Development Team, "OpenFHE: Open-Source Fully Homomorphic Encryption Library," [Online]. Available: https://openfhe.org/, 2022.</w:t>
      </w:r>
    </w:p>
    <w:p w:rsidR="00000000" w:rsidDel="00000000" w:rsidP="00000000" w:rsidRDefault="00000000" w:rsidRPr="00000000" ns1:paraId="00000152">
      <w:pPr>
        <w:pStyle w:val="Heading2"/>
        <w:pageBreakBefore w:val="1"/>
        <w:numPr>
          <w:ilvl w:val="0"/>
          <w:numId w:val="32"/>
        </w:numPr>
        <w:ind w:left="720" w:hanging="360"/>
        <w:rPr/>
      </w:pPr>
      <w:r w:rsidDel="00000000" w:rsidR="00000000" w:rsidRPr="00000000">
        <w:rPr>
          <w:rtl w:val="0"/>
        </w:rPr>
        <w:t xml:space="preserve">CHAPTER 2: THEORETICAL FOUNDATIONS</w:t>
      </w:r>
    </w:p>
    <w:p w:rsidR="00000000" w:rsidDel="00000000" w:rsidP="00000000" w:rsidRDefault="00000000" w:rsidRPr="00000000" ns1:paraId="00000153">
      <w:pPr>
        <w:pStyle w:val="Heading3"/>
        <w:numPr>
          <w:ilvl w:val="1"/>
          <w:numId w:val="32"/>
        </w:numPr>
        <w:rPr/>
      </w:pPr>
      <w:r w:rsidDel="00000000" w:rsidR="00000000" w:rsidRPr="00000000">
        <w:rPr>
          <w:rtl w:val="0"/>
        </w:rPr>
        <w:t xml:space="preserve">2.1 Foundational Cryptography</w:t>
      </w:r>
    </w:p>
    <w:p w:rsidR="00000000" w:rsidDel="00000000" w:rsidP="00000000" w:rsidRDefault="00000000" w:rsidRPr="00000000" ns1:paraId="00000154">
      <w:pPr>
        <w:spacing w:after="120" w:line="276" w:lineRule="auto"/>
        <w:jc w:val="both"/>
        <w:rPr/>
      </w:pPr>
      <w:r w:rsidDel="00000000" w:rsidR="00000000" w:rsidRPr="00000000">
        <w:rPr>
          <w:rtl w:val="0"/>
        </w:rPr>
        <w:t xml:space="preserve">The mathematical foundation of secure distributed voting requires a rigorous treatment of asymmetric cryptographic baselines. Classic public-key cryptosystems, such as RSA or ElGamal, derive their security properties from the theoretical hardness of integer factorization or discrete logarithms in prime-order subgroups. However, the emergence of quantum computing architectures running Shor's polynomial-time prime factorization algorithm threatens the long-term forward secrecy of these classical models. If a state-sponsored adversary captures and stores encrypted election ballots today, they could decrypt them in the future once quantum computing reaches sufficient scalability. Thus, modern e-voting system design must transition to post-quantum alternatives, particularly lattice-based cryptography, to guarantee ballot secrecy and eligibility validation properties.</w:t>
      </w:r>
    </w:p>
    <w:p w:rsidR="00000000" w:rsidDel="00000000" w:rsidP="00000000" w:rsidRDefault="00000000" w:rsidRPr="00000000" ns1:paraId="00000155">
      <w:pPr>
        <w:spacing w:after="120" w:line="276" w:lineRule="auto"/>
        <w:jc w:val="both"/>
        <w:rPr/>
      </w:pPr>
      <w:r w:rsidDel="00000000" w:rsidR="00000000" w:rsidRPr="00000000">
        <w:rPr>
          <w:rtl w:val="0"/>
        </w:rPr>
        <w:t xml:space="preserve">To evaluate the properties of the voting system designed in this thesis, we contrast the underlying cryptographic primitives against classical frameworks. While symmetric-key cryptosystems offer efficient bulk encryption, they lack the key-separation properties required for multi-authority tallying. On the other hand, traditional public-key systems require a single centralized decryption authority, representing a single point of failure and compromise. If the private key is exposed or the authority colludes, individual ballot content can be easily linked to voter identities, violating the strict democratic requirement of voter secrecy. Homomorphic encryption combined with threshold multiparty consensus addresses this security vulnerability by distributing decryption capacity among independent stakeholders.</w:t>
      </w:r>
    </w:p>
    <w:p w:rsidR="00000000" w:rsidDel="00000000" w:rsidP="00000000" w:rsidRDefault="00000000" w:rsidRPr="00000000" ns1:paraId="00000156">
      <w:pPr>
        <w:spacing w:after="120" w:line="276" w:lineRule="auto"/>
        <w:jc w:val="both"/>
        <w:rPr/>
      </w:pPr>
      <w:r w:rsidDel="00000000" w:rsidR="00000000" w:rsidRPr="00000000">
        <w:rPr>
          <w:rtl w:val="0"/>
        </w:rPr>
        <w:t xml:space="preserve">Furthermore, the integration of public-key infrastructure within an electronic election requires a robust trust boundary analysis. In a standard asymmetric configuration, a voter encrypts their ballot using the public key of the tally authority, who then possesses sole decryption capabilities. This model requires absolute trust in the tally authority's integrity and cybersecurity defenses. If an intruder gains unauthorized access to the authority's private key, the anonymity of all cast ballots is compromised. By contrast, a multiparty threshold homomorphic system ensures that the decryption capability is mathematically fragmented across multiple independent nodes. The election results can only be decrypted when a threshold number of authorities cooperate, ensuring that no single compromised server can leak individual voter choices.</w:t>
      </w:r>
    </w:p>
    <w:p w:rsidR="00000000" w:rsidDel="00000000" w:rsidP="00000000" w:rsidRDefault="00000000" w:rsidRPr="00000000" ns1:paraId="00000157">
      <w:pPr>
        <w:spacing w:after="120" w:lineRule="auto"/>
        <w:rPr/>
      </w:pPr>
      <w:r w:rsidDel="00000000" w:rsidR="00000000" w:rsidRPr="00000000">
        <w:rPr>
          <w:rtl w:val="0"/>
        </w:rPr>
      </w:r>
    </w:p>
    <w:p w:rsidR="00000000" w:rsidDel="00000000" w:rsidP="00000000" w:rsidRDefault="00000000" w:rsidRPr="00000000" ns1:paraId="00000158">
      <w:pPr>
        <w:pStyle w:val="Heading4"/>
        <w:numPr>
          <w:ilvl w:val="2"/>
          <w:numId w:val="32"/>
        </w:numPr>
        <w:rPr/>
      </w:pPr>
      <w:r w:rsidDel="00000000" w:rsidR="00000000" w:rsidRPr="00000000">
        <w:rPr>
          <w:rtl w:val="0"/>
        </w:rPr>
        <w:t xml:space="preserve">2.1.1 Definition and Properties of an Encryption Scheme</w:t>
      </w:r>
    </w:p>
    <w:p w:rsidR="00000000" w:rsidDel="00000000" w:rsidP="00000000" w:rsidRDefault="00000000" w:rsidRPr="00000000" ns1:paraId="00000159">
      <w:pPr>
        <w:spacing w:after="120" w:line="276" w:lineRule="auto"/>
        <w:jc w:val="both"/>
        <w:rPr/>
      </w:pPr>
      <w:r w:rsidDel="00000000" w:rsidR="00000000" w:rsidRPr="00000000">
        <w:rPr>
          <w:rtl w:val="0"/>
        </w:rPr>
        <w:t xml:space="preserve">Formally, an asymmetric public-key encryption scheme is defined over a plaintext space, a ciphertext space, and a key space. The KeyGen algorithm represents the security initialization phase where a random seed is used to generate the public key and secret key pair. The public key is widely distributed to voters to perform ballot encryption, whereas the secret key remains isolated. The randomized encryption function takes the public key and a plaintext candidate choice to output a randomized ciphertext. The decryption function is deterministic, mapping the ciphertext back to the plaintext space if and only if the corresponding secret key is supplied. This correctness constraint is critical; any polynomial coefficient noise accumulated during homomorphic operations must be successfully cleared during decryption.</w:t>
      </w:r>
    </w:p>
    <w:p w:rsidR="00000000" w:rsidDel="00000000" w:rsidP="00000000" w:rsidRDefault="00000000" w:rsidRPr="00000000" ns1:paraId="0000015A">
      <w:pPr>
        <w:spacing w:after="120" w:line="276" w:lineRule="auto"/>
        <w:jc w:val="both"/>
        <w:rPr/>
      </w:pPr>
      <w:r w:rsidDel="00000000" w:rsidR="00000000" w:rsidRPr="00000000">
        <w:rPr>
          <w:rtl w:val="0"/>
        </w:rPr>
        <w:t xml:space="preserve">In electronic voting systems, randomized encryption prevents ballot-linkability attacks. If the encryption scheme were deterministic (e.g., standard RSA without random padding), the encryption of a ballot choice '1' (indicating a vote) and '0' (indicating a non-vote) would always yield the same ciphertext values. An adversary monitoring the network could build a lookup table of ciphertexts for each candidate and immediately identify voter selections. By integrating randomized noise polynomials into the ciphertext formulation, the BFV scheme ensures that two encryptions of the same choice are computationally indistinguishable, protecting voter privacy under active network monitoring.</w:t>
      </w:r>
    </w:p>
    <w:p w:rsidR="00000000" w:rsidDel="00000000" w:rsidP="00000000" w:rsidRDefault="00000000" w:rsidRPr="00000000" ns1:paraId="0000015B">
      <w:pPr>
        <w:spacing w:after="120" w:line="276" w:lineRule="auto"/>
        <w:jc w:val="both"/>
        <w:rPr/>
      </w:pPr>
      <w:r w:rsidDel="00000000" w:rsidR="00000000" w:rsidRPr="00000000">
        <w:rPr>
          <w:rtl w:val="0"/>
        </w:rPr>
        <w:t xml:space="preserve">The mathematical formulation of public-key encryption also dictates its resilience against structural attacks. A secure public-key scheme must maintain a high level of entropy in its ciphertext representation. When a voter selects a candidate, the plaintext vector is padded with Gaussian error distributions, transforming the discrete selection into a high-dimensional polynomial coordinate. The vast size of the ciphertext space makes it computationally impossible for an adversary to perform a brute-force decryption or search attack. The decryption process must utilize the exact private key polynomial to cancel out the random noise component, restoring the clean plaintext coefficients with a probability of error that is asymptotically zero.</w:t>
      </w:r>
    </w:p>
    <w:p w:rsidR="00000000" w:rsidDel="00000000" w:rsidP="00000000" w:rsidRDefault="00000000" w:rsidRPr="00000000" ns1:paraId="0000015C">
      <w:pPr>
        <w:spacing w:after="120" w:lineRule="auto"/>
        <w:rPr/>
      </w:pPr>
      <w:r w:rsidDel="00000000" w:rsidR="00000000" w:rsidRPr="00000000">
        <w:rPr>
          <w:rtl w:val="0"/>
        </w:rPr>
        <w:t xml:space="preserve">A Public-Key Encryption Scheme is a triple of polynomial-time algorithms (KeyGen, Encrypt, Decrypt) operating over a Plaintext Space M, a Ciphertext Space C, and a Key Space K [10]:</w:t>
      </w:r>
    </w:p>
    <w:p w:rsidR="00000000" w:rsidDel="00000000" w:rsidP="00000000" w:rsidRDefault="00000000" w:rsidRPr="00000000" ns1:paraId="0000015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KeyGen(1^λ) → (pk, sk)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randomized key generation algorithm takes a security parameter λ in unary form and returns a key pair (pk, sk), where pk is the public key used for encryption and sk is the secret key used for decryption.</w:t>
      </w:r>
    </w:p>
    <w:p w:rsidR="00000000" w:rsidDel="00000000" w:rsidP="00000000" w:rsidRDefault="00000000" w:rsidRPr="00000000" ns1:paraId="0000015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Encrypt(pk, m) → c</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The encryption algorithm takes a public key pk and a plaintext m ∈ M, performing randomized computation to produce a ciphertext c ∈ C.</w:t>
      </w:r>
    </w:p>
    <w:p w:rsidR="00000000" w:rsidDel="00000000" w:rsidP="00000000" w:rsidRDefault="00000000" w:rsidRPr="00000000" ns1:paraId="0000015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Decrypt(sk, c) → m or ⊥</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The decryption algorithm takes a secret key sk and a ciphertext c ∈ C, returning the original plaintext m ∈ M or an error symbol ⊥ if the ciphertext is invalid.</w:t>
      </w:r>
    </w:p>
    <w:p w:rsidR="00000000" w:rsidDel="00000000" w:rsidP="00000000" w:rsidRDefault="00000000" w:rsidRPr="00000000" ns1:paraId="00000160">
      <w:pPr>
        <w:spacing w:after="120" w:lineRule="auto"/>
        <w:rPr/>
      </w:pPr>
      <w:r w:rsidDel="00000000" w:rsidR="00000000" w:rsidRPr="00000000">
        <w:rPr>
          <w:rFonts w:ascii="Gungsuh" w:cs="Gungsuh" w:eastAsia="Gungsuh" w:hAnsi="Gungsuh"/>
          <w:rtl w:val="0"/>
        </w:rPr>
        <w:t xml:space="preserve">The required correctness condition demands that, for every key pair produced by KeyGen and every message m ∈ M:</w:t>
      </w:r>
    </w:p>
    <w:p w:rsidR="00000000" w:rsidDel="00000000" w:rsidP="00000000" w:rsidRDefault="00000000" w:rsidRPr="00000000" ns1:paraId="00000161">
      <w:pPr>
        <w:spacing w:after="120" w:lineRule="auto"/>
        <w:rPr/>
      </w:pPr>
      <w:r w:rsidDel="00000000" w:rsidR="00000000" w:rsidRPr="00000000">
        <w:rPr>
          <w:rtl w:val="0"/>
        </w:rPr>
        <w:t xml:space="preserve">Pr[Decrypt(sk, Encrypt(pk, m)) = m] = 1</w:t>
      </w:r>
    </w:p>
    <w:p w:rsidR="00000000" w:rsidDel="00000000" w:rsidP="00000000" w:rsidRDefault="00000000" w:rsidRPr="00000000" ns1:paraId="00000162">
      <w:pPr>
        <w:pStyle w:val="Heading4"/>
        <w:numPr>
          <w:ilvl w:val="2"/>
          <w:numId w:val="32"/>
        </w:numPr>
        <w:rPr/>
      </w:pPr>
      <w:r w:rsidDel="00000000" w:rsidR="00000000" w:rsidRPr="00000000">
        <w:rPr>
          <w:rtl w:val="0"/>
        </w:rPr>
        <w:t xml:space="preserve">2.1.2 IND-CPA and IND-CCA Security Definitions</w:t>
      </w:r>
    </w:p>
    <w:p w:rsidR="00000000" w:rsidDel="00000000" w:rsidP="00000000" w:rsidRDefault="00000000" w:rsidRPr="00000000" ns1:paraId="00000163">
      <w:pPr>
        <w:spacing w:after="120" w:line="276" w:lineRule="auto"/>
        <w:jc w:val="both"/>
        <w:rPr/>
      </w:pPr>
      <w:r w:rsidDel="00000000" w:rsidR="00000000" w:rsidRPr="00000000">
        <w:rPr>
          <w:rtl w:val="0"/>
        </w:rPr>
        <w:t xml:space="preserve">Indistinguishability under Chosen Plaintext Attack (IND-CPA) is the standard security benchmark for homomorphic systems. The security model is defined using a probability game between a challenger and a polynomial-time adversary. The adversary selects two challenge plaintexts and receives a ciphertext representing one of them. The adversary wins if they can guess which plaintext was encrypted with a probability greater than random guessing. If no adversary can win this game in polynomial time, the system is IND-CPA secure. In our e-voting context, this ensures that an eavesdropper cannot extract information about individual votes from the transit ciphertexts.</w:t>
      </w:r>
    </w:p>
    <w:p w:rsidR="00000000" w:rsidDel="00000000" w:rsidP="00000000" w:rsidRDefault="00000000" w:rsidRPr="00000000" ns1:paraId="00000164">
      <w:pPr>
        <w:spacing w:after="120" w:line="276" w:lineRule="auto"/>
        <w:jc w:val="both"/>
        <w:rPr/>
      </w:pPr>
      <w:r w:rsidDel="00000000" w:rsidR="00000000" w:rsidRPr="00000000">
        <w:rPr>
          <w:rtl w:val="0"/>
        </w:rPr>
        <w:t xml:space="preserve">A stronger security model is Indistinguishability under Chosen Ciphertext Attack (IND-CCA2), which allows the adversary to access a decryption oracle. However, homomorphic encryption schemes are inherently vulnerable to IND-CCA2 attacks due to their algebraic malleability. Since homomorphic schemes allow public additions and multiplications directly on ciphertexts, an attacker can modify a challenge ciphertext to encrypt a related value, submit it to the decryption oracle, and decode the original choice. Thus, our voting protocol relies on the IND-CPA model, using external verification controls (such as digital signatures and registration limits) to mitigate malleability concerns.</w:t>
      </w:r>
    </w:p>
    <w:p w:rsidR="00000000" w:rsidDel="00000000" w:rsidP="00000000" w:rsidRDefault="00000000" w:rsidRPr="00000000" ns1:paraId="00000165">
      <w:pPr>
        <w:spacing w:after="120" w:line="276" w:lineRule="auto"/>
        <w:jc w:val="both"/>
        <w:rPr/>
      </w:pPr>
      <w:r w:rsidDel="00000000" w:rsidR="00000000" w:rsidRPr="00000000">
        <w:rPr>
          <w:rtl w:val="0"/>
        </w:rPr>
        <w:t xml:space="preserve">The mathematical proof of IND-CPA security for Ring-LWE-based systems relies on the hardness of distinguishing Ring-LWE samples from uniform random distributions. If an adversary could breach the IND-CPA property of our BFV-encrypted ballots, they would implicitly solve the decisional Ring-LWE problem, which is known to be computationally equivalent to worst-case lattice problems. Because the decryption oracle is strictly restricted during the voting phase, the tally server acts as an aggregator of encrypted data, executing homomorphic additions on the ciphertext space. This restricts the threat model to an honest-but-curious server, ensuring that voter privacy is mathematically guaranteed under IND-CPA parameters.</w:t>
      </w:r>
    </w:p>
    <w:p w:rsidR="00000000" w:rsidDel="00000000" w:rsidP="00000000" w:rsidRDefault="00000000" w:rsidRPr="00000000" ns1:paraId="00000166">
      <w:pPr>
        <w:spacing w:after="120" w:lineRule="auto"/>
        <w:rPr/>
      </w:pPr>
      <w:r w:rsidDel="00000000" w:rsidR="00000000" w:rsidRPr="00000000">
        <w:rPr>
          <w:rtl w:val="0"/>
        </w:rPr>
        <w:t xml:space="preserve">The most fundamental security notion for a public-key encryption scheme is Indistinguishability under Chosen Plaintext Attack (IND-CPA). This model is described through a cryptographic game between a Challenger and an Adversary [11]:</w:t>
      </w:r>
    </w:p>
    <w:p w:rsidR="00000000" w:rsidDel="00000000" w:rsidP="00000000" w:rsidRDefault="00000000" w:rsidRPr="00000000" ns1:paraId="000001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Challenger generates a key pair (pk, sk) ← KeyGen(1^λ) and sends pk to the Adversary.</w:t>
      </w:r>
    </w:p>
    <w:p w:rsidR="00000000" w:rsidDel="00000000" w:rsidP="00000000" w:rsidRDefault="00000000" w:rsidRPr="00000000" ns1:paraId="000001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Adversary performs polynomial-time computations and chooses two plaintexts of equal length, m0, m1 ∈ M.</w:t>
      </w:r>
    </w:p>
    <w:p w:rsidR="00000000" w:rsidDel="00000000" w:rsidP="00000000" w:rsidRDefault="00000000" w:rsidRPr="00000000" ns1:paraId="000001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Challenger randomly chooses a bit b ∈ {0, 1}, computes the challenge ciphertext c∗ ← Encrypt(pk, mb), and sends c∗ to the Adversary.</w:t>
      </w:r>
    </w:p>
    <w:p w:rsidR="00000000" w:rsidDel="00000000" w:rsidP="00000000" w:rsidRDefault="00000000" w:rsidRPr="00000000" ns1:paraId="000001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The Adversary may perform additional encryption computations and finally outputs a guess b' ∈ {0, 1}.</w:t>
      </w:r>
    </w:p>
    <w:p w:rsidR="00000000" w:rsidDel="00000000" w:rsidP="00000000" w:rsidRDefault="00000000" w:rsidRPr="00000000" ns1:paraId="0000016B">
      <w:pPr>
        <w:spacing w:after="120" w:lineRule="auto"/>
        <w:rPr/>
      </w:pPr>
      <w:r w:rsidDel="00000000" w:rsidR="00000000" w:rsidRPr="00000000">
        <w:rPr>
          <w:rtl w:val="0"/>
        </w:rPr>
        <w:t xml:space="preserve">A scheme achieves IND-CPA security if the advantage of every polynomial-time Adversary is negligible in the security parameter λ:</w:t>
      </w:r>
    </w:p>
    <w:p w:rsidR="00000000" w:rsidDel="00000000" w:rsidP="00000000" w:rsidRDefault="00000000" w:rsidRPr="00000000" ns1:paraId="0000016C">
      <w:pPr>
        <w:spacing w:after="120" w:lineRule="auto"/>
        <w:rPr/>
      </w:pPr>
      <w:r w:rsidDel="00000000" w:rsidR="00000000" w:rsidRPr="00000000">
        <w:rPr>
          <w:rFonts w:ascii="Cardo" w:cs="Cardo" w:eastAsia="Cardo" w:hAnsi="Cardo"/>
          <w:rtl w:val="0"/>
        </w:rPr>
        <w:t xml:space="preserve">Adv_IND-CPA(λ) = |Pr[b' = b] − 1/2| ≤ negl(λ)</w:t>
      </w:r>
    </w:p>
    <w:p w:rsidR="00000000" w:rsidDel="00000000" w:rsidP="00000000" w:rsidRDefault="00000000" w:rsidRPr="00000000" ns1:paraId="0000016D">
      <w:pPr>
        <w:spacing w:after="120" w:lineRule="auto"/>
        <w:rPr/>
      </w:pPr>
      <w:r w:rsidDel="00000000" w:rsidR="00000000" w:rsidRPr="00000000">
        <w:rPr>
          <w:rtl w:val="0"/>
        </w:rPr>
        <w:t xml:space="preserve">For e-voting, the IND-CPA property guarantees that an attacker who sees the ciphertext of a ballot cannot determine which candidate the voter selected, even if the attacker knows the full list of candidates (because encryption is randomized).</w:t>
      </w:r>
    </w:p>
    <w:p w:rsidR="00000000" w:rsidDel="00000000" w:rsidP="00000000" w:rsidRDefault="00000000" w:rsidRPr="00000000" ns1:paraId="0000016E">
      <w:pPr>
        <w:spacing w:after="120" w:lineRule="auto"/>
        <w:rPr/>
      </w:pPr>
      <w:r w:rsidDel="00000000" w:rsidR="00000000" w:rsidRPr="00000000">
        <w:rPr>
          <w:rFonts w:ascii="Gungsuh" w:cs="Gungsuh" w:eastAsia="Gungsuh" w:hAnsi="Gungsuh"/>
          <w:rtl w:val="0"/>
        </w:rPr>
        <w:t xml:space="preserve">Indistinguishability under Adaptive Chosen Ciphertext Attack (IND-CCA2) is a stronger security notion that gives the Adversary access to a decryption oracle (excluding the challenge ciphertext c∗). Although IND-CCA2 is the gold standard for general communication protocols, homomorphic encryption schemes inherently </w:t>
      </w:r>
      <w:r w:rsidDel="00000000" w:rsidR="00000000" w:rsidRPr="00000000">
        <w:rPr>
          <w:b w:val="1"/>
          <w:bCs w:val="1"/>
          <w:rtl w:val="0"/>
        </w:rPr>
        <w:t xml:space="preserve">cannot</w:t>
      </w:r>
      <w:r w:rsidDel="00000000" w:rsidR="00000000" w:rsidRPr="00000000">
        <w:rPr>
          <w:rFonts w:ascii="Gungsuh" w:cs="Gungsuh" w:eastAsia="Gungsuh" w:hAnsi="Gungsuh"/>
          <w:rtl w:val="0"/>
        </w:rPr>
        <w:t xml:space="preserve"> achieve IND-CCA2 security. Because the homomorphic property allows a ciphertext to be transformed into another valid ciphertext without decryption, an attacker can easily modify the challenge ciphertext c∗ into c' = c∗ ⊕ c0 and submit it to the decryption oracle to infer the original message. For this reason, the thesis's e-voting system is built on the IND-CPA security model as the target level of protection for raw ballot content.</w:t>
      </w:r>
    </w:p>
    <w:p w:rsidR="00000000" w:rsidDel="00000000" w:rsidP="00000000" w:rsidRDefault="00000000" w:rsidRPr="00000000" ns1:paraId="0000016F">
      <w:pPr>
        <w:pStyle w:val="Heading4"/>
        <w:numPr>
          <w:ilvl w:val="2"/>
          <w:numId w:val="32"/>
        </w:numPr>
        <w:rPr/>
      </w:pPr>
      <w:r w:rsidDel="00000000" w:rsidR="00000000" w:rsidRPr="00000000">
        <w:rPr>
          <w:rtl w:val="0"/>
        </w:rPr>
        <w:t xml:space="preserve">2.1.3 Lattice-Based Cryptography and the Ring-LWE Problem</w:t>
      </w:r>
    </w:p>
    <w:p w:rsidR="00000000" w:rsidDel="00000000" w:rsidP="00000000" w:rsidRDefault="00000000" w:rsidRPr="00000000" ns1:paraId="00000170">
      <w:pPr>
        <w:spacing w:after="120" w:line="276" w:lineRule="auto"/>
        <w:jc w:val="both"/>
        <w:rPr/>
      </w:pPr>
      <w:r w:rsidDel="00000000" w:rsidR="00000000" w:rsidRPr="00000000">
        <w:rPr>
          <w:rtl w:val="0"/>
        </w:rPr>
        <w:t xml:space="preserve">Lattice-based cryptography is founded on the hardness of geometric problems in high-dimensional vector spaces. A lattice is a discrete group of vectors defined by integer combinations of a basis set. Hard problems on these lattices, such as the Shortest Vector Problem (SVP), cannot be solved efficiently by quantum algorithms. The Learning With Errors (LWE) problem reformulates these geometric vectors into algebraic equations. In the Ring-LWE variant, the variables are represented as polynomials in a cyclotomic ring, which significantly improves computational performance.</w:t>
      </w:r>
    </w:p>
    <w:p w:rsidR="00000000" w:rsidDel="00000000" w:rsidP="00000000" w:rsidRDefault="00000000" w:rsidRPr="00000000" ns1:paraId="00000171">
      <w:pPr>
        <w:spacing w:after="120" w:line="276" w:lineRule="auto"/>
        <w:jc w:val="both"/>
        <w:rPr/>
      </w:pPr>
      <w:r w:rsidDel="00000000" w:rsidR="00000000" w:rsidRPr="00000000">
        <w:rPr>
          <w:rtl w:val="0"/>
        </w:rPr>
        <w:t xml:space="preserve">In our voting scheme, the security of the Ring-LWE structure is maintained by introducing small noise polynomials drawn from a discrete Gaussian distribution. The noise term masks the secret key coefficients, preventing algebraic solvers from resolving the private key using linear systems. Figure 2.6 maps the discrete Gaussian error distribution, showing that noise coefficients are concentrated near zero to ensure that decryption remains mathematically correct while providing secure randomization.</w:t>
      </w:r>
    </w:p>
    <w:p w:rsidR="00000000" w:rsidDel="00000000" w:rsidP="00000000" w:rsidRDefault="00000000" w:rsidRPr="00000000" ns1:paraId="00000172">
      <w:pPr>
        <w:spacing w:after="120" w:line="276" w:lineRule="auto"/>
        <w:jc w:val="both"/>
        <w:rPr/>
      </w:pPr>
      <w:r w:rsidDel="00000000" w:rsidR="00000000" w:rsidRPr="00000000">
        <w:rPr>
          <w:rtl w:val="0"/>
        </w:rPr>
        <w:t xml:space="preserve">The selection of the ring dimension d and ciphertext modulus q is critical to balancing security and performance. A larger ring dimension (such as d = 8192) increases the dimensional complexity of the lattice, making search attacks computationally infeasible and providing over 128 bits of security against classic and quantum dual-attacks. However, larger ring dimensions also increase the computational latency of polynomial multiplications. In this thesis, the parameters are optimized using OpenFHE's automated parameter selection engine to ensure classical and quantum security standards (HEStd_128_classic) while maintaining sub-second client execution times.</w:t>
      </w:r>
    </w:p>
    <w:p w:rsidR="00000000" w:rsidDel="00000000" w:rsidP="00000000" w:rsidRDefault="00000000" w:rsidRPr="00000000" ns1:paraId="00000173">
      <w:pPr>
        <w:jc w:val="center"/>
        <w:rPr/>
      </w:pPr>
      <w:r w:rsidDel="00000000" w:rsidR="00000000" w:rsidRPr="00000000">
        <w:rPr/>
        <w:drawing>
          <ns3:inline distB="0" distT="0" distL="114300" distR="114300">
            <ns3:extent cx="4572000" cy="1714500"/>
            <ns3:effectExtent b="0" l="0" r="0" t="0"/>
            <ns3:docPr id="31" name="image17.png"/>
            <ns4:graphic>
              <ns4:graphicData uri="http://schemas.openxmlformats.org/drawingml/2006/picture">
                <ns5:pic>
                  <ns5:nvPicPr>
                    <ns5:cNvPr id="0" name="image17.png"/>
                    <ns5:cNvPicPr preferRelativeResize="0"/>
                  </ns5:nvPicPr>
                  <ns5:blipFill>
                    <ns4:blip ns2:embed="rId8"/>
                    <ns4:srcRect b="0" l="0" r="0" t="0"/>
                    <ns4:stretch>
                      <ns4:fillRect/>
                    </ns4:stretch>
                  </ns5:blipFill>
                  <ns5:spPr>
                    <ns4:xfrm>
                      <ns4:off x="0" y="0"/>
                      <ns4:ext cx="4572000" cy="1714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74">
      <w:pPr>
        <w:jc w:val="center"/>
        <w:rPr/>
      </w:pPr>
      <w:r w:rsidDel="00000000" w:rsidR="00000000" w:rsidRPr="00000000">
        <w:rPr>
          <w:i w:val="1"/>
          <w:iCs w:val="1"/>
          <w:sz w:val="20"/>
          <w:szCs w:val="20"/>
          <w:rtl w:val="0"/>
        </w:rPr>
        <w:t xml:space="preserve">Figure 2.6: Discrete Gaussian error distribution in Ring-LWE.</w:t>
      </w:r>
      <w:r w:rsidDel="00000000" w:rsidR="00000000" w:rsidRPr="00000000">
        <w:rPr>
          <w:rtl w:val="0"/>
        </w:rPr>
      </w:r>
    </w:p>
    <w:p w:rsidR="00000000" w:rsidDel="00000000" w:rsidP="00000000" w:rsidRDefault="00000000" w:rsidRPr="00000000" ns1:paraId="00000175">
      <w:pPr>
        <w:spacing w:after="120" w:lineRule="auto"/>
        <w:rPr/>
      </w:pPr>
      <w:r w:rsidDel="00000000" w:rsidR="00000000" w:rsidRPr="00000000">
        <w:rPr>
          <w:rtl w:val="0"/>
        </w:rPr>
      </w:r>
    </w:p>
    <w:p w:rsidR="00000000" w:rsidDel="00000000" w:rsidP="00000000" w:rsidRDefault="00000000" w:rsidRPr="00000000" ns1:paraId="00000176">
      <w:pPr>
        <w:spacing w:after="120" w:lineRule="auto"/>
        <w:rPr/>
      </w:pPr>
      <w:r w:rsidDel="00000000" w:rsidR="00000000" w:rsidRPr="00000000">
        <w:rPr>
          <w:rtl w:val="0"/>
        </w:rPr>
        <w:t xml:space="preserve">Most modern fully homomorphic encryption schemes rely on the hardness of mathematical problems over lattices (Lattice-based Cryptography), which are resistant to attacks from quantum computers (Post-Quantum Cryptography) [12]. Among these, the Ring Learning With Errors (Ring-LWE) problem is the most common mathematical foundation.</w:t>
      </w:r>
    </w:p>
    <w:p w:rsidR="00000000" w:rsidDel="00000000" w:rsidP="00000000" w:rsidRDefault="00000000" w:rsidRPr="00000000" ns1:paraId="00000177">
      <w:pPr>
        <w:spacing w:after="120" w:lineRule="auto"/>
        <w:rPr/>
      </w:pPr>
      <w:r w:rsidDel="00000000" w:rsidR="00000000" w:rsidRPr="00000000">
        <w:rPr>
          <w:rtl w:val="0"/>
        </w:rPr>
        <w:t xml:space="preserve">Consider a polynomial ring R = Z[x]/(x^n + 1) where n is a power of 2, and the reduced-coefficient polynomial ring Rq = R/qR = Zq[x]/(x^n + 1) where the integer q is the ciphertext modulus. The decisional version of the Ring-LWE problem asserts that it is computationally hard to distinguish between:</w:t>
      </w:r>
    </w:p>
    <w:p w:rsidR="00000000" w:rsidDel="00000000" w:rsidP="00000000" w:rsidRDefault="00000000" w:rsidRPr="00000000" ns1:paraId="000001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Pairs drawn from the uniform distribution (ai, bi) ∈ Rq × Rq.</w:t>
      </w:r>
    </w:p>
    <w:p w:rsidR="00000000" w:rsidDel="00000000" w:rsidP="00000000" w:rsidRDefault="00000000" w:rsidRPr="00000000" ns1:paraId="000001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Pairs of the form (ai, bi = ai·s + ei) ∈ Rq × Rq, where s ∈ Rq is a fixed secret polynomial, ai ∈ Rq is drawn uniformly at random, and ei ∈ R is a small noise polynomial drawn from a discrete Gaussian error distribution χ over the ring R.</w:t>
      </w:r>
    </w:p>
    <w:p w:rsidR="00000000" w:rsidDel="00000000" w:rsidP="00000000" w:rsidRDefault="00000000" w:rsidRPr="00000000" ns1:paraId="0000017A">
      <w:pPr>
        <w:spacing w:after="120" w:lineRule="auto"/>
        <w:rPr/>
      </w:pPr>
      <w:r w:rsidDel="00000000" w:rsidR="00000000" w:rsidRPr="00000000">
        <w:rPr>
          <w:rtl w:val="0"/>
        </w:rPr>
        <w:t xml:space="preserve">The hardness of the Ring-LWE problem is equivalent to the hardness of finding the shortest vector in an arbitrary-dimensional lattice in the worst case (worst-case lattice problems), ensuring robust security against the best modern cryptanalytic methods [13].</w:t>
      </w:r>
    </w:p>
    <w:p w:rsidR="00000000" w:rsidDel="00000000" w:rsidP="00000000" w:rsidRDefault="00000000" w:rsidRPr="00000000" ns1:paraId="0000017B">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17C">
      <w:pPr>
        <w:pStyle w:val="Heading3"/>
        <w:numPr>
          <w:ilvl w:val="1"/>
          <w:numId w:val="32"/>
        </w:numPr>
        <w:rPr/>
      </w:pPr>
      <w:r w:rsidDel="00000000" w:rsidR="00000000" w:rsidRPr="00000000">
        <w:rPr>
          <w:rtl w:val="0"/>
        </w:rPr>
        <w:t xml:space="preserve">2.2 Fully Homomorphic Encryption (FHE)</w:t>
      </w:r>
    </w:p>
    <w:p w:rsidR="00000000" w:rsidDel="00000000" w:rsidP="00000000" w:rsidRDefault="00000000" w:rsidRPr="00000000" ns1:paraId="0000017D">
      <w:pPr>
        <w:spacing w:after="120" w:line="276" w:lineRule="auto"/>
        <w:jc w:val="both"/>
        <w:rPr/>
      </w:pPr>
      <w:r w:rsidDel="00000000" w:rsidR="00000000" w:rsidRPr="00000000">
        <w:rPr>
          <w:rtl w:val="0"/>
        </w:rPr>
        <w:t xml:space="preserve">Fully Homomorphic Encryption (FHE) represents a paradigm shift in computer security by allowing computation to be performed directly on encrypted data. First proposed by Craig Gentry in 2009, FHE has evolved from a theoretical construct into highly optimized libraries. FHE allows third-party cloud servers to process sensitive data without exposing the underlying plaintext values. In this thesis, FHE is applied to the voting tally process, allowing the server to sum voter ballots homomorphically while keeping individual selections private.</w:t>
      </w:r>
    </w:p>
    <w:p w:rsidR="00000000" w:rsidDel="00000000" w:rsidP="00000000" w:rsidRDefault="00000000" w:rsidRPr="00000000" ns1:paraId="0000017E">
      <w:pPr>
        <w:spacing w:after="120" w:line="276" w:lineRule="auto"/>
        <w:jc w:val="both"/>
        <w:rPr/>
      </w:pPr>
      <w:r w:rsidDel="00000000" w:rsidR="00000000" w:rsidRPr="00000000">
        <w:rPr>
          <w:rtl w:val="0"/>
        </w:rPr>
        <w:t xml:space="preserve">The theoretical foundation of FHE relies on the algebraic properties of homomorphism, which maps operations on the plaintext space to corresponding operations on the ciphertext space. This mapping ensures that decrypting the result of homomorphic operations yields the exact sum or product of the original plaintexts. In a distributed environment, this allows the aggregation server to act as a blind processor. The server collects encrypted ballots, performs homomorphic additions, and outputs an encrypted total without ever possessing the decryption keys.</w:t>
      </w:r>
    </w:p>
    <w:p w:rsidR="00000000" w:rsidDel="00000000" w:rsidP="00000000" w:rsidRDefault="00000000" w:rsidRPr="00000000" ns1:paraId="0000017F">
      <w:pPr>
        <w:jc w:val="center"/>
        <w:rPr/>
      </w:pPr>
      <w:r w:rsidDel="00000000" w:rsidR="00000000" w:rsidRPr="00000000">
        <w:rPr>
          <w:rFonts w:ascii="Times New Roman" w:cs="Times New Roman" w:eastAsia="Times New Roman" w:hAnsi="Times New Roman"/>
          <w:b w:val="1"/>
          <w:bCs w:val="1"/>
          <w:sz w:val="20"/>
          <w:szCs w:val="20"/>
          <w:rtl w:val="0"/>
        </w:rPr>
        <w:t xml:space="preserve">Table 2.1: Selected BFV-RNS Parameters and Security Thresholds</w:t>
      </w:r>
      <w:r w:rsidDel="00000000" w:rsidR="00000000" w:rsidRPr="00000000">
        <w:rPr>
          <w:rtl w:val="0"/>
        </w:rPr>
      </w:r>
    </w:p>
    <w:tbl>
      <w:tblPr>
        <w:tblStyle w:val="Table4"/>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180">
            <w:pPr>
              <w:jc w:val="center"/>
              <w:rPr/>
            </w:pPr>
            <w:r w:rsidDel="00000000" w:rsidR="00000000" w:rsidRPr="00000000">
              <w:rPr>
                <w:b w:val="1"/>
                <w:bCs w:val="1"/>
                <w:sz w:val="20"/>
                <w:szCs w:val="20"/>
                <w:rtl w:val="0"/>
              </w:rPr>
              <w:t xml:space="preserve">Parameter Name</w:t>
            </w:r>
            <w:r w:rsidDel="00000000" w:rsidR="00000000" w:rsidRPr="00000000">
              <w:rPr>
                <w:rtl w:val="0"/>
              </w:rPr>
            </w:r>
          </w:p>
        </w:tc>
        <w:tc>
          <w:tcPr/>
          <w:p w:rsidR="00000000" w:rsidDel="00000000" w:rsidP="00000000" w:rsidRDefault="00000000" w:rsidRPr="00000000" ns1:paraId="00000181">
            <w:pPr>
              <w:jc w:val="center"/>
              <w:rPr/>
            </w:pPr>
            <w:r w:rsidDel="00000000" w:rsidR="00000000" w:rsidRPr="00000000">
              <w:rPr>
                <w:b w:val="1"/>
                <w:bCs w:val="1"/>
                <w:sz w:val="20"/>
                <w:szCs w:val="20"/>
                <w:rtl w:val="0"/>
              </w:rPr>
              <w:t xml:space="preserve">Value Selected</w:t>
            </w:r>
            <w:r w:rsidDel="00000000" w:rsidR="00000000" w:rsidRPr="00000000">
              <w:rPr>
                <w:rtl w:val="0"/>
              </w:rPr>
            </w:r>
          </w:p>
        </w:tc>
        <w:tc>
          <w:tcPr/>
          <w:p w:rsidR="00000000" w:rsidDel="00000000" w:rsidP="00000000" w:rsidRDefault="00000000" w:rsidRPr="00000000" ns1:paraId="00000182">
            <w:pPr>
              <w:jc w:val="center"/>
              <w:rPr/>
            </w:pPr>
            <w:r w:rsidDel="00000000" w:rsidR="00000000" w:rsidRPr="00000000">
              <w:rPr>
                <w:b w:val="1"/>
                <w:bCs w:val="1"/>
                <w:sz w:val="20"/>
                <w:szCs w:val="20"/>
                <w:rtl w:val="0"/>
              </w:rPr>
              <w:t xml:space="preserve">Minimum Standard Requirement</w:t>
            </w:r>
            <w:r w:rsidDel="00000000" w:rsidR="00000000" w:rsidRPr="00000000">
              <w:rPr>
                <w:rtl w:val="0"/>
              </w:rPr>
            </w:r>
          </w:p>
        </w:tc>
        <w:tc>
          <w:tcPr/>
          <w:p w:rsidR="00000000" w:rsidDel="00000000" w:rsidP="00000000" w:rsidRDefault="00000000" w:rsidRPr="00000000" ns1:paraId="00000183">
            <w:pPr>
              <w:jc w:val="center"/>
              <w:rPr/>
            </w:pPr>
            <w:r w:rsidDel="00000000" w:rsidR="00000000" w:rsidRPr="00000000">
              <w:rPr>
                <w:b w:val="1"/>
                <w:bCs w:val="1"/>
                <w:sz w:val="20"/>
                <w:szCs w:val="20"/>
                <w:rtl w:val="0"/>
              </w:rPr>
              <w:t xml:space="preserve">Security and Performance Role</w:t>
            </w:r>
            <w:r w:rsidDel="00000000" w:rsidR="00000000" w:rsidRPr="00000000">
              <w:rPr>
                <w:rtl w:val="0"/>
              </w:rPr>
            </w:r>
          </w:p>
        </w:tc>
      </w:tr>
      <w:tr>
        <w:trPr>
          <w:cantSplit w:val="0"/>
          <w:tblHeader w:val="0"/>
        </w:trPr>
        <w:tc>
          <w:tcPr/>
          <w:p w:rsidR="00000000" w:rsidDel="00000000" w:rsidP="00000000" w:rsidRDefault="00000000" w:rsidRPr="00000000" ns1:paraId="00000184">
            <w:pPr>
              <w:jc w:val="left"/>
              <w:rPr/>
            </w:pPr>
            <w:r w:rsidDel="00000000" w:rsidR="00000000" w:rsidRPr="00000000">
              <w:rPr>
                <w:sz w:val="18"/>
                <w:szCs w:val="18"/>
                <w:rtl w:val="0"/>
              </w:rPr>
              <w:t xml:space="preserve">Plaintext Modulus (t)</w:t>
            </w:r>
            <w:r w:rsidDel="00000000" w:rsidR="00000000" w:rsidRPr="00000000">
              <w:rPr>
                <w:rtl w:val="0"/>
              </w:rPr>
            </w:r>
          </w:p>
        </w:tc>
        <w:tc>
          <w:tcPr/>
          <w:p w:rsidR="00000000" w:rsidDel="00000000" w:rsidP="00000000" w:rsidRDefault="00000000" w:rsidRPr="00000000" ns1:paraId="00000185">
            <w:pPr>
              <w:jc w:val="left"/>
              <w:rPr/>
            </w:pPr>
            <w:r w:rsidDel="00000000" w:rsidR="00000000" w:rsidRPr="00000000">
              <w:rPr>
                <w:sz w:val="18"/>
                <w:szCs w:val="18"/>
                <w:rtl w:val="0"/>
              </w:rPr>
              <w:t xml:space="preserve">65537</w:t>
            </w:r>
            <w:r w:rsidDel="00000000" w:rsidR="00000000" w:rsidRPr="00000000">
              <w:rPr>
                <w:rtl w:val="0"/>
              </w:rPr>
            </w:r>
          </w:p>
        </w:tc>
        <w:tc>
          <w:tcPr/>
          <w:p w:rsidR="00000000" w:rsidDel="00000000" w:rsidP="00000000" w:rsidRDefault="00000000" w:rsidRPr="00000000" ns1:paraId="00000186">
            <w:pPr>
              <w:jc w:val="left"/>
              <w:rPr/>
            </w:pPr>
            <w:r w:rsidDel="00000000" w:rsidR="00000000" w:rsidRPr="00000000">
              <w:rPr>
                <w:sz w:val="18"/>
                <w:szCs w:val="18"/>
                <w:rtl w:val="0"/>
              </w:rPr>
              <w:t xml:space="preserve">N/A (application defined)</w:t>
            </w:r>
            <w:r w:rsidDel="00000000" w:rsidR="00000000" w:rsidRPr="00000000">
              <w:rPr>
                <w:rtl w:val="0"/>
              </w:rPr>
            </w:r>
          </w:p>
        </w:tc>
        <w:tc>
          <w:tcPr/>
          <w:p w:rsidR="00000000" w:rsidDel="00000000" w:rsidP="00000000" w:rsidRDefault="00000000" w:rsidRPr="00000000" ns1:paraId="00000187">
            <w:pPr>
              <w:jc w:val="left"/>
              <w:rPr/>
            </w:pPr>
            <w:r w:rsidDel="00000000" w:rsidR="00000000" w:rsidRPr="00000000">
              <w:rPr>
                <w:sz w:val="18"/>
                <w:szCs w:val="18"/>
                <w:rtl w:val="0"/>
              </w:rPr>
              <w:t xml:space="preserve">Supports NTT, accommodates up to 65537 votes without overflow.</w:t>
            </w:r>
            <w:r w:rsidDel="00000000" w:rsidR="00000000" w:rsidRPr="00000000">
              <w:rPr>
                <w:rtl w:val="0"/>
              </w:rPr>
            </w:r>
          </w:p>
        </w:tc>
      </w:tr>
      <w:tr>
        <w:trPr>
          <w:cantSplit w:val="0"/>
          <w:tblHeader w:val="0"/>
        </w:trPr>
        <w:tc>
          <w:tcPr/>
          <w:p w:rsidR="00000000" w:rsidDel="00000000" w:rsidP="00000000" w:rsidRDefault="00000000" w:rsidRPr="00000000" ns1:paraId="00000188">
            <w:pPr>
              <w:jc w:val="left"/>
              <w:rPr/>
            </w:pPr>
            <w:r w:rsidDel="00000000" w:rsidR="00000000" w:rsidRPr="00000000">
              <w:rPr>
                <w:sz w:val="18"/>
                <w:szCs w:val="18"/>
                <w:rtl w:val="0"/>
              </w:rPr>
              <w:t xml:space="preserve">Ring Dimension (d)</w:t>
            </w:r>
            <w:r w:rsidDel="00000000" w:rsidR="00000000" w:rsidRPr="00000000">
              <w:rPr>
                <w:rtl w:val="0"/>
              </w:rPr>
            </w:r>
          </w:p>
        </w:tc>
        <w:tc>
          <w:tcPr/>
          <w:p w:rsidR="00000000" w:rsidDel="00000000" w:rsidP="00000000" w:rsidRDefault="00000000" w:rsidRPr="00000000" ns1:paraId="00000189">
            <w:pPr>
              <w:jc w:val="left"/>
              <w:rPr/>
            </w:pPr>
            <w:r w:rsidDel="00000000" w:rsidR="00000000" w:rsidRPr="00000000">
              <w:rPr>
                <w:sz w:val="18"/>
                <w:szCs w:val="18"/>
                <w:rtl w:val="0"/>
              </w:rPr>
              <w:t xml:space="preserve">8192 (Auto)</w:t>
            </w:r>
            <w:r w:rsidDel="00000000" w:rsidR="00000000" w:rsidRPr="00000000">
              <w:rPr>
                <w:rtl w:val="0"/>
              </w:rPr>
            </w:r>
          </w:p>
        </w:tc>
        <w:tc>
          <w:tcPr/>
          <w:p w:rsidR="00000000" w:rsidDel="00000000" w:rsidP="00000000" w:rsidRDefault="00000000" w:rsidRPr="00000000" ns1:paraId="0000018A">
            <w:pPr>
              <w:jc w:val="left"/>
              <w:rPr/>
            </w:pPr>
            <w:r w:rsidDel="00000000" w:rsidR="00000000" w:rsidRPr="00000000">
              <w:rPr>
                <w:sz w:val="18"/>
                <w:szCs w:val="18"/>
                <w:rtl w:val="0"/>
              </w:rPr>
              <w:t xml:space="preserve">4096 (for 128-bit security)</w:t>
            </w:r>
            <w:r w:rsidDel="00000000" w:rsidR="00000000" w:rsidRPr="00000000">
              <w:rPr>
                <w:rtl w:val="0"/>
              </w:rPr>
            </w:r>
          </w:p>
        </w:tc>
        <w:tc>
          <w:tcPr/>
          <w:p w:rsidR="00000000" w:rsidDel="00000000" w:rsidP="00000000" w:rsidRDefault="00000000" w:rsidRPr="00000000" ns1:paraId="0000018B">
            <w:pPr>
              <w:jc w:val="left"/>
              <w:rPr/>
            </w:pPr>
            <w:r w:rsidDel="00000000" w:rsidR="00000000" w:rsidRPr="00000000">
              <w:rPr>
                <w:sz w:val="18"/>
                <w:szCs w:val="18"/>
                <w:rtl w:val="0"/>
              </w:rPr>
              <w:t xml:space="preserve">Ensures post-quantum security HEStd_128_classic.</w:t>
            </w:r>
            <w:r w:rsidDel="00000000" w:rsidR="00000000" w:rsidRPr="00000000">
              <w:rPr>
                <w:rtl w:val="0"/>
              </w:rPr>
            </w:r>
          </w:p>
        </w:tc>
      </w:tr>
      <w:tr>
        <w:trPr>
          <w:cantSplit w:val="0"/>
          <w:tblHeader w:val="0"/>
        </w:trPr>
        <w:tc>
          <w:tcPr/>
          <w:p w:rsidR="00000000" w:rsidDel="00000000" w:rsidP="00000000" w:rsidRDefault="00000000" w:rsidRPr="00000000" ns1:paraId="0000018C">
            <w:pPr>
              <w:jc w:val="left"/>
              <w:rPr/>
            </w:pPr>
            <w:r w:rsidDel="00000000" w:rsidR="00000000" w:rsidRPr="00000000">
              <w:rPr>
                <w:sz w:val="18"/>
                <w:szCs w:val="18"/>
                <w:rtl w:val="0"/>
              </w:rPr>
              <w:t xml:space="preserve">Multiplicative Depth</w:t>
            </w:r>
            <w:r w:rsidDel="00000000" w:rsidR="00000000" w:rsidRPr="00000000">
              <w:rPr>
                <w:rtl w:val="0"/>
              </w:rPr>
            </w:r>
          </w:p>
        </w:tc>
        <w:tc>
          <w:tcPr/>
          <w:p w:rsidR="00000000" w:rsidDel="00000000" w:rsidP="00000000" w:rsidRDefault="00000000" w:rsidRPr="00000000" ns1:paraId="0000018D">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ns1:paraId="0000018E">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ns1:paraId="0000018F">
            <w:pPr>
              <w:jc w:val="left"/>
              <w:rPr/>
            </w:pPr>
            <w:r w:rsidDel="00000000" w:rsidR="00000000" w:rsidRPr="00000000">
              <w:rPr>
                <w:sz w:val="18"/>
                <w:szCs w:val="18"/>
                <w:rtl w:val="0"/>
              </w:rPr>
              <w:t xml:space="preserve">Minimizes noise growth, reduces ciphertext size to ~380 KB.</w:t>
            </w:r>
            <w:r w:rsidDel="00000000" w:rsidR="00000000" w:rsidRPr="00000000">
              <w:rPr>
                <w:rtl w:val="0"/>
              </w:rPr>
            </w:r>
          </w:p>
        </w:tc>
      </w:tr>
      <w:tr>
        <w:trPr>
          <w:cantSplit w:val="0"/>
          <w:tblHeader w:val="0"/>
        </w:trPr>
        <w:tc>
          <w:tcPr/>
          <w:p w:rsidR="00000000" w:rsidDel="00000000" w:rsidP="00000000" w:rsidRDefault="00000000" w:rsidRPr="00000000" ns1:paraId="00000190">
            <w:pPr>
              <w:jc w:val="left"/>
              <w:rPr/>
            </w:pPr>
            <w:r w:rsidDel="00000000" w:rsidR="00000000" w:rsidRPr="00000000">
              <w:rPr>
                <w:sz w:val="18"/>
                <w:szCs w:val="18"/>
                <w:rtl w:val="0"/>
              </w:rPr>
              <w:t xml:space="preserve">Security Level</w:t>
            </w:r>
            <w:r w:rsidDel="00000000" w:rsidR="00000000" w:rsidRPr="00000000">
              <w:rPr>
                <w:rtl w:val="0"/>
              </w:rPr>
            </w:r>
          </w:p>
        </w:tc>
        <w:tc>
          <w:tcPr/>
          <w:p w:rsidR="00000000" w:rsidDel="00000000" w:rsidP="00000000" w:rsidRDefault="00000000" w:rsidRPr="00000000" ns1:paraId="00000191">
            <w:pPr>
              <w:jc w:val="left"/>
              <w:rPr/>
            </w:pPr>
            <w:r w:rsidDel="00000000" w:rsidR="00000000" w:rsidRPr="00000000">
              <w:rPr>
                <w:sz w:val="18"/>
                <w:szCs w:val="18"/>
                <w:rtl w:val="0"/>
              </w:rPr>
              <w:t xml:space="preserve">HEStd_128_classic</w:t>
            </w:r>
            <w:r w:rsidDel="00000000" w:rsidR="00000000" w:rsidRPr="00000000">
              <w:rPr>
                <w:rtl w:val="0"/>
              </w:rPr>
            </w:r>
          </w:p>
        </w:tc>
        <w:tc>
          <w:tcPr/>
          <w:p w:rsidR="00000000" w:rsidDel="00000000" w:rsidP="00000000" w:rsidRDefault="00000000" w:rsidRPr="00000000" ns1:paraId="00000192">
            <w:pPr>
              <w:jc w:val="left"/>
              <w:rPr/>
            </w:pPr>
            <w:r w:rsidDel="00000000" w:rsidR="00000000" w:rsidRPr="00000000">
              <w:rPr>
                <w:sz w:val="18"/>
                <w:szCs w:val="18"/>
                <w:rtl w:val="0"/>
              </w:rPr>
              <w:t xml:space="preserve">128-bit classical</w:t>
            </w:r>
            <w:r w:rsidDel="00000000" w:rsidR="00000000" w:rsidRPr="00000000">
              <w:rPr>
                <w:rtl w:val="0"/>
              </w:rPr>
            </w:r>
          </w:p>
        </w:tc>
        <w:tc>
          <w:tcPr/>
          <w:p w:rsidR="00000000" w:rsidDel="00000000" w:rsidP="00000000" w:rsidRDefault="00000000" w:rsidRPr="00000000" ns1:paraId="00000193">
            <w:pPr>
              <w:jc w:val="left"/>
              <w:rPr/>
            </w:pPr>
            <w:r w:rsidDel="00000000" w:rsidR="00000000" w:rsidRPr="00000000">
              <w:rPr>
                <w:sz w:val="18"/>
                <w:szCs w:val="18"/>
                <w:rtl w:val="0"/>
              </w:rPr>
              <w:t xml:space="preserve">Guarantees protection against dual-attacks on LWE.</w:t>
            </w:r>
            <w:r w:rsidDel="00000000" w:rsidR="00000000" w:rsidRPr="00000000">
              <w:rPr>
                <w:rtl w:val="0"/>
              </w:rPr>
            </w:r>
          </w:p>
        </w:tc>
      </w:tr>
    </w:tbl>
    <w:p w:rsidR="00000000" w:rsidDel="00000000" w:rsidP="00000000" w:rsidRDefault="00000000" w:rsidRPr="00000000" ns1:paraId="00000194">
      <w:pPr>
        <w:spacing w:after="120" w:lineRule="auto"/>
        <w:rPr/>
      </w:pPr>
      <w:r w:rsidDel="00000000" w:rsidR="00000000" w:rsidRPr="00000000">
        <w:rPr>
          <w:rtl w:val="0"/>
        </w:rPr>
      </w:r>
    </w:p>
    <w:p w:rsidR="00000000" w:rsidDel="00000000" w:rsidP="00000000" w:rsidRDefault="00000000" w:rsidRPr="00000000" ns1:paraId="00000195">
      <w:pPr>
        <w:pStyle w:val="Heading4"/>
        <w:numPr>
          <w:ilvl w:val="2"/>
          <w:numId w:val="32"/>
        </w:numPr>
        <w:rPr/>
      </w:pPr>
      <w:r w:rsidDel="00000000" w:rsidR="00000000" w:rsidRPr="00000000">
        <w:rPr>
          <w:rtl w:val="0"/>
        </w:rPr>
        <w:t xml:space="preserve">2.2.1 Classification of FHE</w:t>
      </w:r>
    </w:p>
    <w:p w:rsidR="00000000" w:rsidDel="00000000" w:rsidP="00000000" w:rsidRDefault="00000000" w:rsidRPr="00000000" ns1:paraId="00000196">
      <w:pPr>
        <w:spacing w:after="120" w:line="276" w:lineRule="auto"/>
        <w:jc w:val="both"/>
        <w:rPr/>
      </w:pPr>
      <w:r w:rsidDel="00000000" w:rsidR="00000000" w:rsidRPr="00000000">
        <w:rPr>
          <w:rtl w:val="0"/>
        </w:rPr>
        <w:t xml:space="preserve">Homomorphic encryption schemes are categorized based on their multiplicative capacity. Somewhat Homomorphic Encryption (SHE) supports both addition and multiplication, but is limited to a small number of operations due to rapid noise accumulation. Leveled FHE supports deeper arithmetic circuits by sizing the parameters to accommodate a pre-defined multiplicative depth. Fully Homomorphic Encryption (FHE) supports circuits of arbitrary depth by using bootstrapping to refresh noise-heavy ciphertexts. Because our e-voting tally process only requires homomorphic additions (EvalAdd) to sum ballots, we operate at a multiplicative depth of 1. This leveled approach avoids the high computational cost of bootstrapping, optimizing latency and resource utilization on client devices.</w:t>
      </w:r>
    </w:p>
    <w:p w:rsidR="00000000" w:rsidDel="00000000" w:rsidP="00000000" w:rsidRDefault="00000000" w:rsidRPr="00000000" ns1:paraId="00000197">
      <w:pPr>
        <w:spacing w:after="120" w:line="276" w:lineRule="auto"/>
        <w:jc w:val="both"/>
        <w:rPr/>
      </w:pPr>
      <w:r w:rsidDel="00000000" w:rsidR="00000000" w:rsidRPr="00000000">
        <w:rPr>
          <w:rtl w:val="0"/>
        </w:rPr>
        <w:t xml:space="preserve">The noise growth characteristics of Leveled FHE make it highly suited for additive applications. When two ciphertexts are added homomorphically, their noise parameters add up linearly. For an election with N voters, the noise in the aggregated tally ciphertext scales as N * e, where e is the initial encryption noise. Because linear noise growth is slow, a multiplicative depth of 1 provides a sufficient noise budget to aggregate thousands of ballots without risk of decryption failure. This eliminates the need for expensive bootstrapping steps, reducing client-side requirements.</w:t>
      </w:r>
    </w:p>
    <w:p w:rsidR="00000000" w:rsidDel="00000000" w:rsidP="00000000" w:rsidRDefault="00000000" w:rsidRPr="00000000" ns1:paraId="00000198">
      <w:pPr>
        <w:spacing w:after="120" w:lineRule="auto"/>
        <w:rPr/>
      </w:pPr>
      <w:r w:rsidDel="00000000" w:rsidR="00000000" w:rsidRPr="00000000">
        <w:rPr>
          <w:rtl w:val="0"/>
        </w:rPr>
        <w:t xml:space="preserve">Homomorphic encryption allows computation to be performed on encrypted data. Based on the number and type of supported operations, FHE is divided into three main categories:</w:t>
      </w:r>
    </w:p>
    <w:p w:rsidR="00000000" w:rsidDel="00000000" w:rsidP="00000000" w:rsidRDefault="00000000" w:rsidRPr="00000000" ns1:paraId="0000019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Somewhat Homomorphic Encryption (SHE):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Supports both homomorphic addition and multiplication, but only for a limited, predetermined number of operations, because noise grows rapidly after each multiplication [8].</w:t>
      </w:r>
    </w:p>
    <w:p w:rsidR="00000000" w:rsidDel="00000000" w:rsidP="00000000" w:rsidRDefault="00000000" w:rsidRPr="00000000" ns1:paraId="0000019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Leveled Fully Homomorphic Encryption (L-FHE):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Supports computation circuits with a predetermined multiplicative depth L. The parameter size of the scheme depends on this circuit depth.</w:t>
      </w:r>
    </w:p>
    <w:p w:rsidR="00000000" w:rsidDel="00000000" w:rsidP="00000000" w:rsidRDefault="00000000" w:rsidRPr="00000000" ns1:paraId="000001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Fully Homomorphic Encryption (FHE):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Supports circuits of unbounded depth via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Bootstrapping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technique proposed by Craig Gentry in 2009 [8]. Bootstrapping is essentially running the decryption algorithm homomorphically in order to refresh a ciphertext and reduce its noise level back to a safe range, but it requires extremely large computational resources.</w:t>
      </w:r>
    </w:p>
    <w:p w:rsidR="00000000" w:rsidDel="00000000" w:rsidP="00000000" w:rsidRDefault="00000000" w:rsidRPr="00000000" ns1:paraId="0000019C">
      <w:pPr>
        <w:spacing w:after="120" w:lineRule="auto"/>
        <w:rPr/>
      </w:pPr>
      <w:r w:rsidDel="00000000" w:rsidR="00000000" w:rsidRPr="00000000">
        <w:rPr>
          <w:rtl w:val="0"/>
        </w:rPr>
        <w:t xml:space="preserve">In the thesis's e-voting system, because the tallying process only requires summing ballots (homomorphic addition), the computation circuit has a multiplicative depth of exactly </w:t>
      </w:r>
      <w:r w:rsidDel="00000000" w:rsidR="00000000" w:rsidRPr="00000000">
        <w:rPr>
          <w:b w:val="1"/>
          <w:bCs w:val="1"/>
          <w:rtl w:val="0"/>
        </w:rPr>
        <w:t xml:space="preserve">1</w:t>
      </w:r>
      <w:r w:rsidDel="00000000" w:rsidR="00000000" w:rsidRPr="00000000">
        <w:rPr>
          <w:rtl w:val="0"/>
        </w:rPr>
        <w:t xml:space="preserve"> (only EvalAdd operations are used, with no EvalMult). The system therefore operates in an extremely efficient Leveled HE mode without ever needing the costly Bootstrapping operation.</w:t>
      </w:r>
    </w:p>
    <w:p w:rsidR="00000000" w:rsidDel="00000000" w:rsidP="00000000" w:rsidRDefault="00000000" w:rsidRPr="00000000" ns1:paraId="0000019D">
      <w:pPr>
        <w:pStyle w:val="Heading4"/>
        <w:numPr>
          <w:ilvl w:val="2"/>
          <w:numId w:val="32"/>
        </w:numPr>
        <w:rPr/>
      </w:pPr>
      <w:r w:rsidDel="00000000" w:rsidR="00000000" w:rsidRPr="00000000">
        <w:rPr>
          <w:rtl w:val="0"/>
        </w:rPr>
        <w:t xml:space="preserve">2.2.2 History of FHE Generations</w:t>
      </w:r>
    </w:p>
    <w:p w:rsidR="00000000" w:rsidDel="00000000" w:rsidP="00000000" w:rsidRDefault="00000000" w:rsidRPr="00000000" ns1:paraId="0000019E">
      <w:pPr>
        <w:spacing w:after="120" w:line="276" w:lineRule="auto"/>
        <w:jc w:val="both"/>
        <w:rPr/>
      </w:pPr>
      <w:r w:rsidDel="00000000" w:rsidR="00000000" w:rsidRPr="00000000">
        <w:rPr>
          <w:rtl w:val="0"/>
        </w:rPr>
        <w:t xml:space="preserve">The historical progression of FHE is marked by four major generations of schemes. The first generation was based on Gentry's ideal lattices, which served as a proof of concept but was computationally impractical. The second generation introduced the BGV and BFV schemes, which represent ciphertext coefficients modulo prime integers, optimizing performance using RNS decompositions. The third generation focused on the GSW scheme, which minimized noise growth during homomorphic multiplication. The fourth generation is represented by the CKKS scheme, which supports homomorphic arithmetic on approximate floating-point values. For this voting thesis, the BFV scheme is selected because it provides exact integer arithmetic, preventing rounding errors in the voting totals.</w:t>
      </w:r>
    </w:p>
    <w:p w:rsidR="00000000" w:rsidDel="00000000" w:rsidP="00000000" w:rsidRDefault="00000000" w:rsidRPr="00000000" ns1:paraId="0000019F">
      <w:pPr>
        <w:spacing w:after="120" w:line="276" w:lineRule="auto"/>
        <w:jc w:val="both"/>
        <w:rPr/>
      </w:pPr>
      <w:r w:rsidDel="00000000" w:rsidR="00000000" w:rsidRPr="00000000">
        <w:rPr>
          <w:rtl w:val="0"/>
        </w:rPr>
        <w:t xml:space="preserve">The BFV scheme represents a significant milestone in FHE history, establishing the scale-invariant property where the ciphertext modulus q does not need to scale with the depth of the arithmetic circuit. Instead, the plaintext space is scaled up by a factor of floor(q/t) and the noise is kept isolated in the lower bits. This optimization reduces the size of ciphertexts and keys, making the BFV scheme suitable for local network voting protocols.</w:t>
      </w:r>
    </w:p>
    <w:p w:rsidR="00000000" w:rsidDel="00000000" w:rsidP="00000000" w:rsidRDefault="00000000" w:rsidRPr="00000000" ns1:paraId="000001A0">
      <w:pPr>
        <w:jc w:val="center"/>
        <w:rPr/>
      </w:pPr>
      <w:r w:rsidDel="00000000" w:rsidR="00000000" w:rsidRPr="00000000">
        <w:rPr/>
        <w:drawing>
          <ns3:inline distB="0" distT="0" distL="114300" distR="114300">
            <ns3:extent cx="5029200" cy="1885950"/>
            <ns3:effectExtent b="0" l="0" r="0" t="0"/>
            <ns3:docPr id="33" name="image27.png"/>
            <ns4:graphic>
              <ns4:graphicData uri="http://schemas.openxmlformats.org/drawingml/2006/picture">
                <ns5:pic>
                  <ns5:nvPicPr>
                    <ns5:cNvPr id="0" name="image27.png"/>
                    <ns5:cNvPicPr preferRelativeResize="0"/>
                  </ns5:nvPicPr>
                  <ns5:blipFill>
                    <ns4:blip ns2:embed="rId9"/>
                    <ns4:srcRect b="0" l="0" r="0" t="0"/>
                    <ns4:stretch>
                      <ns4:fillRect/>
                    </ns4:stretch>
                  </ns5:blipFill>
                  <ns5:spPr>
                    <ns4:xfrm>
                      <ns4:off x="0" y="0"/>
                      <ns4:ext cx="5029200" cy="188595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A1">
      <w:pPr>
        <w:jc w:val="center"/>
        <w:rPr/>
      </w:pPr>
      <w:r w:rsidDel="00000000" w:rsidR="00000000" w:rsidRPr="00000000">
        <w:rPr>
          <w:i w:val="1"/>
          <w:iCs w:val="1"/>
          <w:sz w:val="20"/>
          <w:szCs w:val="20"/>
          <w:rtl w:val="0"/>
        </w:rPr>
        <w:t xml:space="preserve">Figure 2.3: BFV noise accumulation and error boundary.</w:t>
      </w:r>
      <w:r w:rsidDel="00000000" w:rsidR="00000000" w:rsidRPr="00000000">
        <w:rPr>
          <w:rtl w:val="0"/>
        </w:rPr>
      </w:r>
    </w:p>
    <w:p w:rsidR="00000000" w:rsidDel="00000000" w:rsidP="00000000" w:rsidRDefault="00000000" w:rsidRPr="00000000" ns1:paraId="000001A2">
      <w:pPr>
        <w:spacing w:after="120" w:lineRule="auto"/>
        <w:rPr/>
      </w:pPr>
      <w:r w:rsidDel="00000000" w:rsidR="00000000" w:rsidRPr="00000000">
        <w:rPr>
          <w:rtl w:val="0"/>
        </w:rPr>
      </w:r>
    </w:p>
    <w:p w:rsidR="00000000" w:rsidDel="00000000" w:rsidP="00000000" w:rsidRDefault="00000000" w:rsidRPr="00000000" ns1:paraId="000001A3">
      <w:pPr>
        <w:spacing w:after="120" w:lineRule="auto"/>
        <w:rPr/>
      </w:pPr>
      <w:r w:rsidDel="00000000" w:rsidR="00000000" w:rsidRPr="00000000">
        <w:rPr>
          <w:rtl w:val="0"/>
        </w:rPr>
        <w:t xml:space="preserve">The history of FHE spans four main generations:</w:t>
      </w:r>
    </w:p>
    <w:p w:rsidR="00000000" w:rsidDel="00000000" w:rsidP="00000000" w:rsidRDefault="00000000" w:rsidRPr="00000000" ns1:paraId="000001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First generation (2009):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Based on Gentry's ideal lattices [8], a theoretical breakthrough but not practically feasible in terms of performance.</w:t>
      </w:r>
    </w:p>
    <w:p w:rsidR="00000000" w:rsidDel="00000000" w:rsidP="00000000" w:rsidRDefault="00000000" w:rsidRPr="00000000" ns1:paraId="000001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Second generation (2011–2012):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Based on the LWE and Ring-LWE problems, typified by the BGV (Brakerski-Gentry-Vaikuntanathan) [14] and BFV (Brakerski/Fan-Vercauteren) [15] schemes. This generation controls noise growth using modulus switching and scale-invariant techniques.</w:t>
      </w:r>
    </w:p>
    <w:p w:rsidR="00000000" w:rsidDel="00000000" w:rsidP="00000000" w:rsidRDefault="00000000" w:rsidRPr="00000000" ns1:paraId="000001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Third generation (2013–2016):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Typified by GSW (Gentry-Sahai-Waters), which reduces noise growth during multiplication via homomorphic matrix multiplication.</w:t>
      </w:r>
    </w:p>
    <w:p w:rsidR="00000000" w:rsidDel="00000000" w:rsidP="00000000" w:rsidRDefault="00000000" w:rsidRPr="00000000" ns1:paraId="000001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Fourth generation (2017–present):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Typified by CKKS (Cheon-Kim-Kim-Song), which supports approximate real-number computation [16], optimized for machine learning and statistical processing tasks.</w:t>
      </w:r>
    </w:p>
    <w:p w:rsidR="00000000" w:rsidDel="00000000" w:rsidP="00000000" w:rsidRDefault="00000000" w:rsidRPr="00000000" ns1:paraId="000001A8">
      <w:pPr>
        <w:spacing w:after="120" w:lineRule="auto"/>
        <w:rPr/>
      </w:pPr>
      <w:r w:rsidDel="00000000" w:rsidR="00000000" w:rsidRPr="00000000">
        <w:rPr>
          <w:rtl w:val="0"/>
        </w:rPr>
        <w:t xml:space="preserve">Given that electronic voting data consists of discrete binary candidate choices (0 or 1), the </w:t>
      </w:r>
      <w:r w:rsidDel="00000000" w:rsidR="00000000" w:rsidRPr="00000000">
        <w:rPr>
          <w:b w:val="1"/>
          <w:bCs w:val="1"/>
          <w:rtl w:val="0"/>
        </w:rPr>
        <w:t xml:space="preserve">BFV</w:t>
      </w:r>
      <w:r w:rsidDel="00000000" w:rsidR="00000000" w:rsidRPr="00000000">
        <w:rPr>
          <w:rtl w:val="0"/>
        </w:rPr>
        <w:t xml:space="preserve"> scheme is the optimal choice due to its exact encryption of integers and its high compatibility with multiparty distributed structures.</w:t>
      </w:r>
    </w:p>
    <w:p w:rsidR="00000000" w:rsidDel="00000000" w:rsidP="00000000" w:rsidRDefault="00000000" w:rsidRPr="00000000" ns1:paraId="000001A9">
      <w:pPr>
        <w:pStyle w:val="Heading4"/>
        <w:numPr>
          <w:ilvl w:val="2"/>
          <w:numId w:val="32"/>
        </w:numPr>
        <w:rPr/>
      </w:pPr>
      <w:r w:rsidDel="00000000" w:rsidR="00000000" w:rsidRPr="00000000">
        <w:rPr>
          <w:rtl w:val="0"/>
        </w:rPr>
        <w:t xml:space="preserve">2.2.3 Technical Details of the BFV Scheme</w:t>
      </w:r>
    </w:p>
    <w:p w:rsidR="00000000" w:rsidDel="00000000" w:rsidP="00000000" w:rsidRDefault="00000000" w:rsidRPr="00000000" ns1:paraId="000001AA">
      <w:pPr>
        <w:spacing w:after="120" w:line="276" w:lineRule="auto"/>
        <w:jc w:val="both"/>
        <w:rPr/>
      </w:pPr>
      <w:r w:rsidDel="00000000" w:rsidR="00000000" w:rsidRPr="00000000">
        <w:rPr>
          <w:rtl w:val="0"/>
        </w:rPr>
        <w:t xml:space="preserve">The BFV scheme operates on the cyclotomic polynomial ring modulo a ciphertext modulus q. The plaintext values are mapped into the ring modulo t. During encryption, plaintexts are scaled up by the factor Delta = floor(q/t) to accommodate the noise buffer. During decryption, the noise is removed by dividing by Delta and rounding to the nearest integer. If the homomorphic operations accumulate noise that exceeds Delta/2, the rounding step fails and the decrypted value is corrupted. Figure 2.3 details this noise growth and decryption threshold limit.</w:t>
      </w:r>
    </w:p>
    <w:p w:rsidR="00000000" w:rsidDel="00000000" w:rsidP="00000000" w:rsidRDefault="00000000" w:rsidRPr="00000000" ns1:paraId="000001AB">
      <w:pPr>
        <w:spacing w:after="120" w:line="276" w:lineRule="auto"/>
        <w:jc w:val="both"/>
        <w:rPr/>
      </w:pPr>
      <w:r w:rsidDel="00000000" w:rsidR="00000000" w:rsidRPr="00000000">
        <w:rPr>
          <w:rtl w:val="0"/>
        </w:rPr>
        <w:t xml:space="preserve">The choice of plaintext modulus t is constrained by both application and mathematical requirements. In our system, t is selected as 65537, which is a Fermat prime that supports the Number Theoretic Transform (NTT) for fast polynomial multiplication. Choosing t = 65537 also provides a large enough value to prevent overflow in the voting tally, accommodating up to 65,537 votes for any individual candidate without modular overflow.</w:t>
      </w:r>
    </w:p>
    <w:p w:rsidR="00000000" w:rsidDel="00000000" w:rsidP="00000000" w:rsidRDefault="00000000" w:rsidRPr="00000000" ns1:paraId="000001AC">
      <w:pPr>
        <w:spacing w:after="120" w:lineRule="auto"/>
        <w:rPr/>
      </w:pPr>
      <w:r w:rsidDel="00000000" w:rsidR="00000000" w:rsidRPr="00000000">
        <w:rPr>
          <w:rtl w:val="0"/>
        </w:rPr>
        <w:t xml:space="preserve">The BFV encryption scheme operates over a polynomial ring with the following main configuration parameters:</w:t>
      </w:r>
    </w:p>
    <w:p w:rsidR="00000000" w:rsidDel="00000000" w:rsidP="00000000" w:rsidRDefault="00000000" w:rsidRPr="00000000" ns1:paraId="000001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The ring dimension, typically a power of 2 (e.g., 4096, 8192, 16384).</w:t>
      </w:r>
    </w:p>
    <w:p w:rsidR="00000000" w:rsidDel="00000000" w:rsidP="00000000" w:rsidRDefault="00000000" w:rsidRPr="00000000" ns1:paraId="000001A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 The ciphertext modulus, a very large integer that determines the range of ciphertext coefficient values.</w:t>
      </w:r>
    </w:p>
    <w:p w:rsidR="00000000" w:rsidDel="00000000" w:rsidP="00000000" w:rsidRDefault="00000000" w:rsidRPr="00000000" ns1:paraId="000001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The plaintext modulus (t &lt; q), which determines the value space of raw plaintext. In this project, we choose t = 65537 (the Fermat prime 2^16 + 1).</w:t>
      </w:r>
    </w:p>
    <w:p w:rsidR="00000000" w:rsidDel="00000000" w:rsidP="00000000" w:rsidRDefault="00000000" w:rsidRPr="00000000" ns1:paraId="000001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Plaintext Space: The polynomial ring Rt = Zt[x]/(x^n + 1).</w:t>
      </w:r>
    </w:p>
    <w:p w:rsidR="00000000" w:rsidDel="00000000" w:rsidP="00000000" w:rsidRDefault="00000000" w:rsidRPr="00000000" ns1:paraId="000001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Ciphertext Space: Pairs of polynomials in the ring Rq × Rq.</w:t>
      </w:r>
    </w:p>
    <w:p w:rsidR="00000000" w:rsidDel="00000000" w:rsidP="00000000" w:rsidRDefault="00000000" w:rsidRPr="00000000" ns1:paraId="000001B2">
      <w:pPr>
        <w:pStyle w:val="Heading5"/>
        <w:numPr>
          <w:ilvl w:val="3"/>
          <w:numId w:val="32"/>
        </w:numPr>
        <w:rPr/>
      </w:pPr>
      <w:r w:rsidDel="00000000" w:rsidR="00000000" w:rsidRPr="00000000">
        <w:rPr>
          <w:rtl w:val="0"/>
        </w:rPr>
        <w:t xml:space="preserve">BFV Encryption Algorithm:</w:t>
      </w:r>
    </w:p>
    <w:p w:rsidR="00000000" w:rsidDel="00000000" w:rsidP="00000000" w:rsidRDefault="00000000" w:rsidRPr="00000000" ns1:paraId="000001B3">
      <w:pPr>
        <w:spacing w:after="120" w:line="276" w:lineRule="auto"/>
        <w:jc w:val="both"/>
        <w:rPr/>
      </w:pPr>
      <w:r w:rsidDel="00000000" w:rsidR="00000000" w:rsidRPr="00000000">
        <w:rPr>
          <w:rtl w:val="0"/>
        </w:rPr>
        <w:t xml:space="preserve">The BFV encryption algorithm takes a plaintext polynomial m and encrypts it using the joint public key pk. The process generates a randomized ciphertext pair (c0, c1) using random polynomials u and Gaussian noise polynomials e1, e2. The inclusion of the public key elements pk0 and pk1 binds the ciphertext to the collective public key, ensuring that decryption requires collaboration among all participants.</w:t>
      </w:r>
    </w:p>
    <w:p w:rsidR="00000000" w:rsidDel="00000000" w:rsidP="00000000" w:rsidRDefault="00000000" w:rsidRPr="00000000" ns1:paraId="000001B4">
      <w:pPr>
        <w:spacing w:after="120" w:line="276" w:lineRule="auto"/>
        <w:jc w:val="both"/>
        <w:rPr/>
      </w:pPr>
      <w:del w:id="102" w:author="Do Hoang Phuc" w:date="2026-07-01T00:00:00Z">
        <w:r>
          <w:delText xml:space="preserve">The encryption process is designed to be computed locally on the voter's machine, keeping the private key secure. The generated ciphertext is then serialized and uploaded to the server over an HTTP REST API, where it is aggregated into the tally database.</w:delText>
        </w:r>
      </w:del>
      <w:ins w:id="103" w:author="Do Hoang Phuc" w:date="2026-07-01T00:00:00Z">
        <w:r>
          <w:t xml:space="preserve">The encryption process is computed strictly on the voter's personal machine, where they run a dedicated local client instance. This ensures the private key remains secure and the plaintext ballot is never transmitted over the network. The generated ciphertext is then serialized and uploaded to the tally server over an HTTP REST API, where it is aggregated into the tally database.</w:t>
        </w:r>
      </w:ins>
    </w:p>
    <w:p w:rsidR="00000000" w:rsidDel="00000000" w:rsidP="00000000" w:rsidRDefault="00000000" w:rsidRPr="00000000" ns1:paraId="000001B5">
      <w:pPr>
        <w:spacing w:after="120" w:lineRule="auto"/>
        <w:rPr/>
      </w:pPr>
      <w:r w:rsidDel="00000000" w:rsidR="00000000" w:rsidRPr="00000000">
        <w:rPr>
          <w:rFonts w:ascii="Cardo" w:cs="Cardo" w:eastAsia="Cardo" w:hAnsi="Cardo"/>
          <w:rtl w:val="0"/>
        </w:rPr>
        <w:t xml:space="preserve">To encrypt a plaintext m ∈ Rt, we map m into the ring Rq using a scaling factor Δ = ⌊q/t⌋. The ciphertext c = (c0, c1) is computed as:</w:t>
      </w:r>
    </w:p>
    <w:p w:rsidR="00000000" w:rsidDel="00000000" w:rsidP="00000000" w:rsidRDefault="00000000" w:rsidRPr="00000000" ns1:paraId="000001B6">
      <w:pPr>
        <w:spacing w:after="120" w:lineRule="auto"/>
        <w:rPr/>
      </w:pPr>
      <w:r w:rsidDel="00000000" w:rsidR="00000000" w:rsidRPr="00000000">
        <w:rPr>
          <w:rtl w:val="0"/>
        </w:rPr>
        <w:t xml:space="preserve">c0 = u·pk0 + e1 + Δ·m (mod q)</w:t>
      </w:r>
    </w:p>
    <w:p w:rsidR="00000000" w:rsidDel="00000000" w:rsidP="00000000" w:rsidRDefault="00000000" w:rsidRPr="00000000" ns1:paraId="000001B7">
      <w:pPr>
        <w:spacing w:after="120" w:lineRule="auto"/>
        <w:rPr/>
      </w:pPr>
      <w:r w:rsidDel="00000000" w:rsidR="00000000" w:rsidRPr="00000000">
        <w:rPr>
          <w:rtl w:val="0"/>
        </w:rPr>
        <w:t xml:space="preserve">c1 = u·pk1 + e2 (mod q)</w:t>
      </w:r>
    </w:p>
    <w:p w:rsidR="00000000" w:rsidDel="00000000" w:rsidP="00000000" w:rsidRDefault="00000000" w:rsidRPr="00000000" ns1:paraId="000001B8">
      <w:pPr>
        <w:spacing w:after="120" w:lineRule="auto"/>
        <w:rPr/>
      </w:pPr>
      <w:r w:rsidDel="00000000" w:rsidR="00000000" w:rsidRPr="00000000">
        <w:rPr>
          <w:rFonts w:ascii="Gungsuh" w:cs="Gungsuh" w:eastAsia="Gungsuh" w:hAnsi="Gungsuh"/>
          <w:rtl w:val="0"/>
        </w:rPr>
        <w:t xml:space="preserve">where u ∈ R is a random polynomial with small coefficients, e1, e2 are Gaussian noise samples drawn from the distribution χ, and the pair (pk0, pk1) constitutes the public key pk.</w:t>
      </w:r>
    </w:p>
    <w:p w:rsidR="00000000" w:rsidDel="00000000" w:rsidP="00000000" w:rsidRDefault="00000000" w:rsidRPr="00000000" ns1:paraId="000001B9">
      <w:pPr>
        <w:pStyle w:val="Heading5"/>
        <w:numPr>
          <w:ilvl w:val="3"/>
          <w:numId w:val="32"/>
        </w:numPr>
        <w:rPr/>
      </w:pPr>
      <w:r w:rsidDel="00000000" w:rsidR="00000000" w:rsidRPr="00000000">
        <w:rPr>
          <w:rtl w:val="0"/>
        </w:rPr>
        <w:t xml:space="preserve">BFV Decryption Algorithm:</w:t>
      </w:r>
    </w:p>
    <w:p w:rsidR="00000000" w:rsidDel="00000000" w:rsidP="00000000" w:rsidRDefault="00000000" w:rsidRPr="00000000" ns1:paraId="000001BA">
      <w:pPr>
        <w:spacing w:after="120" w:line="276" w:lineRule="auto"/>
        <w:jc w:val="both"/>
        <w:rPr/>
      </w:pPr>
      <w:r w:rsidDel="00000000" w:rsidR="00000000" w:rsidRPr="00000000">
        <w:rPr>
          <w:rtl w:val="0"/>
        </w:rPr>
        <w:t xml:space="preserve">The decryption process requires the joint secret key s. The plaintext polynomial is reconstructed by computing the sum c0 + c1 * s modulo q, scaling the result by t/q, and rounding the coefficients. In a threshold system, the secret key s is not known by any single entity. Instead, participants generate partial decryption shares that are merged on the server to reconstruct the plaintext.</w:t>
      </w:r>
    </w:p>
    <w:p w:rsidR="00000000" w:rsidDel="00000000" w:rsidP="00000000" w:rsidRDefault="00000000" w:rsidRPr="00000000" ns1:paraId="000001BB">
      <w:pPr>
        <w:spacing w:after="120" w:line="276" w:lineRule="auto"/>
        <w:jc w:val="both"/>
        <w:rPr/>
      </w:pPr>
      <w:r w:rsidDel="00000000" w:rsidR="00000000" w:rsidRPr="00000000">
        <w:rPr>
          <w:rtl w:val="0"/>
        </w:rPr>
        <w:t xml:space="preserve">The mathematical validity of threshold decryption relies on the additive property of the secret keys. Because the joint secret key is the sum of the individual keys, the partial decryption shares can be aggregated linearly to cancel the noise-masking terms, restoring the exact voting totals.</w:t>
      </w:r>
    </w:p>
    <w:p w:rsidR="00000000" w:rsidDel="00000000" w:rsidP="00000000" w:rsidRDefault="00000000" w:rsidRPr="00000000" ns1:paraId="000001BC">
      <w:pPr>
        <w:spacing w:after="120" w:lineRule="auto"/>
        <w:rPr/>
      </w:pPr>
      <w:r w:rsidDel="00000000" w:rsidR="00000000" w:rsidRPr="00000000">
        <w:rPr>
          <w:rFonts w:ascii="Gungsuh" w:cs="Gungsuh" w:eastAsia="Gungsuh" w:hAnsi="Gungsuh"/>
          <w:rtl w:val="0"/>
        </w:rPr>
        <w:t xml:space="preserve">Given the ciphertext c = (c0, c1) and the secret key sk = s ∈ Rq, we compute:</w:t>
      </w:r>
    </w:p>
    <w:p w:rsidR="00000000" w:rsidDel="00000000" w:rsidP="00000000" w:rsidRDefault="00000000" w:rsidRPr="00000000" ns1:paraId="000001BD">
      <w:pPr>
        <w:spacing w:after="120" w:lineRule="auto"/>
        <w:rPr/>
      </w:pPr>
      <w:r w:rsidDel="00000000" w:rsidR="00000000" w:rsidRPr="00000000">
        <w:rPr>
          <w:rFonts w:ascii="Cardo" w:cs="Cardo" w:eastAsia="Cardo" w:hAnsi="Cardo"/>
          <w:rtl w:val="0"/>
        </w:rPr>
        <w:t xml:space="preserve">m = ⌊(t/q)·(c0 + c1·s)⌉ (mod t)</w:t>
      </w:r>
    </w:p>
    <w:p w:rsidR="00000000" w:rsidDel="00000000" w:rsidP="00000000" w:rsidRDefault="00000000" w:rsidRPr="00000000" ns1:paraId="000001BE">
      <w:pPr>
        <w:spacing w:after="120" w:lineRule="auto"/>
        <w:rPr/>
      </w:pPr>
      <w:r w:rsidDel="00000000" w:rsidR="00000000" w:rsidRPr="00000000">
        <w:rPr>
          <w:rFonts w:ascii="Cardo" w:cs="Cardo" w:eastAsia="Cardo" w:hAnsi="Cardo"/>
          <w:rtl w:val="0"/>
        </w:rPr>
        <w:t xml:space="preserve">The division by q, multiplication by t, and rounding operation ⌊·⌉ remove the accumulated Gaussian noise ei introduced during encryption and homomorphic computation, exactly recovering the original plaintext, as long as this noise does not exceed the safety margin Δ/2 between encoded points.</w:t>
      </w:r>
    </w:p>
    <w:p w:rsidR="00000000" w:rsidDel="00000000" w:rsidP="00000000" w:rsidRDefault="00000000" w:rsidRPr="00000000" ns1:paraId="000001BF">
      <w:pPr>
        <w:pStyle w:val="Heading5"/>
        <w:numPr>
          <w:ilvl w:val="3"/>
          <w:numId w:val="32"/>
        </w:numPr>
        <w:rPr/>
      </w:pPr>
      <w:r w:rsidDel="00000000" w:rsidR="00000000" w:rsidRPr="00000000">
        <w:rPr>
          <w:rtl w:val="0"/>
        </w:rPr>
        <w:t xml:space="preserve">Homomorphic Addition (EvalAdd):</w:t>
      </w:r>
    </w:p>
    <w:p w:rsidR="00000000" w:rsidDel="00000000" w:rsidP="00000000" w:rsidRDefault="00000000" w:rsidRPr="00000000" ns1:paraId="000001C0">
      <w:pPr>
        <w:spacing w:after="120" w:line="276" w:lineRule="auto"/>
        <w:jc w:val="both"/>
        <w:rPr/>
      </w:pPr>
      <w:r w:rsidDel="00000000" w:rsidR="00000000" w:rsidRPr="00000000">
        <w:rPr>
          <w:rtl w:val="0"/>
        </w:rPr>
        <w:t xml:space="preserve">Homomorphic addition is computed by summing the corresponding elements of two ciphertext pairs. Because addition does not require polynomial multiplication, it accumulates noise linearly. This allows the system to sum thousands of voter ballots without exceeding the noise budget, keeping the computational cost of the tally phase very low.</w:t>
      </w:r>
    </w:p>
    <w:p w:rsidR="00000000" w:rsidDel="00000000" w:rsidP="00000000" w:rsidRDefault="00000000" w:rsidRPr="00000000" ns1:paraId="000001C1">
      <w:pPr>
        <w:spacing w:after="120" w:line="276" w:lineRule="auto"/>
        <w:jc w:val="both"/>
        <w:rPr/>
      </w:pPr>
      <w:r w:rsidDel="00000000" w:rsidR="00000000" w:rsidRPr="00000000">
        <w:rPr>
          <w:rtl w:val="0"/>
        </w:rPr>
        <w:t xml:space="preserve">The linear noise growth in homomorphic addition is a key advantage over multiplication, which accumulates noise quadratically. This allows us to use a small ciphertext modulus, reducing the storage and transmission size of the ballot files.</w:t>
      </w:r>
    </w:p>
    <w:p w:rsidR="00000000" w:rsidDel="00000000" w:rsidP="00000000" w:rsidRDefault="00000000" w:rsidRPr="00000000" ns1:paraId="000001C2">
      <w:pPr>
        <w:spacing w:after="120" w:lineRule="auto"/>
        <w:rPr/>
      </w:pPr>
      <w:r w:rsidDel="00000000" w:rsidR="00000000" w:rsidRPr="00000000">
        <w:rPr>
          <w:rtl w:val="0"/>
        </w:rPr>
        <w:t xml:space="preserve">Given two ciphertexts c^(1) = (c0^(1), c1^(1)) encrypting m1, and c^(2) = (c0^(2), c1^(2)) encrypting m2, homomorphic addition is performed simply by adding the corresponding component polynomials:</w:t>
      </w:r>
    </w:p>
    <w:p w:rsidR="00000000" w:rsidDel="00000000" w:rsidP="00000000" w:rsidRDefault="00000000" w:rsidRPr="00000000" ns1:paraId="000001C3">
      <w:pPr>
        <w:spacing w:after="120" w:lineRule="auto"/>
        <w:rPr/>
      </w:pPr>
      <w:commentRangeStart w:id="6"/>
      <w:r w:rsidDel="00000000" w:rsidR="00000000" w:rsidRPr="00000000">
        <w:rPr>
          <w:rtl w:val="0"/>
        </w:rPr>
        <w:t xml:space="preserve">c^add = c^(1) + c^(2) = (c0^(1) + c0^(2) mod q, c1^(1) + c1^(2) mod q)</w:t>
      </w:r>
      <w:commentRangeEnd w:id="6"/>
      <w:r w:rsidDel="00000000" w:rsidR="00000000" w:rsidRPr="00000000">
        <w:commentReference w:id="6"/>
      </w:r>
      <w:r w:rsidDel="00000000" w:rsidR="00000000" w:rsidRPr="00000000">
        <w:rPr>
          <w:rtl w:val="0"/>
        </w:rPr>
      </w:r>
    </w:p>
    <w:p w:rsidR="00000000" w:rsidDel="00000000" w:rsidP="00000000" w:rsidRDefault="00000000" w:rsidRPr="00000000" ns1:paraId="000001C4">
      <w:pPr>
        <w:spacing w:after="120" w:lineRule="auto"/>
        <w:rPr/>
      </w:pPr>
      <w:r w:rsidDel="00000000" w:rsidR="00000000" w:rsidRPr="00000000">
        <w:rPr>
          <w:rtl w:val="0"/>
        </w:rPr>
        <w:t xml:space="preserve">It is easy to see that:</w:t>
      </w:r>
    </w:p>
    <w:p w:rsidR="00000000" w:rsidDel="00000000" w:rsidP="00000000" w:rsidRDefault="00000000" w:rsidRPr="00000000" ns1:paraId="000001C5">
      <w:pPr>
        <w:spacing w:after="120" w:lineRule="auto"/>
        <w:rPr/>
      </w:pPr>
      <w:r w:rsidDel="00000000" w:rsidR="00000000" w:rsidRPr="00000000">
        <w:rPr>
          <w:rFonts w:ascii="Gungsuh" w:cs="Gungsuh" w:eastAsia="Gungsuh" w:hAnsi="Gungsuh"/>
          <w:rtl w:val="0"/>
        </w:rPr>
        <w:t xml:space="preserve">(c0^(1) + c0^(2)) + (c1^(1) + c1^(2))·s = (c0^(1) + c1^(1)·s) + (c0^(2) + c1^(2)·s) ≡ Δ·(m1 + m2) + noise (mod q)</w:t>
      </w:r>
    </w:p>
    <w:p w:rsidR="00000000" w:rsidDel="00000000" w:rsidP="00000000" w:rsidRDefault="00000000" w:rsidRPr="00000000" ns1:paraId="000001C6">
      <w:pPr>
        <w:spacing w:after="120" w:lineRule="auto"/>
        <w:rPr/>
      </w:pPr>
      <w:r w:rsidDel="00000000" w:rsidR="00000000" w:rsidRPr="00000000">
        <w:rPr>
          <w:rtl w:val="0"/>
        </w:rPr>
        <w:t xml:space="preserve">When c^add is decrypted with key sk, we obtain exactly m1 + m2 (mod t). The accumulated noise of homomorphic addition grows only linearly: noise_new = noise1 + noise2. Therefore, thousands of consecutive homomorphic additions can be performed without risk of noise overflow causing decryption errors — which explains why a multiplicative depth of 1 is entirely sufficient for the e-voting application.</w:t>
      </w:r>
    </w:p>
    <w:p w:rsidR="00000000" w:rsidDel="00000000" w:rsidP="00000000" w:rsidRDefault="00000000" w:rsidRPr="00000000" ns1:paraId="000001C7">
      <w:pPr>
        <w:pStyle w:val="Heading5"/>
        <w:numPr>
          <w:ilvl w:val="3"/>
          <w:numId w:val="32"/>
        </w:numPr>
        <w:rPr/>
      </w:pPr>
      <w:r w:rsidDel="00000000" w:rsidR="00000000" w:rsidRPr="00000000">
        <w:rPr>
          <w:rtl w:val="0"/>
        </w:rPr>
        <w:t xml:space="preserve">Batch Encoding (Packed Plaintexts):</w:t>
      </w:r>
    </w:p>
    <w:p w:rsidR="00000000" w:rsidDel="00000000" w:rsidP="00000000" w:rsidRDefault="00000000" w:rsidRPr="00000000" ns1:paraId="000001C8">
      <w:pPr>
        <w:spacing w:after="120" w:line="276" w:lineRule="auto"/>
        <w:jc w:val="both"/>
        <w:rPr/>
      </w:pPr>
      <w:r w:rsidDel="00000000" w:rsidR="00000000" w:rsidRPr="00000000">
        <w:rPr>
          <w:rtl w:val="0"/>
        </w:rPr>
        <w:t xml:space="preserve">To optimize memory and network usage, the BFV scheme uses SIMD (Single Instruction, Multiple Data) batch encoding. This packs an array of integers into the coefficients of a single plaintext polynomial. In our system, a ballot is represented as a vector of length 10, mapping to 10 candidates. Figure 2.4 details the slot packing layout, showing how candidate choices are kept isolated within the ciphertext.</w:t>
      </w:r>
    </w:p>
    <w:p w:rsidR="00000000" w:rsidDel="00000000" w:rsidP="00000000" w:rsidRDefault="00000000" w:rsidRPr="00000000" ns1:paraId="000001C9">
      <w:pPr>
        <w:spacing w:after="120" w:line="276" w:lineRule="auto"/>
        <w:jc w:val="both"/>
        <w:rPr/>
      </w:pPr>
      <w:r w:rsidDel="00000000" w:rsidR="00000000" w:rsidRPr="00000000">
        <w:rPr>
          <w:rtl w:val="0"/>
        </w:rPr>
        <w:t xml:space="preserve">The batch encoding process maps the integer array to the polynomial coefficients using the Chinese Remainder Theorem over the cyclotomic ring. This ensures that homomorphic additions perform element-wise additions in parallel, keeping candidate tallies isolated without leaking voter choices.</w:t>
      </w:r>
    </w:p>
    <w:p w:rsidR="00000000" w:rsidDel="00000000" w:rsidP="00000000" w:rsidRDefault="00000000" w:rsidRPr="00000000" ns1:paraId="000001CA">
      <w:pPr>
        <w:jc w:val="center"/>
        <w:rPr/>
      </w:pPr>
      <w:r w:rsidDel="00000000" w:rsidR="00000000" w:rsidRPr="00000000">
        <w:rPr/>
        <w:drawing>
          <ns3:inline distB="0" distT="0" distL="114300" distR="114300">
            <ns3:extent cx="5029200" cy="1885950"/>
            <ns3:effectExtent b="0" l="0" r="0" t="0"/>
            <ns3:docPr id="32" name="image39.png"/>
            <ns4:graphic>
              <ns4:graphicData uri="http://schemas.openxmlformats.org/drawingml/2006/picture">
                <ns5:pic>
                  <ns5:nvPicPr>
                    <ns5:cNvPr id="0" name="image39.png"/>
                    <ns5:cNvPicPr preferRelativeResize="0"/>
                  </ns5:nvPicPr>
                  <ns5:blipFill>
                    <ns4:blip ns2:embed="rId10"/>
                    <ns4:srcRect b="0" l="0" r="0" t="0"/>
                    <ns4:stretch>
                      <ns4:fillRect/>
                    </ns4:stretch>
                  </ns5:blipFill>
                  <ns5:spPr>
                    <ns4:xfrm>
                      <ns4:off x="0" y="0"/>
                      <ns4:ext cx="5029200" cy="188595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CB">
      <w:pPr>
        <w:jc w:val="center"/>
        <w:rPr/>
      </w:pPr>
      <w:r w:rsidDel="00000000" w:rsidR="00000000" w:rsidRPr="00000000">
        <w:rPr>
          <w:i w:val="1"/>
          <w:iCs w:val="1"/>
          <w:sz w:val="20"/>
          <w:szCs w:val="20"/>
          <w:rtl w:val="0"/>
        </w:rPr>
        <w:t xml:space="preserve">Figure 2.4: SIMD plaintext batch encoding and slot mapping.</w:t>
      </w:r>
      <w:r w:rsidDel="00000000" w:rsidR="00000000" w:rsidRPr="00000000">
        <w:rPr>
          <w:rtl w:val="0"/>
        </w:rPr>
      </w:r>
    </w:p>
    <w:p w:rsidR="00000000" w:rsidDel="00000000" w:rsidP="00000000" w:rsidRDefault="00000000" w:rsidRPr="00000000" ns1:paraId="000001CC">
      <w:pPr>
        <w:spacing w:after="120" w:lineRule="auto"/>
        <w:rPr/>
      </w:pPr>
      <w:r w:rsidDel="00000000" w:rsidR="00000000" w:rsidRPr="00000000">
        <w:rPr>
          <w:rtl w:val="0"/>
        </w:rPr>
      </w:r>
    </w:p>
    <w:p w:rsidR="00000000" w:rsidDel="00000000" w:rsidP="00000000" w:rsidRDefault="00000000" w:rsidRPr="00000000" ns1:paraId="000001CD">
      <w:pPr>
        <w:spacing w:after="120" w:lineRule="auto"/>
        <w:rPr/>
      </w:pPr>
      <w:r w:rsidDel="00000000" w:rsidR="00000000" w:rsidRPr="00000000">
        <w:rPr>
          <w:rFonts w:ascii="Gungsuh" w:cs="Gungsuh" w:eastAsia="Gungsuh" w:hAnsi="Gungsuh"/>
          <w:rtl w:val="0"/>
        </w:rPr>
        <w:t xml:space="preserve">Thanks to the Chinese Remainder Theorem (CRT) over polynomial rings, the plaintext polynomial in the space Rt can be decomposed into n independent integer slots over the finite field F_(t^d) (where d is the degree of the minimal factor of the cyclotomic polynomial x^n+1 over Zt). When t is chosen to satisfy 2n | (t − 1), the plaintext space fully decomposes into n independent integer slots over the field Zt.</w:t>
      </w:r>
    </w:p>
    <w:p w:rsidR="00000000" w:rsidDel="00000000" w:rsidP="00000000" w:rsidRDefault="00000000" w:rsidRPr="00000000" ns1:paraId="000001CE">
      <w:pPr>
        <w:spacing w:after="120" w:lineRule="auto"/>
        <w:rPr/>
      </w:pPr>
      <w:r w:rsidDel="00000000" w:rsidR="00000000" w:rsidRPr="00000000">
        <w:rPr>
          <w:rtl w:val="0"/>
        </w:rPr>
        <w:t xml:space="preserve">This technique makes it possible to pack an array of up to n independent integers into a </w:t>
      </w:r>
      <w:r w:rsidDel="00000000" w:rsidR="00000000" w:rsidRPr="00000000">
        <w:rPr>
          <w:b w:val="1"/>
          <w:bCs w:val="1"/>
          <w:rtl w:val="0"/>
        </w:rPr>
        <w:t xml:space="preserve">single</w:t>
      </w:r>
      <w:r w:rsidDel="00000000" w:rsidR="00000000" w:rsidRPr="00000000">
        <w:rPr>
          <w:rtl w:val="0"/>
        </w:rPr>
        <w:t xml:space="preserve"> plaintext polynomial and encrypt it into a </w:t>
      </w:r>
      <w:r w:rsidDel="00000000" w:rsidR="00000000" w:rsidRPr="00000000">
        <w:rPr>
          <w:b w:val="1"/>
          <w:bCs w:val="1"/>
          <w:rtl w:val="0"/>
        </w:rPr>
        <w:t xml:space="preserve">single</w:t>
      </w:r>
      <w:r w:rsidDel="00000000" w:rsidR="00000000" w:rsidRPr="00000000">
        <w:rPr>
          <w:rtl w:val="0"/>
        </w:rPr>
        <w:t xml:space="preserve"> ciphertext. Every homomorphic operation performed on this ciphertext acts in parallel on all n data slots, following the SIMD (Single Instruction, Multiple Data) model. In this thesis, we leverage this packed plaintext mechanism to encode the 10-element vector representing 10 election candidates into a single ciphertext.</w:t>
      </w:r>
    </w:p>
    <w:p w:rsidR="00000000" w:rsidDel="00000000" w:rsidP="00000000" w:rsidRDefault="00000000" w:rsidRPr="00000000" ns1:paraId="000001CF">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1D0">
      <w:pPr>
        <w:pStyle w:val="Heading3"/>
        <w:numPr>
          <w:ilvl w:val="1"/>
          <w:numId w:val="32"/>
        </w:numPr>
        <w:rPr/>
      </w:pPr>
      <w:r w:rsidDel="00000000" w:rsidR="00000000" w:rsidRPr="00000000">
        <w:rPr>
          <w:rtl w:val="0"/>
        </w:rPr>
        <w:t xml:space="preserve">2.3 BFV-RNS (Residue Number System)</w:t>
      </w:r>
    </w:p>
    <w:p w:rsidR="00000000" w:rsidDel="00000000" w:rsidP="00000000" w:rsidRDefault="00000000" w:rsidRPr="00000000" ns1:paraId="000001D1">
      <w:pPr>
        <w:spacing w:after="120" w:line="276" w:lineRule="auto"/>
        <w:jc w:val="both"/>
        <w:rPr/>
      </w:pPr>
      <w:r w:rsidDel="00000000" w:rsidR="00000000" w:rsidRPr="00000000">
        <w:rPr>
          <w:rtl w:val="0"/>
        </w:rPr>
        <w:t xml:space="preserve">Lattice-based operations over a very large modulus q are computationally expensive, requiring multi-precision integer libraries (BigInt) that cannot utilize native CPU register arithmetic. To resolve this performance bottleneck, the Residue Number System (RNS) is applied. Under the Chinese Remainder Theorem (CRT), the large modulus q is factored into a set of small, coprime moduli q = q1 * q2 * ... * qk. The polynomial coefficients are then represented by their residues modulo each small prime. Figure 2.2 diagrams the CRT forward and inverse conversion pipeline, which allows arithmetic to be computed in parallel on standard 64-bit registers.</w:t>
      </w:r>
    </w:p>
    <w:p w:rsidR="00000000" w:rsidDel="00000000" w:rsidP="00000000" w:rsidRDefault="00000000" w:rsidRPr="00000000" ns1:paraId="000001D2">
      <w:pPr>
        <w:spacing w:after="120" w:line="276" w:lineRule="auto"/>
        <w:jc w:val="both"/>
        <w:rPr/>
      </w:pPr>
      <w:r w:rsidDel="00000000" w:rsidR="00000000" w:rsidRPr="00000000">
        <w:rPr>
          <w:rtl w:val="0"/>
        </w:rPr>
        <w:t xml:space="preserve">The RNS representation allows the C++ crypto layer to perform high-precision modular arithmetic without the overhead of dynamic allocation. This optimization improves cache locality and permits compiler vectorization, leading to significant performance gains on standard CPU hardware.</w:t>
      </w:r>
    </w:p>
    <w:p w:rsidR="00000000" w:rsidDel="00000000" w:rsidP="00000000" w:rsidRDefault="00000000" w:rsidRPr="00000000" ns1:paraId="000001D3">
      <w:pPr>
        <w:jc w:val="center"/>
        <w:rPr/>
      </w:pPr>
      <w:r w:rsidDel="00000000" w:rsidR="00000000" w:rsidRPr="00000000">
        <w:rPr/>
        <w:drawing>
          <ns3:inline distB="0" distT="0" distL="114300" distR="114300">
            <ns3:extent cx="5029200" cy="1885950"/>
            <ns3:effectExtent b="0" l="0" r="0" t="0"/>
            <ns3:docPr id="35" name="image49.png"/>
            <ns4:graphic>
              <ns4:graphicData uri="http://schemas.openxmlformats.org/drawingml/2006/picture">
                <ns5:pic>
                  <ns5:nvPicPr>
                    <ns5:cNvPr id="0" name="image49.png"/>
                    <ns5:cNvPicPr preferRelativeResize="0"/>
                  </ns5:nvPicPr>
                  <ns5:blipFill>
                    <ns4:blip ns2:embed="rId11"/>
                    <ns4:srcRect b="0" l="0" r="0" t="0"/>
                    <ns4:stretch>
                      <ns4:fillRect/>
                    </ns4:stretch>
                  </ns5:blipFill>
                  <ns5:spPr>
                    <ns4:xfrm>
                      <ns4:off x="0" y="0"/>
                      <ns4:ext cx="5029200" cy="188595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1D4">
      <w:pPr>
        <w:jc w:val="center"/>
        <w:rPr/>
      </w:pPr>
      <w:r w:rsidDel="00000000" w:rsidR="00000000" w:rsidRPr="00000000">
        <w:rPr>
          <w:i w:val="1"/>
          <w:iCs w:val="1"/>
          <w:sz w:val="20"/>
          <w:szCs w:val="20"/>
          <w:rtl w:val="0"/>
        </w:rPr>
        <w:t xml:space="preserve">Figure 2.2: Residue Number System (RNS) forward and inverse conversion pipeline.</w:t>
      </w:r>
      <w:r w:rsidDel="00000000" w:rsidR="00000000" w:rsidRPr="00000000">
        <w:rPr>
          <w:rtl w:val="0"/>
        </w:rPr>
      </w:r>
    </w:p>
    <w:p w:rsidR="00000000" w:rsidDel="00000000" w:rsidP="00000000" w:rsidRDefault="00000000" w:rsidRPr="00000000" ns1:paraId="000001D5">
      <w:pPr>
        <w:spacing w:after="120" w:lineRule="auto"/>
        <w:rPr/>
      </w:pPr>
      <w:r w:rsidDel="00000000" w:rsidR="00000000" w:rsidRPr="00000000">
        <w:rPr>
          <w:rtl w:val="0"/>
        </w:rPr>
      </w:r>
    </w:p>
    <w:p w:rsidR="00000000" w:rsidDel="00000000" w:rsidP="00000000" w:rsidRDefault="00000000" w:rsidRPr="00000000" ns1:paraId="000001D6">
      <w:pPr>
        <w:jc w:val="center"/>
        <w:rPr/>
      </w:pPr>
      <w:r w:rsidDel="00000000" w:rsidR="00000000" w:rsidRPr="00000000">
        <w:rPr>
          <w:rFonts w:ascii="Times New Roman" w:cs="Times New Roman" w:eastAsia="Times New Roman" w:hAnsi="Times New Roman"/>
          <w:b w:val="1"/>
          <w:bCs w:val="1"/>
          <w:sz w:val="20"/>
          <w:szCs w:val="20"/>
          <w:rtl w:val="0"/>
        </w:rPr>
        <w:t xml:space="preserve">Table 2.2: Comparison of RNS vs Standard BigInt Arithmetic Performance</w:t>
      </w:r>
      <w:r w:rsidDel="00000000" w:rsidR="00000000" w:rsidRPr="00000000">
        <w:rPr>
          <w:rtl w:val="0"/>
        </w:rPr>
      </w:r>
    </w:p>
    <w:tbl>
      <w:tblPr>
        <w:tblStyle w:val="Table5"/>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1D7">
            <w:pPr>
              <w:jc w:val="center"/>
              <w:rPr/>
            </w:pPr>
            <w:r w:rsidDel="00000000" w:rsidR="00000000" w:rsidRPr="00000000">
              <w:rPr>
                <w:b w:val="1"/>
                <w:bCs w:val="1"/>
                <w:sz w:val="20"/>
                <w:szCs w:val="20"/>
                <w:rtl w:val="0"/>
              </w:rPr>
              <w:t xml:space="preserve">Arithmetic Metric</w:t>
            </w:r>
            <w:r w:rsidDel="00000000" w:rsidR="00000000" w:rsidRPr="00000000">
              <w:rPr>
                <w:rtl w:val="0"/>
              </w:rPr>
            </w:r>
          </w:p>
        </w:tc>
        <w:tc>
          <w:tcPr/>
          <w:p w:rsidR="00000000" w:rsidDel="00000000" w:rsidP="00000000" w:rsidRDefault="00000000" w:rsidRPr="00000000" ns1:paraId="000001D8">
            <w:pPr>
              <w:jc w:val="center"/>
              <w:rPr/>
            </w:pPr>
            <w:r w:rsidDel="00000000" w:rsidR="00000000" w:rsidRPr="00000000">
              <w:rPr>
                <w:b w:val="1"/>
                <w:bCs w:val="1"/>
                <w:sz w:val="20"/>
                <w:szCs w:val="20"/>
                <w:rtl w:val="0"/>
              </w:rPr>
              <w:t xml:space="preserve">RNS Representation</w:t>
            </w:r>
            <w:r w:rsidDel="00000000" w:rsidR="00000000" w:rsidRPr="00000000">
              <w:rPr>
                <w:rtl w:val="0"/>
              </w:rPr>
            </w:r>
          </w:p>
        </w:tc>
        <w:tc>
          <w:tcPr/>
          <w:p w:rsidR="00000000" w:rsidDel="00000000" w:rsidP="00000000" w:rsidRDefault="00000000" w:rsidRPr="00000000" ns1:paraId="000001D9">
            <w:pPr>
              <w:jc w:val="center"/>
              <w:rPr/>
            </w:pPr>
            <w:r w:rsidDel="00000000" w:rsidR="00000000" w:rsidRPr="00000000">
              <w:rPr>
                <w:b w:val="1"/>
                <w:bCs w:val="1"/>
                <w:sz w:val="20"/>
                <w:szCs w:val="20"/>
                <w:rtl w:val="0"/>
              </w:rPr>
              <w:t xml:space="preserve">Standard BigInt Representation</w:t>
            </w:r>
            <w:r w:rsidDel="00000000" w:rsidR="00000000" w:rsidRPr="00000000">
              <w:rPr>
                <w:rtl w:val="0"/>
              </w:rPr>
            </w:r>
          </w:p>
        </w:tc>
        <w:tc>
          <w:tcPr/>
          <w:p w:rsidR="00000000" w:rsidDel="00000000" w:rsidP="00000000" w:rsidRDefault="00000000" w:rsidRPr="00000000" ns1:paraId="000001DA">
            <w:pPr>
              <w:jc w:val="center"/>
              <w:rPr/>
            </w:pPr>
            <w:r w:rsidDel="00000000" w:rsidR="00000000" w:rsidRPr="00000000">
              <w:rPr>
                <w:b w:val="1"/>
                <w:bCs w:val="1"/>
                <w:sz w:val="20"/>
                <w:szCs w:val="20"/>
                <w:rtl w:val="0"/>
              </w:rPr>
              <w:t xml:space="preserve">Performance Impact</w:t>
            </w:r>
            <w:r w:rsidDel="00000000" w:rsidR="00000000" w:rsidRPr="00000000">
              <w:rPr>
                <w:rtl w:val="0"/>
              </w:rPr>
            </w:r>
          </w:p>
        </w:tc>
      </w:tr>
      <w:tr>
        <w:trPr>
          <w:cantSplit w:val="0"/>
          <w:tblHeader w:val="0"/>
        </w:trPr>
        <w:tc>
          <w:tcPr/>
          <w:p w:rsidR="00000000" w:rsidDel="00000000" w:rsidP="00000000" w:rsidRDefault="00000000" w:rsidRPr="00000000" ns1:paraId="000001DB">
            <w:pPr>
              <w:jc w:val="left"/>
              <w:rPr/>
            </w:pPr>
            <w:r w:rsidDel="00000000" w:rsidR="00000000" w:rsidRPr="00000000">
              <w:rPr>
                <w:sz w:val="18"/>
                <w:szCs w:val="18"/>
                <w:rtl w:val="0"/>
              </w:rPr>
              <w:t xml:space="preserve">Polynomial Addition</w:t>
            </w:r>
            <w:r w:rsidDel="00000000" w:rsidR="00000000" w:rsidRPr="00000000">
              <w:rPr>
                <w:rtl w:val="0"/>
              </w:rPr>
            </w:r>
          </w:p>
        </w:tc>
        <w:tc>
          <w:tcPr/>
          <w:p w:rsidR="00000000" w:rsidDel="00000000" w:rsidP="00000000" w:rsidRDefault="00000000" w:rsidRPr="00000000" ns1:paraId="000001DC">
            <w:pPr>
              <w:jc w:val="left"/>
              <w:rPr/>
            </w:pPr>
            <w:r w:rsidDel="00000000" w:rsidR="00000000" w:rsidRPr="00000000">
              <w:rPr>
                <w:sz w:val="18"/>
                <w:szCs w:val="18"/>
                <w:rtl w:val="0"/>
              </w:rPr>
              <w:t xml:space="preserve">O(d) parallel operations</w:t>
            </w:r>
            <w:r w:rsidDel="00000000" w:rsidR="00000000" w:rsidRPr="00000000">
              <w:rPr>
                <w:rtl w:val="0"/>
              </w:rPr>
            </w:r>
          </w:p>
        </w:tc>
        <w:tc>
          <w:tcPr/>
          <w:p w:rsidR="00000000" w:rsidDel="00000000" w:rsidP="00000000" w:rsidRDefault="00000000" w:rsidRPr="00000000" ns1:paraId="000001DD">
            <w:pPr>
              <w:jc w:val="left"/>
              <w:rPr/>
            </w:pPr>
            <w:r w:rsidDel="00000000" w:rsidR="00000000" w:rsidRPr="00000000">
              <w:rPr>
                <w:sz w:val="18"/>
                <w:szCs w:val="18"/>
                <w:rtl w:val="0"/>
              </w:rPr>
              <w:t xml:space="preserve">O(d) multi-precision steps</w:t>
            </w:r>
            <w:r w:rsidDel="00000000" w:rsidR="00000000" w:rsidRPr="00000000">
              <w:rPr>
                <w:rtl w:val="0"/>
              </w:rPr>
            </w:r>
          </w:p>
        </w:tc>
        <w:tc>
          <w:tcPr/>
          <w:p w:rsidR="00000000" w:rsidDel="00000000" w:rsidP="00000000" w:rsidRDefault="00000000" w:rsidRPr="00000000" ns1:paraId="000001DE">
            <w:pPr>
              <w:jc w:val="left"/>
              <w:rPr/>
            </w:pPr>
            <w:r w:rsidDel="00000000" w:rsidR="00000000" w:rsidRPr="00000000">
              <w:rPr>
                <w:sz w:val="18"/>
                <w:szCs w:val="18"/>
                <w:rtl w:val="0"/>
              </w:rPr>
              <w:t xml:space="preserve">RNS is ~4x faster on 64-bit CPUs.</w:t>
            </w:r>
            <w:r w:rsidDel="00000000" w:rsidR="00000000" w:rsidRPr="00000000">
              <w:rPr>
                <w:rtl w:val="0"/>
              </w:rPr>
            </w:r>
          </w:p>
        </w:tc>
      </w:tr>
      <w:tr>
        <w:trPr>
          <w:cantSplit w:val="0"/>
          <w:tblHeader w:val="0"/>
        </w:trPr>
        <w:tc>
          <w:tcPr/>
          <w:p w:rsidR="00000000" w:rsidDel="00000000" w:rsidP="00000000" w:rsidRDefault="00000000" w:rsidRPr="00000000" ns1:paraId="000001DF">
            <w:pPr>
              <w:jc w:val="left"/>
              <w:rPr/>
            </w:pPr>
            <w:r w:rsidDel="00000000" w:rsidR="00000000" w:rsidRPr="00000000">
              <w:rPr>
                <w:sz w:val="18"/>
                <w:szCs w:val="18"/>
                <w:rtl w:val="0"/>
              </w:rPr>
              <w:t xml:space="preserve">Polynomial Multiplication</w:t>
            </w:r>
            <w:r w:rsidDel="00000000" w:rsidR="00000000" w:rsidRPr="00000000">
              <w:rPr>
                <w:rtl w:val="0"/>
              </w:rPr>
            </w:r>
          </w:p>
        </w:tc>
        <w:tc>
          <w:tcPr/>
          <w:p w:rsidR="00000000" w:rsidDel="00000000" w:rsidP="00000000" w:rsidRDefault="00000000" w:rsidRPr="00000000" ns1:paraId="000001E0">
            <w:pPr>
              <w:jc w:val="left"/>
              <w:rPr/>
            </w:pPr>
            <w:r w:rsidDel="00000000" w:rsidR="00000000" w:rsidRPr="00000000">
              <w:rPr>
                <w:sz w:val="18"/>
                <w:szCs w:val="18"/>
                <w:rtl w:val="0"/>
              </w:rPr>
              <w:t xml:space="preserve">O(d log d) parallel NTT</w:t>
            </w:r>
            <w:r w:rsidDel="00000000" w:rsidR="00000000" w:rsidRPr="00000000">
              <w:rPr>
                <w:rtl w:val="0"/>
              </w:rPr>
            </w:r>
          </w:p>
        </w:tc>
        <w:tc>
          <w:tcPr/>
          <w:p w:rsidR="00000000" w:rsidDel="00000000" w:rsidP="00000000" w:rsidRDefault="00000000" w:rsidRPr="00000000" ns1:paraId="000001E1">
            <w:pPr>
              <w:jc w:val="left"/>
              <w:rPr/>
            </w:pPr>
            <w:r w:rsidDel="00000000" w:rsidR="00000000" w:rsidRPr="00000000">
              <w:rPr>
                <w:sz w:val="18"/>
                <w:szCs w:val="18"/>
                <w:rtl w:val="0"/>
              </w:rPr>
              <w:t xml:space="preserve">O(d log d) multi-precision NTT</w:t>
            </w:r>
            <w:r w:rsidDel="00000000" w:rsidR="00000000" w:rsidRPr="00000000">
              <w:rPr>
                <w:rtl w:val="0"/>
              </w:rPr>
            </w:r>
          </w:p>
        </w:tc>
        <w:tc>
          <w:tcPr/>
          <w:p w:rsidR="00000000" w:rsidDel="00000000" w:rsidP="00000000" w:rsidRDefault="00000000" w:rsidRPr="00000000" ns1:paraId="000001E2">
            <w:pPr>
              <w:jc w:val="left"/>
              <w:rPr/>
            </w:pPr>
            <w:r w:rsidDel="00000000" w:rsidR="00000000" w:rsidRPr="00000000">
              <w:rPr>
                <w:sz w:val="18"/>
                <w:szCs w:val="18"/>
                <w:rtl w:val="0"/>
              </w:rPr>
              <w:t xml:space="preserve">RNS is ~6x faster on multi-core CPUs.</w:t>
            </w:r>
            <w:r w:rsidDel="00000000" w:rsidR="00000000" w:rsidRPr="00000000">
              <w:rPr>
                <w:rtl w:val="0"/>
              </w:rPr>
            </w:r>
          </w:p>
        </w:tc>
      </w:tr>
      <w:tr>
        <w:trPr>
          <w:cantSplit w:val="0"/>
          <w:tblHeader w:val="0"/>
        </w:trPr>
        <w:tc>
          <w:tcPr/>
          <w:p w:rsidR="00000000" w:rsidDel="00000000" w:rsidP="00000000" w:rsidRDefault="00000000" w:rsidRPr="00000000" ns1:paraId="000001E3">
            <w:pPr>
              <w:jc w:val="left"/>
              <w:rPr/>
            </w:pPr>
            <w:r w:rsidDel="00000000" w:rsidR="00000000" w:rsidRPr="00000000">
              <w:rPr>
                <w:sz w:val="18"/>
                <w:szCs w:val="18"/>
                <w:rtl w:val="0"/>
              </w:rPr>
              <w:t xml:space="preserve">Memory Footprint</w:t>
            </w:r>
            <w:r w:rsidDel="00000000" w:rsidR="00000000" w:rsidRPr="00000000">
              <w:rPr>
                <w:rtl w:val="0"/>
              </w:rPr>
            </w:r>
          </w:p>
        </w:tc>
        <w:tc>
          <w:tcPr/>
          <w:p w:rsidR="00000000" w:rsidDel="00000000" w:rsidP="00000000" w:rsidRDefault="00000000" w:rsidRPr="00000000" ns1:paraId="000001E4">
            <w:pPr>
              <w:jc w:val="left"/>
              <w:rPr/>
            </w:pPr>
            <w:r w:rsidDel="00000000" w:rsidR="00000000" w:rsidRPr="00000000">
              <w:rPr>
                <w:sz w:val="18"/>
                <w:szCs w:val="18"/>
                <w:rtl w:val="0"/>
              </w:rPr>
              <w:t xml:space="preserve">Structured array of 64-bit words</w:t>
            </w:r>
            <w:r w:rsidDel="00000000" w:rsidR="00000000" w:rsidRPr="00000000">
              <w:rPr>
                <w:rtl w:val="0"/>
              </w:rPr>
            </w:r>
          </w:p>
        </w:tc>
        <w:tc>
          <w:tcPr/>
          <w:p w:rsidR="00000000" w:rsidDel="00000000" w:rsidP="00000000" w:rsidRDefault="00000000" w:rsidRPr="00000000" ns1:paraId="000001E5">
            <w:pPr>
              <w:jc w:val="left"/>
              <w:rPr/>
            </w:pPr>
            <w:r w:rsidDel="00000000" w:rsidR="00000000" w:rsidRPr="00000000">
              <w:rPr>
                <w:sz w:val="18"/>
                <w:szCs w:val="18"/>
                <w:rtl w:val="0"/>
              </w:rPr>
              <w:t xml:space="preserve">Dynamic heap allocated pointers</w:t>
            </w:r>
            <w:r w:rsidDel="00000000" w:rsidR="00000000" w:rsidRPr="00000000">
              <w:rPr>
                <w:rtl w:val="0"/>
              </w:rPr>
            </w:r>
          </w:p>
        </w:tc>
        <w:tc>
          <w:tcPr/>
          <w:p w:rsidR="00000000" w:rsidDel="00000000" w:rsidP="00000000" w:rsidRDefault="00000000" w:rsidRPr="00000000" ns1:paraId="000001E6">
            <w:pPr>
              <w:jc w:val="left"/>
              <w:rPr/>
            </w:pPr>
            <w:r w:rsidDel="00000000" w:rsidR="00000000" w:rsidRPr="00000000">
              <w:rPr>
                <w:sz w:val="18"/>
                <w:szCs w:val="18"/>
                <w:rtl w:val="0"/>
              </w:rPr>
              <w:t xml:space="preserve">RNS reduces memory fragmentation.</w:t>
            </w:r>
            <w:r w:rsidDel="00000000" w:rsidR="00000000" w:rsidRPr="00000000">
              <w:rPr>
                <w:rtl w:val="0"/>
              </w:rPr>
            </w:r>
          </w:p>
        </w:tc>
      </w:tr>
      <w:tr>
        <w:trPr>
          <w:cantSplit w:val="0"/>
          <w:tblHeader w:val="0"/>
        </w:trPr>
        <w:tc>
          <w:tcPr/>
          <w:p w:rsidR="00000000" w:rsidDel="00000000" w:rsidP="00000000" w:rsidRDefault="00000000" w:rsidRPr="00000000" ns1:paraId="000001E7">
            <w:pPr>
              <w:jc w:val="left"/>
              <w:rPr/>
            </w:pPr>
            <w:r w:rsidDel="00000000" w:rsidR="00000000" w:rsidRPr="00000000">
              <w:rPr>
                <w:sz w:val="18"/>
                <w:szCs w:val="18"/>
                <w:rtl w:val="0"/>
              </w:rPr>
              <w:t xml:space="preserve">Vectorization (AVX-512)</w:t>
            </w:r>
            <w:r w:rsidDel="00000000" w:rsidR="00000000" w:rsidRPr="00000000">
              <w:rPr>
                <w:rtl w:val="0"/>
              </w:rPr>
            </w:r>
          </w:p>
        </w:tc>
        <w:tc>
          <w:tcPr/>
          <w:p w:rsidR="00000000" w:rsidDel="00000000" w:rsidP="00000000" w:rsidRDefault="00000000" w:rsidRPr="00000000" ns1:paraId="000001E8">
            <w:pPr>
              <w:jc w:val="left"/>
              <w:rPr/>
            </w:pPr>
            <w:r w:rsidDel="00000000" w:rsidR="00000000" w:rsidRPr="00000000">
              <w:rPr>
                <w:sz w:val="18"/>
                <w:szCs w:val="18"/>
                <w:rtl w:val="0"/>
              </w:rPr>
              <w:t xml:space="preserve">Supported (native register fit)</w:t>
            </w:r>
            <w:r w:rsidDel="00000000" w:rsidR="00000000" w:rsidRPr="00000000">
              <w:rPr>
                <w:rtl w:val="0"/>
              </w:rPr>
            </w:r>
          </w:p>
        </w:tc>
        <w:tc>
          <w:tcPr/>
          <w:p w:rsidR="00000000" w:rsidDel="00000000" w:rsidP="00000000" w:rsidRDefault="00000000" w:rsidRPr="00000000" ns1:paraId="000001E9">
            <w:pPr>
              <w:jc w:val="left"/>
              <w:rPr/>
            </w:pPr>
            <w:r w:rsidDel="00000000" w:rsidR="00000000" w:rsidRPr="00000000">
              <w:rPr>
                <w:sz w:val="18"/>
                <w:szCs w:val="18"/>
                <w:rtl w:val="0"/>
              </w:rPr>
              <w:t xml:space="preserve">Unsupported (dynamic sizing)</w:t>
            </w:r>
            <w:r w:rsidDel="00000000" w:rsidR="00000000" w:rsidRPr="00000000">
              <w:rPr>
                <w:rtl w:val="0"/>
              </w:rPr>
            </w:r>
          </w:p>
        </w:tc>
        <w:tc>
          <w:tcPr/>
          <w:p w:rsidR="00000000" w:rsidDel="00000000" w:rsidP="00000000" w:rsidRDefault="00000000" w:rsidRPr="00000000" ns1:paraId="000001EA">
            <w:pPr>
              <w:jc w:val="left"/>
              <w:rPr/>
            </w:pPr>
            <w:r w:rsidDel="00000000" w:rsidR="00000000" w:rsidRPr="00000000">
              <w:rPr>
                <w:sz w:val="18"/>
                <w:szCs w:val="18"/>
                <w:rtl w:val="0"/>
              </w:rPr>
              <w:t xml:space="preserve">RNS allows SIMD vectorization.</w:t>
            </w:r>
            <w:r w:rsidDel="00000000" w:rsidR="00000000" w:rsidRPr="00000000">
              <w:rPr>
                <w:rtl w:val="0"/>
              </w:rPr>
            </w:r>
          </w:p>
        </w:tc>
      </w:tr>
    </w:tbl>
    <w:p w:rsidR="00000000" w:rsidDel="00000000" w:rsidP="00000000" w:rsidRDefault="00000000" w:rsidRPr="00000000" ns1:paraId="000001EB">
      <w:pPr>
        <w:spacing w:after="120" w:lineRule="auto"/>
        <w:rPr/>
      </w:pPr>
      <w:r w:rsidDel="00000000" w:rsidR="00000000" w:rsidRPr="00000000">
        <w:rPr>
          <w:rtl w:val="0"/>
        </w:rPr>
      </w:r>
    </w:p>
    <w:p w:rsidR="00000000" w:rsidDel="00000000" w:rsidP="00000000" w:rsidRDefault="00000000" w:rsidRPr="00000000" ns1:paraId="000001EC">
      <w:pPr>
        <w:spacing w:after="120" w:lineRule="auto"/>
        <w:rPr/>
      </w:pPr>
      <w:r w:rsidDel="00000000" w:rsidR="00000000" w:rsidRPr="00000000">
        <w:rPr>
          <w:rtl w:val="0"/>
        </w:rPr>
        <w:t xml:space="preserve">Homomorphic encryption over polynomial rings requires arithmetic over extremely large polynomial coefficients (up to hundreds or thousands of bits). Performing big-integer arithmetic on a standard CPU requires significant computational resources, because it involves handling byte-overflow operations and cannot take advantage of the optimized instruction sets of modern processors.</w:t>
      </w:r>
    </w:p>
    <w:p w:rsidR="00000000" w:rsidDel="00000000" w:rsidP="00000000" w:rsidRDefault="00000000" w:rsidRPr="00000000" ns1:paraId="000001ED">
      <w:pPr>
        <w:spacing w:after="120" w:lineRule="auto"/>
        <w:rPr/>
      </w:pPr>
      <w:r w:rsidDel="00000000" w:rsidR="00000000" w:rsidRPr="00000000">
        <w:rPr>
          <w:rtl w:val="0"/>
        </w:rPr>
        <w:t xml:space="preserve">To address this performance issue, the BFV-RNS variant applies the Residue Number System (RNS) [17]. The large ciphertext modulus q is represented as a product of pairwise coprime small primes:</w:t>
      </w:r>
    </w:p>
    <w:p w:rsidR="00000000" w:rsidDel="00000000" w:rsidP="00000000" w:rsidRDefault="00000000" w:rsidRPr="00000000" ns1:paraId="000001EE">
      <w:pPr>
        <w:spacing w:after="120" w:lineRule="auto"/>
        <w:rPr/>
      </w:pPr>
      <w:r w:rsidDel="00000000" w:rsidR="00000000" w:rsidRPr="00000000">
        <w:rPr>
          <w:rFonts w:ascii="Gungsuh" w:cs="Gungsuh" w:eastAsia="Gungsuh" w:hAnsi="Gungsuh"/>
          <w:rtl w:val="0"/>
        </w:rPr>
        <w:t xml:space="preserve">q = ∏(j=1 to k) qj</w:t>
      </w:r>
    </w:p>
    <w:p w:rsidR="00000000" w:rsidDel="00000000" w:rsidP="00000000" w:rsidRDefault="00000000" w:rsidRPr="00000000" ns1:paraId="000001EF">
      <w:pPr>
        <w:spacing w:after="120" w:lineRule="auto"/>
        <w:rPr/>
      </w:pPr>
      <w:r w:rsidDel="00000000" w:rsidR="00000000" w:rsidRPr="00000000">
        <w:rPr>
          <w:rtl w:val="0"/>
        </w:rPr>
        <w:t xml:space="preserve">where each qj is a prime sized to fit within a CPU register (e.g., 60-bit primes that fit within the 64-bit registers of the x86_64 architecture).</w:t>
      </w:r>
    </w:p>
    <w:p w:rsidR="00000000" w:rsidDel="00000000" w:rsidP="00000000" w:rsidRDefault="00000000" w:rsidRPr="00000000" ns1:paraId="000001F0">
      <w:pPr>
        <w:spacing w:after="120" w:lineRule="auto"/>
        <w:rPr/>
      </w:pPr>
      <w:r w:rsidDel="00000000" w:rsidR="00000000" w:rsidRPr="00000000">
        <w:rPr>
          <w:rFonts w:ascii="Gungsuh" w:cs="Gungsuh" w:eastAsia="Gungsuh" w:hAnsi="Gungsuh"/>
          <w:rtl w:val="0"/>
        </w:rPr>
        <w:t xml:space="preserve">Any large integer x ∈ Zq is mapped to a tuple of smaller residues:</w:t>
      </w:r>
    </w:p>
    <w:p w:rsidR="00000000" w:rsidDel="00000000" w:rsidP="00000000" w:rsidRDefault="00000000" w:rsidRPr="00000000" ns1:paraId="000001F1">
      <w:pPr>
        <w:spacing w:after="120" w:lineRule="auto"/>
        <w:rPr/>
      </w:pPr>
      <w:r w:rsidDel="00000000" w:rsidR="00000000" w:rsidRPr="00000000">
        <w:rPr>
          <w:rFonts w:ascii="Cardo" w:cs="Cardo" w:eastAsia="Cardo" w:hAnsi="Cardo"/>
          <w:rtl w:val="0"/>
        </w:rPr>
        <w:t xml:space="preserve">x ↦ (x mod q1, x mod q2, …, x mod qk)</w:t>
      </w:r>
    </w:p>
    <w:p w:rsidR="00000000" w:rsidDel="00000000" w:rsidP="00000000" w:rsidRDefault="00000000" w:rsidRPr="00000000" ns1:paraId="000001F2">
      <w:pPr>
        <w:spacing w:after="120" w:lineRule="auto"/>
        <w:rPr/>
      </w:pPr>
      <w:r w:rsidDel="00000000" w:rsidR="00000000" w:rsidRPr="00000000">
        <w:rPr>
          <w:rtl w:val="0"/>
        </w:rPr>
        <w:t xml:space="preserve">All addition, subtraction, and multiplication operations over the ring Zq are now performed independently on each small residue component modulo qj:</w:t>
      </w:r>
    </w:p>
    <w:p w:rsidR="00000000" w:rsidDel="00000000" w:rsidP="00000000" w:rsidRDefault="00000000" w:rsidRPr="00000000" ns1:paraId="000001F3">
      <w:pPr>
        <w:spacing w:after="120" w:lineRule="auto"/>
        <w:rPr/>
      </w:pPr>
      <w:r w:rsidDel="00000000" w:rsidR="00000000" w:rsidRPr="00000000">
        <w:rPr>
          <w:rFonts w:ascii="Gungsuh" w:cs="Gungsuh" w:eastAsia="Gungsuh" w:hAnsi="Gungsuh"/>
          <w:rtl w:val="0"/>
        </w:rPr>
        <w:t xml:space="preserve">(x + y) mod q ≡ ((x mod q1 + y mod q1) mod q1, …, (x mod qk + y mod qk) mod qk)</w:t>
      </w:r>
    </w:p>
    <w:p w:rsidR="00000000" w:rsidDel="00000000" w:rsidP="00000000" w:rsidRDefault="00000000" w:rsidRPr="00000000" ns1:paraId="000001F4">
      <w:pPr>
        <w:pStyle w:val="Heading5"/>
        <w:numPr>
          <w:ilvl w:val="3"/>
          <w:numId w:val="32"/>
        </w:numPr>
        <w:rPr/>
      </w:pPr>
      <w:r w:rsidDel="00000000" w:rsidR="00000000" w:rsidRPr="00000000">
        <w:rPr>
          <w:rtl w:val="0"/>
        </w:rPr>
        <w:t xml:space="preserve">Key Advantages of RNS in FHE:</w:t>
      </w:r>
    </w:p>
    <w:p w:rsidR="00000000" w:rsidDel="00000000" w:rsidP="00000000" w:rsidRDefault="00000000" w:rsidRPr="00000000" ns1:paraId="000001F5">
      <w:pPr>
        <w:spacing w:after="120" w:line="276" w:lineRule="auto"/>
        <w:jc w:val="both"/>
        <w:rPr/>
      </w:pPr>
      <w:r w:rsidDel="00000000" w:rsidR="00000000" w:rsidRPr="00000000">
        <w:rPr>
          <w:rtl w:val="0"/>
        </w:rPr>
        <w:t xml:space="preserve">By decomposing large integers into small residues, the RNS representation eliminates the overhead of arbitrary-precision arithmetic. This allows the C++ crypto layer to perform modular additions and multiplications using native 64-bit integer instructions. This optimization increases throughput on CPU-bound cryptographic calculations by up to 6 times compared to standard BigInt implementations.</w:t>
      </w:r>
    </w:p>
    <w:p w:rsidR="00000000" w:rsidDel="00000000" w:rsidP="00000000" w:rsidRDefault="00000000" w:rsidRPr="00000000" ns1:paraId="000001F6">
      <w:pPr>
        <w:spacing w:after="120" w:line="276" w:lineRule="auto"/>
        <w:jc w:val="both"/>
        <w:rPr/>
      </w:pPr>
      <w:r w:rsidDel="00000000" w:rsidR="00000000" w:rsidRPr="00000000">
        <w:rPr>
          <w:rtl w:val="0"/>
        </w:rPr>
        <w:t xml:space="preserve">Additionally, the parallel nature of RNS channels allows the system to distribute the calculations across multiple CPU cores using OpenMP. This ensures that the homomorphic tally scales efficiently with the size of the election.</w:t>
      </w:r>
    </w:p>
    <w:p w:rsidR="00000000" w:rsidDel="00000000" w:rsidP="00000000" w:rsidRDefault="00000000" w:rsidRPr="00000000" ns1:paraId="000001F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Avoiding Big Integer Arithmetic: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need for complex big-integer libraries (such as GMP), greatly speeding up computation.</w:t>
      </w:r>
    </w:p>
    <w:p w:rsidR="00000000" w:rsidDel="00000000" w:rsidP="00000000" w:rsidRDefault="00000000" w:rsidRPr="00000000" ns1:paraId="000001F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Parallelism: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Operations across the residue channels qj are completely independent of one another, enabling parallel execution across multiple CPU cores via vectorized (SIMD) instructions or OpenMP.</w:t>
      </w:r>
    </w:p>
    <w:p w:rsidR="00000000" w:rsidDel="00000000" w:rsidP="00000000" w:rsidRDefault="00000000" w:rsidRPr="00000000" ns1:paraId="000001F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Cache-friendliness: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the small coefficient sizes fit comfortably within the CPU's L1/L2/L3 cache levels, RAM access time is significantly reduced.</w:t>
      </w:r>
    </w:p>
    <w:p w:rsidR="00000000" w:rsidDel="00000000" w:rsidP="00000000" w:rsidRDefault="00000000" w:rsidRPr="00000000" ns1:paraId="000001FA">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1FB">
      <w:pPr>
        <w:pStyle w:val="Heading3"/>
        <w:numPr>
          <w:ilvl w:val="1"/>
          <w:numId w:val="32"/>
        </w:numPr>
        <w:rPr/>
      </w:pPr>
      <w:r w:rsidDel="00000000" w:rsidR="00000000" w:rsidRPr="00000000">
        <w:rPr>
          <w:rtl w:val="0"/>
        </w:rPr>
        <w:t xml:space="preserve">2.4 Multiparty / Threshold FHE</w:t>
      </w:r>
    </w:p>
    <w:p w:rsidR="00000000" w:rsidDel="00000000" w:rsidP="00000000" w:rsidRDefault="00000000" w:rsidRPr="00000000" ns1:paraId="000001FC">
      <w:pPr>
        <w:spacing w:after="120" w:line="276" w:lineRule="auto"/>
        <w:jc w:val="both"/>
        <w:rPr/>
      </w:pPr>
      <w:r w:rsidDel="00000000" w:rsidR="00000000" w:rsidRPr="00000000">
        <w:rPr>
          <w:rtl w:val="0"/>
        </w:rPr>
        <w:t xml:space="preserve">Multiparty homomorphic encryption distributes the decryption authority among multiple participants, eliminating the single point of compromise. Instead of relying on a centralized administrator, the public key is constructed collectively, and decryption requires partial decryption shares from all participants. This distributed trust model ensures that voter privacy is preserved even if the server is compromised.</w:t>
      </w:r>
    </w:p>
    <w:p w:rsidR="00000000" w:rsidDel="00000000" w:rsidP="00000000" w:rsidRDefault="00000000" w:rsidRPr="00000000" ns1:paraId="000001FD">
      <w:pPr>
        <w:spacing w:after="120" w:line="276" w:lineRule="auto"/>
        <w:jc w:val="both"/>
        <w:rPr/>
      </w:pPr>
      <w:r w:rsidDel="00000000" w:rsidR="00000000" w:rsidRPr="00000000">
        <w:rPr>
          <w:rtl w:val="0"/>
        </w:rPr>
        <w:t xml:space="preserve">The multiparty protocol is designed to resist server-level breaches. Even if an adversary gains root access to the tally server, they cannot decrypt individual ballots because the server does not possess the secret key shares. The security of the ballots is distributed across all registered voters, requiring a full collaboration to decrypt the result.</w:t>
      </w:r>
    </w:p>
    <w:p w:rsidR="00000000" w:rsidDel="00000000" w:rsidP="00000000" w:rsidRDefault="00000000" w:rsidRPr="00000000" ns1:paraId="000001FE">
      <w:pPr>
        <w:pStyle w:val="Heading4"/>
        <w:numPr>
          <w:ilvl w:val="2"/>
          <w:numId w:val="32"/>
        </w:numPr>
        <w:rPr/>
      </w:pPr>
      <w:r w:rsidDel="00000000" w:rsidR="00000000" w:rsidRPr="00000000">
        <w:rPr>
          <w:rtl w:val="0"/>
        </w:rPr>
        <w:t xml:space="preserve">2.4.1 The Concept of Threshold FHE</w:t>
      </w:r>
    </w:p>
    <w:p w:rsidR="00000000" w:rsidDel="00000000" w:rsidP="00000000" w:rsidRDefault="00000000" w:rsidRPr="00000000" ns1:paraId="000001FF">
      <w:pPr>
        <w:spacing w:after="120" w:line="276" w:lineRule="auto"/>
        <w:jc w:val="both"/>
        <w:rPr/>
      </w:pPr>
      <w:r w:rsidDel="00000000" w:rsidR="00000000" w:rsidRPr="00000000">
        <w:rPr>
          <w:rtl w:val="0"/>
        </w:rPr>
        <w:t xml:space="preserve">Threshold cryptography distributes secret shares among a group of nodes, requiring a threshold number of shares to reconstruct the secret. In our n-out-of-n threshold configuration, every registered voter participates in the decryption phase. This maximizes security, as the tally cannot be decrypted unless every participant generates their partial share. If any participant is missing, the system must trigger recovery protocols.</w:t>
      </w:r>
    </w:p>
    <w:p w:rsidR="00000000" w:rsidDel="00000000" w:rsidP="00000000" w:rsidRDefault="00000000" w:rsidRPr="00000000" ns1:paraId="00000200">
      <w:pPr>
        <w:spacing w:after="120" w:line="276" w:lineRule="auto"/>
        <w:jc w:val="both"/>
        <w:rPr/>
      </w:pPr>
      <w:r w:rsidDel="00000000" w:rsidR="00000000" w:rsidRPr="00000000">
        <w:rPr>
          <w:rtl w:val="0"/>
        </w:rPr>
        <w:t xml:space="preserve">The n-out-of-n configuration provides the highest level of security against unauthorized decryption. However, it introduces a vulnerability to offline participants. If a single voter does not submit their partial share during the decryption phase, the final results cannot be combined. In a production system, this is addressed by using a t-out-of-n threshold scheme where a subset of trusted tally authorities can complete the decryption if needed.</w:t>
      </w:r>
    </w:p>
    <w:p w:rsidR="00000000" w:rsidDel="00000000" w:rsidP="00000000" w:rsidRDefault="00000000" w:rsidRPr="00000000" ns1:paraId="00000201">
      <w:pPr>
        <w:spacing w:after="120" w:lineRule="auto"/>
        <w:rPr/>
      </w:pPr>
      <w:r w:rsidDel="00000000" w:rsidR="00000000" w:rsidRPr="00000000">
        <w:rPr>
          <w:rtl w:val="0"/>
        </w:rPr>
        <w:t xml:space="preserve">In a conventional homomorphic encryption model, data is encrypted with a public key pk and decrypted with a single secret key sk. In a voting application, if a single entity holds the secret key sk, that entity could decrypt any individual voter's ballot before they are aggregated, directly threatening privacy.</w:t>
      </w:r>
    </w:p>
    <w:p w:rsidR="00000000" w:rsidDel="00000000" w:rsidP="00000000" w:rsidRDefault="00000000" w:rsidRPr="00000000" ns1:paraId="00000202">
      <w:pPr>
        <w:spacing w:after="120" w:lineRule="auto"/>
        <w:rPr/>
      </w:pPr>
      <w:r w:rsidDel="00000000" w:rsidR="00000000" w:rsidRPr="00000000">
        <w:rPr>
          <w:rtl w:val="0"/>
        </w:rPr>
        <w:t xml:space="preserve">Threshold FHE solves this problem by splitting decryption authority. Common threshold protocols fall into two categories:</w:t>
      </w:r>
    </w:p>
    <w:p w:rsidR="00000000" w:rsidDel="00000000" w:rsidP="00000000" w:rsidRDefault="00000000" w:rsidRPr="00000000" ns1:paraId="000002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t-out-of-n threshold: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encrypted result can be decrypted as long as at least t out of n participating entities provide their decryption key shares.</w:t>
      </w:r>
    </w:p>
    <w:p w:rsidR="00000000" w:rsidDel="00000000" w:rsidP="00000000" w:rsidRDefault="00000000" w:rsidRPr="00000000" ns1:paraId="0000020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n-out-of-n threshold: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 n entities must simultaneously provide their decryption key shares before the plaintext can be recovered.</w:t>
      </w:r>
    </w:p>
    <w:p w:rsidR="00000000" w:rsidDel="00000000" w:rsidP="00000000" w:rsidRDefault="00000000" w:rsidRPr="00000000" ns1:paraId="00000205">
      <w:pPr>
        <w:spacing w:after="120" w:lineRule="auto"/>
        <w:rPr/>
      </w:pPr>
      <w:r w:rsidDel="00000000" w:rsidR="00000000" w:rsidRPr="00000000">
        <w:rPr>
          <w:rtl w:val="0"/>
        </w:rPr>
        <w:t xml:space="preserve">The thesis's system implements the maximum-security </w:t>
      </w:r>
      <w:r w:rsidDel="00000000" w:rsidR="00000000" w:rsidRPr="00000000">
        <w:rPr>
          <w:b w:val="1"/>
          <w:bCs w:val="1"/>
          <w:rtl w:val="0"/>
        </w:rPr>
        <w:t xml:space="preserve">n-out-of-n multiparty threshold</w:t>
      </w:r>
      <w:r w:rsidDel="00000000" w:rsidR="00000000" w:rsidRPr="00000000">
        <w:rPr>
          <w:rtl w:val="0"/>
        </w:rPr>
        <w:t xml:space="preserve"> configuration [18]. Every voter who participated in key setup must be present online or submit their decryption share before the central server can decrypt the total vote count. Each voter's individual secret key is stored locally on their own machine and </w:t>
      </w:r>
      <w:r w:rsidDel="00000000" w:rsidR="00000000" w:rsidRPr="00000000">
        <w:rPr>
          <w:b w:val="1"/>
          <w:bCs w:val="1"/>
          <w:rtl w:val="0"/>
        </w:rPr>
        <w:t xml:space="preserve">never leaves the device</w:t>
      </w:r>
      <w:r w:rsidDel="00000000" w:rsidR="00000000" w:rsidRPr="00000000">
        <w:rPr>
          <w:rtl w:val="0"/>
        </w:rPr>
        <w:t xml:space="preserve">.</w:t>
      </w:r>
    </w:p>
    <w:p w:rsidR="00000000" w:rsidDel="00000000" w:rsidP="00000000" w:rsidRDefault="00000000" w:rsidRPr="00000000" ns1:paraId="00000206">
      <w:pPr>
        <w:pStyle w:val="Heading4"/>
        <w:numPr>
          <w:ilvl w:val="2"/>
          <w:numId w:val="32"/>
        </w:numPr>
        <w:rPr/>
      </w:pPr>
      <w:r w:rsidDel="00000000" w:rsidR="00000000" w:rsidRPr="00000000">
        <w:rPr>
          <w:rtl w:val="0"/>
        </w:rPr>
        <w:t xml:space="preserve">2.4.2 The Project's n-out-of-n MK-FHE Protocol</w:t>
      </w:r>
    </w:p>
    <w:p w:rsidR="00000000" w:rsidDel="00000000" w:rsidP="00000000" w:rsidRDefault="00000000" w:rsidRPr="00000000" ns1:paraId="00000207">
      <w:pPr>
        <w:spacing w:after="120" w:line="276" w:lineRule="auto"/>
        <w:jc w:val="both"/>
        <w:rPr/>
      </w:pPr>
      <w:r w:rsidDel="00000000" w:rsidR="00000000" w:rsidRPr="00000000">
        <w:rPr>
          <w:rtl w:val="0"/>
        </w:rPr>
        <w:t xml:space="preserve">The voting protocol consists of five sequential phases. Figure 2.1 details the sequence diagram of the key generation phase, showing how the joint public key is constructed. Figure 2.7 diagrams the decryption share fusion process, demonstrating how the individual noise-masked shares cancel out during combining to reveal the final voting totals.</w:t>
      </w:r>
    </w:p>
    <w:p w:rsidR="00000000" w:rsidDel="00000000" w:rsidP="00000000" w:rsidRDefault="00000000" w:rsidRPr="00000000" ns1:paraId="00000208">
      <w:pPr>
        <w:spacing w:after="120" w:line="276" w:lineRule="auto"/>
        <w:jc w:val="both"/>
        <w:rPr/>
      </w:pPr>
      <w:r w:rsidDel="00000000" w:rsidR="00000000" w:rsidRPr="00000000">
        <w:rPr>
          <w:rtl w:val="0"/>
        </w:rPr>
        <w:t xml:space="preserve">The sequential key generation requires each client to fetch the intermediate public key from the server, accumulate their public key share, and upload the updated key. This sequential design ensures that the final joint public key contains key contributions from all participants, preventing any single keyholder from decrypting the ballots.</w:t>
      </w:r>
    </w:p>
    <w:p w:rsidR="00000000" w:rsidDel="00000000" w:rsidP="00000000" w:rsidRDefault="00000000" w:rsidRPr="00000000" ns1:paraId="00000209">
      <w:pPr>
        <w:jc w:val="center"/>
        <w:rPr/>
      </w:pPr>
      <w:r w:rsidDel="00000000" w:rsidR="00000000" w:rsidRPr="00000000">
        <w:rPr/>
        <w:drawing>
          <ns3:inline distB="0" distT="0" distL="114300" distR="114300">
            <ns3:extent cx="5486400" cy="3048000"/>
            <ns3:effectExtent b="0" l="0" r="0" t="0"/>
            <ns3:docPr id="34" name="image30.png"/>
            <ns4:graphic>
              <ns4:graphicData uri="http://schemas.openxmlformats.org/drawingml/2006/picture">
                <ns5:pic>
                  <ns5:nvPicPr>
                    <ns5:cNvPr id="0" name="image30.png"/>
                    <ns5:cNvPicPr preferRelativeResize="0"/>
                  </ns5:nvPicPr>
                  <ns5:blipFill>
                    <ns4:blip ns2:embed="rId12"/>
                    <ns4:srcRect b="0" l="0" r="0" t="0"/>
                    <ns4:stretch>
                      <ns4:fillRect/>
                    </ns4:stretch>
                  </ns5:blipFill>
                  <ns5:spPr>
                    <ns4:xfrm>
                      <ns4:off x="0" y="0"/>
                      <ns4:ext cx="5486400" cy="30480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0A">
      <w:pPr>
        <w:jc w:val="center"/>
        <w:rPr/>
      </w:pPr>
      <w:commentRangeStart w:id="7"/>
      <w:r w:rsidDel="00000000" w:rsidR="00000000" w:rsidRPr="00000000">
        <w:rPr>
          <w:i w:val="1"/>
          <w:iCs w:val="1"/>
          <w:sz w:val="20"/>
          <w:szCs w:val="20"/>
          <w:rtl w:val="0"/>
        </w:rPr>
        <w:t xml:space="preserve">Figure 2.1: OpenFHE multiparty setup sequence diagram.</w:t>
      </w:r>
      <w:commentRangeEnd w:id="7"/>
      <w:r w:rsidDel="00000000" w:rsidR="00000000" w:rsidRPr="00000000">
        <w:commentReference w:id="7"/>
      </w:r>
      <w:r w:rsidDel="00000000" w:rsidR="00000000" w:rsidRPr="00000000">
        <w:rPr>
          <w:rtl w:val="0"/>
        </w:rPr>
      </w:r>
    </w:p>
    <w:p w:rsidR="00000000" w:rsidDel="00000000" w:rsidP="00000000" w:rsidRDefault="00000000" w:rsidRPr="00000000" ns1:paraId="0000020B">
      <w:pPr>
        <w:spacing w:after="120" w:lineRule="auto"/>
        <w:rPr/>
      </w:pPr>
      <w:r w:rsidDel="00000000" w:rsidR="00000000" w:rsidRPr="00000000">
        <w:rPr>
          <w:rtl w:val="0"/>
        </w:rPr>
      </w:r>
    </w:p>
    <w:p w:rsidR="00000000" w:rsidDel="00000000" w:rsidP="00000000" w:rsidRDefault="00000000" w:rsidRPr="00000000" ns1:paraId="0000020C">
      <w:pPr>
        <w:jc w:val="center"/>
        <w:rPr/>
      </w:pPr>
      <w:r w:rsidDel="00000000" w:rsidR="00000000" w:rsidRPr="00000000">
        <w:rPr/>
        <w:drawing>
          <ns3:inline distB="0" distT="0" distL="114300" distR="114300">
            <ns3:extent cx="5029200" cy="1885950"/>
            <ns3:effectExtent b="0" l="0" r="0" t="0"/>
            <ns3:docPr id="38" name="image55.png"/>
            <ns4:graphic>
              <ns4:graphicData uri="http://schemas.openxmlformats.org/drawingml/2006/picture">
                <ns5:pic>
                  <ns5:nvPicPr>
                    <ns5:cNvPr id="0" name="image55.png"/>
                    <ns5:cNvPicPr preferRelativeResize="0"/>
                  </ns5:nvPicPr>
                  <ns5:blipFill>
                    <ns4:blip ns2:embed="rId13"/>
                    <ns4:srcRect b="0" l="0" r="0" t="0"/>
                    <ns4:stretch>
                      <ns4:fillRect/>
                    </ns4:stretch>
                  </ns5:blipFill>
                  <ns5:spPr>
                    <ns4:xfrm>
                      <ns4:off x="0" y="0"/>
                      <ns4:ext cx="5029200" cy="188595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0D">
      <w:pPr>
        <w:jc w:val="center"/>
        <w:rPr/>
      </w:pPr>
      <w:r w:rsidDel="00000000" w:rsidR="00000000" w:rsidRPr="00000000">
        <w:rPr>
          <w:i w:val="1"/>
          <w:iCs w:val="1"/>
          <w:sz w:val="20"/>
          <w:szCs w:val="20"/>
          <w:rtl w:val="0"/>
        </w:rPr>
        <w:t xml:space="preserve">Figure 2.7: Decryption share fusion and noise cancellation.</w:t>
      </w:r>
      <w:r w:rsidDel="00000000" w:rsidR="00000000" w:rsidRPr="00000000">
        <w:rPr>
          <w:rtl w:val="0"/>
        </w:rPr>
      </w:r>
    </w:p>
    <w:p w:rsidR="00000000" w:rsidDel="00000000" w:rsidP="00000000" w:rsidRDefault="00000000" w:rsidRPr="00000000" ns1:paraId="0000020E">
      <w:pPr>
        <w:spacing w:after="120" w:lineRule="auto"/>
        <w:rPr/>
      </w:pPr>
      <w:r w:rsidDel="00000000" w:rsidR="00000000" w:rsidRPr="00000000">
        <w:rPr>
          <w:rtl w:val="0"/>
        </w:rPr>
      </w:r>
    </w:p>
    <w:p w:rsidR="00000000" w:rsidDel="00000000" w:rsidP="00000000" w:rsidRDefault="00000000" w:rsidRPr="00000000" ns1:paraId="0000020F">
      <w:pPr>
        <w:spacing w:after="120" w:lineRule="auto"/>
        <w:rPr/>
      </w:pPr>
      <w:r w:rsidDel="00000000" w:rsidR="00000000" w:rsidRPr="00000000">
        <w:rPr>
          <w:rtl w:val="0"/>
        </w:rPr>
        <w:t xml:space="preserve">The protocol consists of five sequential phases:</w:t>
      </w:r>
    </w:p>
    <w:p w:rsidR="00000000" w:rsidDel="00000000" w:rsidP="00000000" w:rsidRDefault="00000000" w:rsidRPr="00000000" ns1:paraId="00000210">
      <w:pPr>
        <w:spacing w:after="60" w:before="120" w:lineRule="auto"/>
        <w:rPr/>
      </w:pPr>
      <w:r w:rsidDel="00000000" w:rsidR="00000000" w:rsidRPr="00000000">
        <w:rPr>
          <w:i w:val="1"/>
          <w:iCs w:val="1"/>
          <w:color w:val="555555"/>
          <w:rtl w:val="0"/>
        </w:rPr>
        <w:t xml:space="preserve">[Sequence Diagram]</w:t>
      </w:r>
      <w:r w:rsidDel="00000000" w:rsidR="00000000" w:rsidRPr="00000000">
        <w:rPr>
          <w:rtl w:val="0"/>
        </w:rPr>
      </w:r>
    </w:p>
    <w:p w:rsidR="00000000" w:rsidDel="00000000" w:rsidP="00000000" w:rsidRDefault="00000000" w:rsidRPr="00000000" ns1:paraId="0000021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sequence diagram</w:t>
      </w:r>
      <w:r w:rsidDel="00000000" w:rsidR="00000000" w:rsidRPr="00000000">
        <w:rPr>
          <w:rtl w:val="0"/>
        </w:rPr>
      </w:r>
    </w:p>
    <w:p w:rsidR="00000000" w:rsidDel="00000000" w:rsidP="00000000" w:rsidRDefault="00000000" w:rsidRPr="00000000" ns1:paraId="0000021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Note over Voter 1, Server: Phase 1: Distributed Key Generation</w:t>
      </w:r>
      <w:r w:rsidDel="00000000" w:rsidR="00000000" w:rsidRPr="00000000">
        <w:rPr>
          <w:rtl w:val="0"/>
        </w:rPr>
      </w:r>
    </w:p>
    <w:p w:rsidR="00000000" w:rsidDel="00000000" w:rsidP="00000000" w:rsidRDefault="00000000" w:rsidRPr="00000000" ns1:paraId="0000021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Voter 1-&gt;&gt;Server: Send PK_1</w:t>
      </w:r>
      <w:r w:rsidDel="00000000" w:rsidR="00000000" w:rsidRPr="00000000">
        <w:rPr>
          <w:rtl w:val="0"/>
        </w:rPr>
      </w:r>
    </w:p>
    <w:p w:rsidR="00000000" w:rsidDel="00000000" w:rsidP="00000000" w:rsidRDefault="00000000" w:rsidRPr="00000000" ns1:paraId="0000021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Server-&gt;&gt;Voter 2: Send PK_1 (as temporary Joint PK)</w:t>
      </w:r>
      <w:r w:rsidDel="00000000" w:rsidR="00000000" w:rsidRPr="00000000">
        <w:rPr>
          <w:rtl w:val="0"/>
        </w:rPr>
      </w:r>
    </w:p>
    <w:p w:rsidR="00000000" w:rsidDel="00000000" w:rsidP="00000000" w:rsidRDefault="00000000" w:rsidRPr="00000000" ns1:paraId="0000021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Voter 2-&gt;&gt;Server: Send PK_2 (generated based on PK_1)</w:t>
      </w:r>
      <w:r w:rsidDel="00000000" w:rsidR="00000000" w:rsidRPr="00000000">
        <w:rPr>
          <w:rtl w:val="0"/>
        </w:rPr>
      </w:r>
    </w:p>
    <w:p w:rsidR="00000000" w:rsidDel="00000000" w:rsidP="00000000" w:rsidRDefault="00000000" w:rsidRPr="00000000" ns1:paraId="0000021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Server-&gt;&gt;Voter 3: Send PK_2 (as temporary Joint PK)</w:t>
      </w:r>
      <w:r w:rsidDel="00000000" w:rsidR="00000000" w:rsidRPr="00000000">
        <w:rPr>
          <w:rtl w:val="0"/>
        </w:rPr>
      </w:r>
    </w:p>
    <w:p w:rsidR="00000000" w:rsidDel="00000000" w:rsidP="00000000" w:rsidRDefault="00000000" w:rsidRPr="00000000" ns1:paraId="0000021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Voter 3-&gt;&gt;Server: Send PK_3 (becomes final Joint PK)</w:t>
      </w:r>
      <w:r w:rsidDel="00000000" w:rsidR="00000000" w:rsidRPr="00000000">
        <w:rPr>
          <w:rtl w:val="0"/>
        </w:rPr>
      </w:r>
    </w:p>
    <w:p w:rsidR="00000000" w:rsidDel="00000000" w:rsidP="00000000" w:rsidRDefault="00000000" w:rsidRPr="00000000" ns1:paraId="0000021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Server-&gt;&gt;All Voters: Distribute final Joint PK (joint_pk.bin)</w:t>
      </w:r>
      <w:r w:rsidDel="00000000" w:rsidR="00000000" w:rsidRPr="00000000">
        <w:rPr>
          <w:rtl w:val="0"/>
        </w:rPr>
      </w:r>
    </w:p>
    <w:p w:rsidR="00000000" w:rsidDel="00000000" w:rsidP="00000000" w:rsidRDefault="00000000" w:rsidRPr="00000000" ns1:paraId="0000021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21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Note over Voter 1, Server: Phase 2 &amp; 3: Encryption &amp; Evaluation</w:t>
      </w:r>
      <w:r w:rsidDel="00000000" w:rsidR="00000000" w:rsidRPr="00000000">
        <w:rPr>
          <w:rtl w:val="0"/>
        </w:rPr>
      </w:r>
    </w:p>
    <w:p w:rsidR="00000000" w:rsidDel="00000000" w:rsidP="00000000" w:rsidRDefault="00000000" w:rsidRPr="00000000" ns1:paraId="0000021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Voter i-&gt;&gt;Server: Send ciphertext enc_vote_i.bin (encrypted with Joint PK)</w:t>
      </w:r>
      <w:r w:rsidDel="00000000" w:rsidR="00000000" w:rsidRPr="00000000">
        <w:rPr>
          <w:rtl w:val="0"/>
        </w:rPr>
      </w:r>
    </w:p>
    <w:p w:rsidR="00000000" w:rsidDel="00000000" w:rsidP="00000000" w:rsidRDefault="00000000" w:rsidRPr="00000000" ns1:paraId="0000021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Server-&gt;&gt;Server: EvalAdd over all ciphertexts -&gt; enc_tally.bin</w:t>
      </w:r>
      <w:r w:rsidDel="00000000" w:rsidR="00000000" w:rsidRPr="00000000">
        <w:rPr>
          <w:rtl w:val="0"/>
        </w:rPr>
      </w:r>
    </w:p>
    <w:p w:rsidR="00000000" w:rsidDel="00000000" w:rsidP="00000000" w:rsidRDefault="00000000" w:rsidRPr="00000000" ns1:paraId="0000021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21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Note over Voter 1, Server: Phase 4 &amp; 5: Partial Decryption &amp; Fusion</w:t>
      </w:r>
      <w:r w:rsidDel="00000000" w:rsidR="00000000" w:rsidRPr="00000000">
        <w:rPr>
          <w:rtl w:val="0"/>
        </w:rPr>
      </w:r>
    </w:p>
    <w:p w:rsidR="00000000" w:rsidDel="00000000" w:rsidP="00000000" w:rsidRDefault="00000000" w:rsidRPr="00000000" ns1:paraId="0000021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Server-&gt;&gt;Voter i: Distribute enc_tally.bin</w:t>
      </w:r>
      <w:r w:rsidDel="00000000" w:rsidR="00000000" w:rsidRPr="00000000">
        <w:rPr>
          <w:rtl w:val="0"/>
        </w:rPr>
      </w:r>
    </w:p>
    <w:p w:rsidR="00000000" w:rsidDel="00000000" w:rsidP="00000000" w:rsidRDefault="00000000" w:rsidRPr="00000000" ns1:paraId="0000022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Voter i-&gt;&gt;Voter i: Generate share_i.bin (using their own SK_i)</w:t>
      </w:r>
      <w:r w:rsidDel="00000000" w:rsidR="00000000" w:rsidRPr="00000000">
        <w:rPr>
          <w:rtl w:val="0"/>
        </w:rPr>
      </w:r>
    </w:p>
    <w:p w:rsidR="00000000" w:rsidDel="00000000" w:rsidP="00000000" w:rsidRDefault="00000000" w:rsidRPr="00000000" ns1:paraId="0000022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Voter i-&gt;&gt;Server: Send share_i.bin to Server</w:t>
      </w:r>
      <w:r w:rsidDel="00000000" w:rsidR="00000000" w:rsidRPr="00000000">
        <w:rPr>
          <w:rtl w:val="0"/>
        </w:rPr>
      </w:r>
    </w:p>
    <w:p w:rsidR="00000000" w:rsidDel="00000000" w:rsidP="00000000" w:rsidRDefault="00000000" w:rsidRPr="00000000" ns1:paraId="0000022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Server-&gt;&gt;Server: Call MultipartyDecryptFusion(shares) -&gt; plaintext result</w:t>
      </w:r>
      <w:r w:rsidDel="00000000" w:rsidR="00000000" w:rsidRPr="00000000">
        <w:rPr>
          <w:rtl w:val="0"/>
        </w:rPr>
      </w:r>
    </w:p>
    <w:p w:rsidR="00000000" w:rsidDel="00000000" w:rsidP="00000000" w:rsidRDefault="00000000" w:rsidRPr="00000000" ns1:paraId="00000223">
      <w:pPr>
        <w:spacing w:after="160" w:lineRule="auto"/>
        <w:rPr/>
      </w:pPr>
      <w:r w:rsidDel="00000000" w:rsidR="00000000" w:rsidRPr="00000000">
        <w:rPr>
          <w:rtl w:val="0"/>
        </w:rPr>
      </w:r>
    </w:p>
    <w:p w:rsidR="00000000" w:rsidDel="00000000" w:rsidP="00000000" w:rsidRDefault="00000000" w:rsidRPr="00000000" ns1:paraId="00000224">
      <w:pPr>
        <w:pStyle w:val="Heading5"/>
        <w:numPr>
          <w:ilvl w:val="3"/>
          <w:numId w:val="32"/>
        </w:numPr>
        <w:rPr/>
      </w:pPr>
      <w:r w:rsidDel="00000000" w:rsidR="00000000" w:rsidRPr="00000000">
        <w:rPr>
          <w:rtl w:val="0"/>
        </w:rPr>
        <w:t xml:space="preserve">Detailed Steps:</w:t>
      </w:r>
    </w:p>
    <w:p w:rsidR="00000000" w:rsidDel="00000000" w:rsidP="00000000" w:rsidRDefault="00000000" w:rsidRPr="00000000" ns1:paraId="000002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1: Distributed Key Generation (DKG):</w:t>
      </w:r>
      <w:r w:rsidDel="00000000" w:rsidR="00000000" w:rsidRPr="00000000">
        <w:rPr>
          <w:rtl w:val="0"/>
        </w:rPr>
      </w:r>
    </w:p>
    <w:p w:rsidR="00000000" w:rsidDel="00000000" w:rsidP="00000000" w:rsidRDefault="00000000" w:rsidRPr="00000000" ns1:paraId="0000022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The first voter (P1) performs standard key generation: (pk1, sk1) ← KeyGen(), and sends pk1 to the server as the temporary joint public key.</w:t>
      </w:r>
    </w:p>
    <w:p w:rsidR="00000000" w:rsidDel="00000000" w:rsidP="00000000" w:rsidRDefault="00000000" w:rsidRPr="00000000" ns1:paraId="0000022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subsequent voter (Pi, with i &gt; 1) downloads the current joint public key pk_joint^(i-1) from the server. They call the multiparty key generation algorithm:</w:t>
      </w:r>
    </w:p>
    <w:p w:rsidR="00000000" w:rsidDel="00000000" w:rsidP="00000000" w:rsidRDefault="00000000" w:rsidRPr="00000000" ns1:paraId="00000228">
      <w:pPr>
        <w:spacing w:after="120" w:lineRule="auto"/>
        <w:rPr/>
      </w:pPr>
      <w:r w:rsidDel="00000000" w:rsidR="00000000" w:rsidRPr="00000000">
        <w:rPr>
          <w:rFonts w:ascii="Cardo" w:cs="Cardo" w:eastAsia="Cardo" w:hAnsi="Cardo"/>
          <w:rtl w:val="0"/>
        </w:rPr>
        <w:t xml:space="preserve">    (pki, ski) ← MultipartyKeyGen(pk_joint^(i-1))</w:t>
      </w:r>
    </w:p>
    <w:p w:rsidR="00000000" w:rsidDel="00000000" w:rsidP="00000000" w:rsidRDefault="00000000" w:rsidRPr="00000000" ns1:paraId="00000229">
      <w:pPr>
        <w:spacing w:after="120" w:lineRule="auto"/>
        <w:rPr/>
      </w:pPr>
      <w:r w:rsidDel="00000000" w:rsidR="00000000" w:rsidRPr="00000000">
        <w:rPr>
          <w:rtl w:val="0"/>
        </w:rPr>
        <w:t xml:space="preserve">    This process accumulates the new voter's public key contribution into the shared key structure.</w:t>
      </w:r>
    </w:p>
    <w:p w:rsidR="00000000" w:rsidDel="00000000" w:rsidP="00000000" w:rsidRDefault="00000000" w:rsidRPr="00000000" ns1:paraId="000002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the last voter Pn submits their public key, the server stores the complete joint public key pk_joint^(n) (denoted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redistributes it to all voters. The system's overall secret key at this point is mathematically equivalent to the sum of the individual secret keys, sk_joint = Σ ski, but no one actually knows or holds this aggregate value.</w:t>
      </w:r>
    </w:p>
    <w:p w:rsidR="00000000" w:rsidDel="00000000" w:rsidP="00000000" w:rsidRDefault="00000000" w:rsidRPr="00000000" ns1:paraId="000002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2: Encryption:</w:t>
      </w:r>
      <w:r w:rsidDel="00000000" w:rsidR="00000000" w:rsidRPr="00000000">
        <w:rPr>
          <w:rtl w:val="0"/>
        </w:rPr>
      </w:r>
    </w:p>
    <w:p w:rsidR="00000000" w:rsidDel="00000000" w:rsidP="00000000" w:rsidRDefault="00000000" w:rsidRPr="00000000" ns1:paraId="000002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Each voter constructs a ballot vector vi ∈ {0, 1}^10.</w:t>
      </w:r>
    </w:p>
    <w:p w:rsidR="00000000" w:rsidDel="00000000" w:rsidP="00000000" w:rsidRDefault="00000000" w:rsidRPr="00000000" ns1:paraId="0000022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This vector is encrypted under the joint public key: ci ← Encrypt(pk_joint, vi).</w:t>
      </w:r>
    </w:p>
    <w:p w:rsidR="00000000" w:rsidDel="00000000" w:rsidP="00000000" w:rsidRDefault="00000000" w:rsidRPr="00000000" ns1:paraId="000002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ciphertext ci is sent to the server.</w:t>
      </w:r>
    </w:p>
    <w:p w:rsidR="00000000" w:rsidDel="00000000" w:rsidP="00000000" w:rsidRDefault="00000000" w:rsidRPr="00000000" ns1:paraId="000002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3: Homomorphic Evaluation:</w:t>
      </w:r>
      <w:r w:rsidDel="00000000" w:rsidR="00000000" w:rsidRPr="00000000">
        <w:rPr>
          <w:rtl w:val="0"/>
        </w:rPr>
      </w:r>
    </w:p>
    <w:p w:rsidR="00000000" w:rsidDel="00000000" w:rsidP="00000000" w:rsidRDefault="00000000" w:rsidRPr="00000000" ns1:paraId="000002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server collects all n ciphertexts {c1, c2, …, cn}.</w:t>
      </w:r>
    </w:p>
    <w:p w:rsidR="00000000" w:rsidDel="00000000" w:rsidP="00000000" w:rsidRDefault="00000000" w:rsidRPr="00000000" ns1:paraId="000002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server computes the homomorphic sum:</w:t>
      </w:r>
    </w:p>
    <w:p w:rsidR="00000000" w:rsidDel="00000000" w:rsidP="00000000" w:rsidRDefault="00000000" w:rsidRPr="00000000" ns1:paraId="00000232">
      <w:pPr>
        <w:spacing w:after="120" w:lineRule="auto"/>
        <w:rPr/>
      </w:pPr>
      <w:r w:rsidDel="00000000" w:rsidR="00000000" w:rsidRPr="00000000">
        <w:rPr>
          <w:rtl w:val="0"/>
        </w:rPr>
        <w:t xml:space="preserve">    c_tally = Σ ci (mod q) = EvalAdd(c1, EvalAdd(c2, …))</w:t>
      </w:r>
    </w:p>
    <w:p w:rsidR="00000000" w:rsidDel="00000000" w:rsidP="00000000" w:rsidRDefault="00000000" w:rsidRPr="00000000" ns1:paraId="000002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accumulated total ciphertext c_tally is stored as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this point, the server has no knowledge whatsoever of the content represented by the resulting ciphertext.</w:t>
      </w:r>
    </w:p>
    <w:p w:rsidR="00000000" w:rsidDel="00000000" w:rsidP="00000000" w:rsidRDefault="00000000" w:rsidRPr="00000000" ns1:paraId="000002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4: Partial Decryption:</w:t>
      </w:r>
      <w:r w:rsidDel="00000000" w:rsidR="00000000" w:rsidRPr="00000000">
        <w:rPr>
          <w:rtl w:val="0"/>
        </w:rPr>
      </w:r>
    </w:p>
    <w:p w:rsidR="00000000" w:rsidDel="00000000" w:rsidP="00000000" w:rsidRDefault="00000000" w:rsidRPr="00000000" ns1:paraId="000002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server distributes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all voters.</w:t>
      </w:r>
    </w:p>
    <w:p w:rsidR="00000000" w:rsidDel="00000000" w:rsidP="00000000" w:rsidRDefault="00000000" w:rsidRPr="00000000" ns1:paraId="000002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voter uses their individual secret key ski to generate a decryption share:</w:t>
      </w:r>
    </w:p>
    <w:p w:rsidR="00000000" w:rsidDel="00000000" w:rsidP="00000000" w:rsidRDefault="00000000" w:rsidRPr="00000000" ns1:paraId="000002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Lead Voter calls:</w:t>
      </w:r>
    </w:p>
    <w:p w:rsidR="00000000" w:rsidDel="00000000" w:rsidP="00000000" w:rsidRDefault="00000000" w:rsidRPr="00000000" ns1:paraId="00000238">
      <w:pPr>
        <w:spacing w:after="120" w:lineRule="auto"/>
        <w:rPr/>
      </w:pPr>
      <w:r w:rsidDel="00000000" w:rsidR="00000000" w:rsidRPr="00000000">
        <w:rPr>
          <w:rFonts w:ascii="Cardo" w:cs="Cardo" w:eastAsia="Cardo" w:hAnsi="Cardo"/>
          <w:rtl w:val="0"/>
        </w:rPr>
        <w:t xml:space="preserve">      d1 ← MultipartyDecryptLead(c_tally, sk1)</w:t>
      </w:r>
    </w:p>
    <w:p w:rsidR="00000000" w:rsidDel="00000000" w:rsidP="00000000" w:rsidRDefault="00000000" w:rsidRPr="00000000" ns1:paraId="000002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remaining Main Voters call:</w:t>
      </w:r>
    </w:p>
    <w:p w:rsidR="00000000" w:rsidDel="00000000" w:rsidP="00000000" w:rsidRDefault="00000000" w:rsidRPr="00000000" ns1:paraId="0000023A">
      <w:pPr>
        <w:spacing w:after="120" w:lineRule="auto"/>
        <w:rPr/>
      </w:pPr>
      <w:r w:rsidDel="00000000" w:rsidR="00000000" w:rsidRPr="00000000">
        <w:rPr>
          <w:rFonts w:ascii="Cardo" w:cs="Cardo" w:eastAsia="Cardo" w:hAnsi="Cardo"/>
          <w:rtl w:val="0"/>
        </w:rPr>
        <w:t xml:space="preserve">      di ← MultipartyDecryptMain(c_tally, ski)</w:t>
      </w:r>
    </w:p>
    <w:p w:rsidR="00000000" w:rsidDel="00000000" w:rsidP="00000000" w:rsidRDefault="00000000" w:rsidRPr="00000000" ns1:paraId="000002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Voters send their resulting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share_i.bin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files to the server. No individual share by itself reveals any information about the overall result, nor does it reveal the voter's own secret key.</w:t>
      </w:r>
    </w:p>
    <w:p w:rsidR="00000000" w:rsidDel="00000000" w:rsidP="00000000" w:rsidRDefault="00000000" w:rsidRPr="00000000" ns1:paraId="000002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Step 5: Decryption Fusion:</w:t>
      </w:r>
      <w:r w:rsidDel="00000000" w:rsidR="00000000" w:rsidRPr="00000000">
        <w:rPr>
          <w:rtl w:val="0"/>
        </w:rPr>
      </w:r>
    </w:p>
    <w:p w:rsidR="00000000" w:rsidDel="00000000" w:rsidP="00000000" w:rsidRDefault="00000000" w:rsidRPr="00000000" ns1:paraId="000002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all n decryption shares {d1, d2, …, dn} have been received, the server runs the combination algorithm:</w:t>
      </w:r>
    </w:p>
    <w:p w:rsidR="00000000" w:rsidDel="00000000" w:rsidP="00000000" w:rsidRDefault="00000000" w:rsidRPr="00000000" ns1:paraId="0000023E">
      <w:pPr>
        <w:spacing w:after="120" w:lineRule="auto"/>
        <w:rPr/>
      </w:pPr>
      <w:r w:rsidDel="00000000" w:rsidR="00000000" w:rsidRPr="00000000">
        <w:rPr>
          <w:rFonts w:ascii="Cardo" w:cs="Cardo" w:eastAsia="Cardo" w:hAnsi="Cardo"/>
          <w:rtl w:val="0"/>
        </w:rPr>
        <w:t xml:space="preserve">    v_final ← MultipartyDecryptFusion({d1, d2, …, dn})</w:t>
      </w:r>
    </w:p>
    <w:p w:rsidR="00000000" w:rsidDel="00000000" w:rsidP="00000000" w:rsidRDefault="00000000" w:rsidRPr="00000000" ns1:paraId="000002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 v_final is obtained as a plaintext that directly displays the vote count for each candidate in the corresponding slots.</w:t>
      </w:r>
    </w:p>
    <w:p w:rsidR="00000000" w:rsidDel="00000000" w:rsidP="00000000" w:rsidRDefault="00000000" w:rsidRPr="00000000" ns1:paraId="00000240">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241">
      <w:pPr>
        <w:pStyle w:val="Heading4"/>
        <w:numPr>
          <w:ilvl w:val="2"/>
          <w:numId w:val="32"/>
        </w:numPr>
        <w:rPr/>
      </w:pPr>
      <w:r w:rsidDel="00000000" w:rsidR="00000000" w:rsidRPr="00000000">
        <w:rPr>
          <w:rtl w:val="0"/>
        </w:rPr>
        <w:t xml:space="preserve">2.4.3 Zero-Knowledge Commitments and Post-Hoc Audits</w:t>
      </w:r>
    </w:p>
    <w:p w:rsidR="00000000" w:rsidDel="00000000" w:rsidP="00000000" w:rsidRDefault="00000000" w:rsidRPr="00000000" ns1:paraId="00000242">
      <w:pPr>
        <w:rPr/>
      </w:pPr>
      <w:r w:rsidDel="00000000" w:rsidR="00000000" w:rsidRPr="00000000">
        <w:rPr>
          <w:rtl w:val="0"/>
        </w:rPr>
        <w:t xml:space="preserve">The homomorphic addition properties of the BFV-RNS scheme enable private tally aggregation on the untrusted server. However, homomorphic encryption on its own does not enforce ballot validity. Since the server cannot decrypt individual ciphertexts, a malicious voter could encrypt a large out-of-range integer (e.g., 1000 or a negative number in the modular ring) rather than a valid binary vector (a vector containing 1 at the chosen candidate's slot and 0 elsewhere). Decrypting the homomorphic sum of such malicious ballots would result in a corrupted or artificially inflated tally, representing a catastrophic security failure known as ballot stuffing.</w:t>
      </w:r>
    </w:p>
    <w:p w:rsidR="00000000" w:rsidDel="00000000" w:rsidP="00000000" w:rsidRDefault="00000000" w:rsidRPr="00000000" ns1:paraId="00000243">
      <w:pPr>
        <w:rPr/>
      </w:pPr>
      <w:r w:rsidDel="00000000" w:rsidR="00000000" w:rsidRPr="00000000">
        <w:rPr>
          <w:rtl w:val="0"/>
        </w:rPr>
        <w:t xml:space="preserve">In traditional cryptographic voting systems (e.g., Helios or Belenios), ballot range validity is guaranteed by attaching Zero-Knowledge Proofs (ZKPs), specifically Sigma protocols or Bulletproofs, where the voter proves in zero-knowledge that the plaintext is either 0 or 1. In the Ring-LWE lattice-based setting, constructing ZKPs for plaintext range boundaries requires complex polynomial-noise math and generates immense ciphertext overhead, which is not currently exposed by OpenFHE's standard Multi-Key C++ APIs. To address this limitation while retaining high computational efficiency, this thesis implements a Zero-Knowledge Commitment and Post-Hoc Anonymous Audit Protocol.</w:t>
      </w:r>
    </w:p>
    <w:p w:rsidR="00000000" w:rsidDel="00000000" w:rsidP="00000000" w:rsidRDefault="00000000" w:rsidRPr="00000000" ns1:paraId="00000244">
      <w:pPr>
        <w:rPr/>
      </w:pPr>
      <w:r w:rsidDel="00000000" w:rsidR="00000000" w:rsidRPr="00000000">
        <w:rPr>
          <w:rtl w:val="0"/>
        </w:rPr>
        <w:t xml:space="preserve">Under this protocol, the voting process is augmented with two distinct phases: (1) Ballot Commitment: Prior to casting their vote, the client node generates a cryptographically strong 16-byte random nonce r_i and computes a SHA-256 hash commitment C_i = SHA256(v_i || r_i) where v_i is the candidate vote slot. The voter uploads the FHE ciphertext alongside C_i as an HTTP header. The server registers C_i against the voter's identity in voters.json to lock the commitment. (2) Post-Hoc Anonymous Audit: Once the threshold decryption phase is complete and the final tally is published, voters anonymously reveal their candidate index v_i and nonce r_i to the server via an anonymous routing proxy. The server verifies that each revealed pair H(v_i || r_i) matches a registered commitment C_i, and reconciles the sum of the revealed anonymous selections against the homomorphically decrypted tally. Any discrepancy flags a compromised ballot, achieving robust post-hoc ballot validation without leaking voter identity.</w:t>
      </w:r>
    </w:p>
    <w:p w:rsidR="00000000" w:rsidDel="00000000" w:rsidP="00000000" w:rsidRDefault="00000000" w:rsidRPr="00000000" ns1:paraId="00000245">
      <w:pPr>
        <w:pStyle w:val="Heading3"/>
        <w:numPr>
          <w:ilvl w:val="1"/>
          <w:numId w:val="32"/>
        </w:numPr>
        <w:rPr/>
      </w:pPr>
      <w:r w:rsidDel="00000000" w:rsidR="00000000" w:rsidRPr="00000000">
        <w:rPr>
          <w:rtl w:val="0"/>
        </w:rPr>
        <w:t xml:space="preserve">2.5 The OpenFHE Library</w:t>
      </w:r>
    </w:p>
    <w:p w:rsidR="00000000" w:rsidDel="00000000" w:rsidP="00000000" w:rsidRDefault="00000000" w:rsidRPr="00000000" ns1:paraId="00000246">
      <w:pPr>
        <w:spacing w:after="120" w:line="276" w:lineRule="auto"/>
        <w:jc w:val="both"/>
        <w:rPr/>
      </w:pPr>
      <w:r w:rsidDel="00000000" w:rsidR="00000000" w:rsidRPr="00000000">
        <w:rPr>
          <w:rtl w:val="0"/>
        </w:rPr>
        <w:t xml:space="preserve">OpenFHE is an open-source lattice-based cryptography library that implements RNS-accelerated FHE schemes. The library is written in C++17 and optimized for multi-core processors. In this thesis, OpenFHE is used to execute the core cryptographic operations, including key generation, ballot encryption, homomorphic tallying, and threshold decryption.</w:t>
      </w:r>
    </w:p>
    <w:p w:rsidR="00000000" w:rsidDel="00000000" w:rsidP="00000000" w:rsidRDefault="00000000" w:rsidRPr="00000000" ns1:paraId="00000247">
      <w:pPr>
        <w:spacing w:after="120" w:line="276" w:lineRule="auto"/>
        <w:jc w:val="both"/>
        <w:rPr/>
      </w:pPr>
      <w:r w:rsidDel="00000000" w:rsidR="00000000" w:rsidRPr="00000000">
        <w:rPr>
          <w:rtl w:val="0"/>
        </w:rPr>
        <w:t xml:space="preserve">The library's modular architecture separates the mathematical representation (DCRTPoly) from the cryptographic schemes, allowing developers to configure parameters and optimize execution for specific hardware platforms.</w:t>
      </w:r>
    </w:p>
    <w:p w:rsidR="00000000" w:rsidDel="00000000" w:rsidP="00000000" w:rsidRDefault="00000000" w:rsidRPr="00000000" ns1:paraId="00000248">
      <w:pPr>
        <w:spacing w:after="120" w:lineRule="auto"/>
        <w:rPr/>
      </w:pPr>
      <w:r w:rsidDel="00000000" w:rsidR="00000000" w:rsidRPr="00000000">
        <w:rPr>
          <w:rtl w:val="0"/>
        </w:rPr>
        <w:t xml:space="preserve">The system is built on </w:t>
      </w:r>
      <w:r w:rsidDel="00000000" w:rsidR="00000000" w:rsidRPr="00000000">
        <w:rPr>
          <w:b w:val="1"/>
          <w:bCs w:val="1"/>
          <w:rtl w:val="0"/>
        </w:rPr>
        <w:t xml:space="preserve">OpenFHE v1.x</w:t>
      </w:r>
      <w:r w:rsidDel="00000000" w:rsidR="00000000" w:rsidRPr="00000000">
        <w:rPr>
          <w:rtl w:val="0"/>
        </w:rPr>
        <w:t xml:space="preserve"> [9], a modern homomorphic encryption library written in C++ with strong reliability and optimized performance.</w:t>
      </w:r>
    </w:p>
    <w:p w:rsidR="00000000" w:rsidDel="00000000" w:rsidP="00000000" w:rsidRDefault="00000000" w:rsidRPr="00000000" ns1:paraId="00000249">
      <w:pPr>
        <w:pStyle w:val="Heading4"/>
        <w:numPr>
          <w:ilvl w:val="2"/>
          <w:numId w:val="32"/>
        </w:numPr>
        <w:rPr/>
      </w:pPr>
      <w:r w:rsidDel="00000000" w:rsidR="00000000" w:rsidRPr="00000000">
        <w:rPr>
          <w:rtl w:val="0"/>
        </w:rPr>
        <w:t xml:space="preserve">2.5.1 OpenFHE's Main Cryptographic Class Architecture</w:t>
      </w:r>
    </w:p>
    <w:p w:rsidR="00000000" w:rsidDel="00000000" w:rsidP="00000000" w:rsidRDefault="00000000" w:rsidRPr="00000000" ns1:paraId="0000024A">
      <w:pPr>
        <w:spacing w:after="120" w:line="276" w:lineRule="auto"/>
        <w:jc w:val="both"/>
        <w:rPr/>
      </w:pPr>
      <w:r w:rsidDel="00000000" w:rsidR="00000000" w:rsidRPr="00000000">
        <w:rPr>
          <w:rtl w:val="0"/>
        </w:rPr>
        <w:t xml:space="preserve">The OpenFHE library uses a modular class structure to manage cryptographic operations. The main coordinator is the CryptoContext class, which configures the scheme parameters and initializes the Ring-LWE variables. The ciphertext objects are managed by the Ciphertext class, while plaintexts use the Plaintext class. The KeyPair structure holds the public and private key elements.</w:t>
      </w:r>
    </w:p>
    <w:p w:rsidR="00000000" w:rsidDel="00000000" w:rsidP="00000000" w:rsidRDefault="00000000" w:rsidRPr="00000000" ns1:paraId="0000024B">
      <w:pPr>
        <w:spacing w:after="120" w:line="276" w:lineRule="auto"/>
        <w:jc w:val="both"/>
        <w:rPr/>
      </w:pPr>
      <w:r w:rsidDel="00000000" w:rsidR="00000000" w:rsidRPr="00000000">
        <w:rPr>
          <w:rtl w:val="0"/>
        </w:rPr>
        <w:t xml:space="preserve">The CryptoContext handles the initialization of the NTT transforms and the RNS modular channels, hiding the underlying algebraic complexity and exposing a clean API for encryption, addition, and decryption.</w:t>
      </w:r>
    </w:p>
    <w:p w:rsidR="00000000" w:rsidDel="00000000" w:rsidP="00000000" w:rsidRDefault="00000000" w:rsidRPr="00000000" ns1:paraId="000002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`CryptoContext&lt;DCRTPoly&gt;`: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OpenFHE's top-level management class. It is responsible for configuring security parameters, generating keys, managing algorithms, and enabling cryptographic features. The polynomial data type used is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DCRTPoly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(Double-CRT Polynomial), which supports a double residue-number representation optimized for lattice arithmetic.</w:t>
      </w:r>
    </w:p>
    <w:p w:rsidR="00000000" w:rsidDel="00000000" w:rsidP="00000000" w:rsidRDefault="00000000" w:rsidRPr="00000000" ns1:paraId="0000024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`KeyPair&lt;DCRTPoly&gt;`: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structure containing a public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publicKey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field and a secret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secretKey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field.</w:t>
      </w:r>
    </w:p>
    <w:p w:rsidR="00000000" w:rsidDel="00000000" w:rsidP="00000000" w:rsidRDefault="00000000" w:rsidRPr="00000000" ns1:paraId="000002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`Ciphertext&lt;DCRTPoly&gt;`: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Represents encrypted data. Physically, this object contains polynomial vectors in the ring Rq along with accompanying metadata for managing noise.</w:t>
      </w:r>
    </w:p>
    <w:p w:rsidR="00000000" w:rsidDel="00000000" w:rsidP="00000000" w:rsidRDefault="00000000" w:rsidRPr="00000000" ns1:paraId="0000024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`Plaintext`: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Represents unencrypted original data or data after decryption. Provides methods for packing integers via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MakePackedPlaintext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250">
      <w:pPr>
        <w:pStyle w:val="Heading4"/>
        <w:numPr>
          <w:ilvl w:val="2"/>
          <w:numId w:val="32"/>
        </w:numPr>
        <w:rPr/>
      </w:pPr>
      <w:r w:rsidDel="00000000" w:rsidR="00000000" w:rsidRPr="00000000">
        <w:rPr>
          <w:rtl w:val="0"/>
        </w:rPr>
        <w:t xml:space="preserve">2.5.2 Serialization in OpenFHE</w:t>
      </w:r>
    </w:p>
    <w:p w:rsidR="00000000" w:rsidDel="00000000" w:rsidP="00000000" w:rsidRDefault="00000000" w:rsidRPr="00000000" ns1:paraId="00000251">
      <w:pPr>
        <w:spacing w:after="120" w:line="276" w:lineRule="auto"/>
        <w:jc w:val="both"/>
        <w:rPr/>
      </w:pPr>
      <w:r w:rsidDel="00000000" w:rsidR="00000000" w:rsidRPr="00000000">
        <w:rPr>
          <w:rtl w:val="0"/>
        </w:rPr>
        <w:t xml:space="preserve">Because our system operates over a network, cryptographic objects must be serialized into byte streams. OpenFHE integrates the cereal serialization framework, which converts RAM objects into binary files. Figure 2.5 details the serialization pipeline, showing how public keys and ciphertexts are written to disk for network transmission.</w:t>
      </w:r>
    </w:p>
    <w:p w:rsidR="00000000" w:rsidDel="00000000" w:rsidP="00000000" w:rsidRDefault="00000000" w:rsidRPr="00000000" ns1:paraId="00000252">
      <w:pPr>
        <w:spacing w:after="120" w:line="276" w:lineRule="auto"/>
        <w:jc w:val="both"/>
        <w:rPr/>
      </w:pPr>
      <w:r w:rsidDel="00000000" w:rsidR="00000000" w:rsidRPr="00000000">
        <w:rPr>
          <w:rtl w:val="0"/>
        </w:rPr>
        <w:t xml:space="preserve">The binary serialization mode reduces the file size by up to 10 times compared to JSON, optimizing network transmission times over local LAN environments.</w:t>
      </w:r>
    </w:p>
    <w:p w:rsidR="00000000" w:rsidDel="00000000" w:rsidP="00000000" w:rsidRDefault="00000000" w:rsidRPr="00000000" ns1:paraId="00000253">
      <w:pPr>
        <w:jc w:val="center"/>
        <w:rPr/>
      </w:pPr>
      <w:r w:rsidDel="00000000" w:rsidR="00000000" w:rsidRPr="00000000">
        <w:rPr/>
        <w:drawing>
          <ns3:inline distB="0" distT="0" distL="114300" distR="114300">
            <ns3:extent cx="5029200" cy="1885950"/>
            <ns3:effectExtent b="0" l="0" r="0" t="0"/>
            <ns3:docPr id="37" name="image40.png"/>
            <ns4:graphic>
              <ns4:graphicData uri="http://schemas.openxmlformats.org/drawingml/2006/picture">
                <ns5:pic>
                  <ns5:nvPicPr>
                    <ns5:cNvPr id="0" name="image40.png"/>
                    <ns5:cNvPicPr preferRelativeResize="0"/>
                  </ns5:nvPicPr>
                  <ns5:blipFill>
                    <ns4:blip ns2:embed="rId14"/>
                    <ns4:srcRect b="0" l="0" r="0" t="0"/>
                    <ns4:stretch>
                      <ns4:fillRect/>
                    </ns4:stretch>
                  </ns5:blipFill>
                  <ns5:spPr>
                    <ns4:xfrm>
                      <ns4:off x="0" y="0"/>
                      <ns4:ext cx="5029200" cy="188595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254">
      <w:pPr>
        <w:jc w:val="center"/>
        <w:rPr/>
      </w:pPr>
      <w:r w:rsidDel="00000000" w:rsidR="00000000" w:rsidRPr="00000000">
        <w:rPr>
          <w:i w:val="1"/>
          <w:iCs w:val="1"/>
          <w:sz w:val="20"/>
          <w:szCs w:val="20"/>
          <w:rtl w:val="0"/>
        </w:rPr>
        <w:t xml:space="preserve">Figure 2.5: OpenFHE serialization pipeline flowchart.</w:t>
      </w:r>
      <w:r w:rsidDel="00000000" w:rsidR="00000000" w:rsidRPr="00000000">
        <w:rPr>
          <w:rtl w:val="0"/>
        </w:rPr>
      </w:r>
    </w:p>
    <w:p w:rsidR="00000000" w:rsidDel="00000000" w:rsidP="00000000" w:rsidRDefault="00000000" w:rsidRPr="00000000" ns1:paraId="00000255">
      <w:pPr>
        <w:spacing w:after="120" w:lineRule="auto"/>
        <w:rPr/>
      </w:pPr>
      <w:r w:rsidDel="00000000" w:rsidR="00000000" w:rsidRPr="00000000">
        <w:rPr>
          <w:rtl w:val="0"/>
        </w:rPr>
      </w:r>
    </w:p>
    <w:p w:rsidR="00000000" w:rsidDel="00000000" w:rsidP="00000000" w:rsidRDefault="00000000" w:rsidRPr="00000000" ns1:paraId="00000256">
      <w:pPr>
        <w:spacing w:after="120" w:lineRule="auto"/>
        <w:rPr/>
      </w:pPr>
      <w:r w:rsidDel="00000000" w:rsidR="00000000" w:rsidRPr="00000000">
        <w:rPr>
          <w:rtl w:val="0"/>
        </w:rPr>
        <w:t xml:space="preserve">Because the thesis's e-voting system operates across a distributed environment of multiple network nodes communicating via HTTP REST API, cryptographic data must be converted into byte streams for transmission. OpenFHE integrates serialization/deserialization directly to binary files using the </w:t>
      </w:r>
      <w:r w:rsidDel="00000000" w:rsidR="00000000" w:rsidRPr="00000000">
        <w:rPr>
          <w:rFonts w:ascii="Consolas" w:cs="Consolas" w:eastAsia="Consolas" w:hAnsi="Consolas"/>
          <w:sz w:val="20"/>
          <w:szCs w:val="20"/>
          <w:rtl w:val="0"/>
        </w:rPr>
        <w:t xml:space="preserve">cereal</w:t>
      </w:r>
      <w:r w:rsidDel="00000000" w:rsidR="00000000" w:rsidRPr="00000000">
        <w:rPr>
          <w:rtl w:val="0"/>
        </w:rPr>
        <w:t xml:space="preserve"> library:</w:t>
      </w:r>
    </w:p>
    <w:p w:rsidR="00000000" w:rsidDel="00000000" w:rsidP="00000000" w:rsidRDefault="00000000" w:rsidRPr="00000000" ns1:paraId="000002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`Serial::SerializeToFile`: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Serializes a cryptographic object (such as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CryptoContext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KeyPair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Ciphertext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writes it to disk in an optimized binary format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SerType::BINARY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2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`Serial::DeserializeFromFile`: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Reads a binary file from disk and reconstructs the original cryptographic object in memory.</w:t>
      </w:r>
    </w:p>
    <w:p w:rsidR="00000000" w:rsidDel="00000000" w:rsidP="00000000" w:rsidRDefault="00000000" w:rsidRPr="00000000" ns1:paraId="00000259">
      <w:pPr>
        <w:spacing w:after="120" w:lineRule="auto"/>
        <w:rPr/>
      </w:pPr>
      <w:r w:rsidDel="00000000" w:rsidR="00000000" w:rsidRPr="00000000">
        <w:rPr>
          <w:rtl w:val="0"/>
        </w:rPr>
        <w:t xml:space="preserve">Using </w:t>
      </w:r>
      <w:r w:rsidDel="00000000" w:rsidR="00000000" w:rsidRPr="00000000">
        <w:rPr>
          <w:rFonts w:ascii="Consolas" w:cs="Consolas" w:eastAsia="Consolas" w:hAnsi="Consolas"/>
          <w:sz w:val="20"/>
          <w:szCs w:val="20"/>
          <w:rtl w:val="0"/>
        </w:rPr>
        <w:t xml:space="preserve">SerType::BINARY</w:t>
      </w:r>
      <w:r w:rsidDel="00000000" w:rsidR="00000000" w:rsidRPr="00000000">
        <w:rPr>
          <w:rtl w:val="0"/>
        </w:rPr>
        <w:t xml:space="preserve"> reduces the size of files transmitted over the network by 5–10 times compared to the JSON text format (</w:t>
      </w:r>
      <w:r w:rsidDel="00000000" w:rsidR="00000000" w:rsidRPr="00000000">
        <w:rPr>
          <w:rFonts w:ascii="Consolas" w:cs="Consolas" w:eastAsia="Consolas" w:hAnsi="Consolas"/>
          <w:sz w:val="20"/>
          <w:szCs w:val="20"/>
          <w:rtl w:val="0"/>
        </w:rPr>
        <w:t xml:space="preserve">SerType::JSON</w:t>
      </w:r>
      <w:r w:rsidDel="00000000" w:rsidR="00000000" w:rsidRPr="00000000">
        <w:rPr>
          <w:rtl w:val="0"/>
        </w:rPr>
        <w:t xml:space="preserve">), significantly optimizing network bandwidth.</w:t>
      </w:r>
    </w:p>
    <w:p w:rsidR="00000000" w:rsidDel="00000000" w:rsidP="00000000" w:rsidRDefault="00000000" w:rsidRPr="00000000" ns1:paraId="0000025A">
      <w:pPr>
        <w:pStyle w:val="Heading4"/>
        <w:numPr>
          <w:ilvl w:val="2"/>
          <w:numId w:val="32"/>
        </w:numPr>
        <w:rPr/>
      </w:pPr>
      <w:r w:rsidDel="00000000" w:rsidR="00000000" w:rsidRPr="00000000">
        <w:rPr>
          <w:rtl w:val="0"/>
        </w:rPr>
        <w:t xml:space="preserve">2.5.3 Enable Flags Configuration</w:t>
      </w:r>
    </w:p>
    <w:p w:rsidR="00000000" w:rsidDel="00000000" w:rsidP="00000000" w:rsidRDefault="00000000" w:rsidRPr="00000000" ns1:paraId="0000025B">
      <w:pPr>
        <w:spacing w:after="120" w:line="276" w:lineRule="auto"/>
        <w:jc w:val="both"/>
        <w:rPr/>
      </w:pPr>
      <w:r w:rsidDel="00000000" w:rsidR="00000000" w:rsidRPr="00000000">
        <w:rPr>
          <w:rtl w:val="0"/>
        </w:rPr>
        <w:t xml:space="preserve">To optimize resource utilization, OpenFHE requires developers to explicitly enable the required cryptographic features. For this voting system, we enable the Public Key Encryption (PKE) flag, the Leveled SHE flag for homomorphic addition, and the Multiparty flag for threshold keygen and decryption share operations.</w:t>
      </w:r>
    </w:p>
    <w:p w:rsidR="00000000" w:rsidDel="00000000" w:rsidP="00000000" w:rsidRDefault="00000000" w:rsidRPr="00000000" ns1:paraId="0000025C">
      <w:pPr>
        <w:spacing w:after="120" w:line="276" w:lineRule="auto"/>
        <w:jc w:val="both"/>
        <w:rPr/>
      </w:pPr>
      <w:r w:rsidDel="00000000" w:rsidR="00000000" w:rsidRPr="00000000">
        <w:rPr>
          <w:rtl w:val="0"/>
        </w:rPr>
        <w:t xml:space="preserve">By disabling unused features (such as homomorphic multiplication or bootstrapping), we minimize memory allocation and execution overhead in the compiled binaries.</w:t>
      </w:r>
    </w:p>
    <w:p w:rsidR="00000000" w:rsidDel="00000000" w:rsidP="00000000" w:rsidRDefault="00000000" w:rsidRPr="00000000" ns1:paraId="0000025D">
      <w:pPr>
        <w:spacing w:after="120" w:lineRule="auto"/>
        <w:rPr/>
      </w:pPr>
      <w:r w:rsidDel="00000000" w:rsidR="00000000" w:rsidRPr="00000000">
        <w:rPr>
          <w:rtl w:val="0"/>
        </w:rPr>
        <w:t xml:space="preserve">To protect system resources, OpenFHE requires developers to explicitly declare which cryptographic features will be used. In this e-voting system, three feature flags must be enabled on the </w:t>
      </w:r>
      <w:r w:rsidDel="00000000" w:rsidR="00000000" w:rsidRPr="00000000">
        <w:rPr>
          <w:rFonts w:ascii="Consolas" w:cs="Consolas" w:eastAsia="Consolas" w:hAnsi="Consolas"/>
          <w:sz w:val="20"/>
          <w:szCs w:val="20"/>
          <w:rtl w:val="0"/>
        </w:rPr>
        <w:t xml:space="preserve">CryptoContext</w:t>
      </w:r>
      <w:r w:rsidDel="00000000" w:rsidR="00000000" w:rsidRPr="00000000">
        <w:rPr>
          <w:rtl w:val="0"/>
        </w:rPr>
        <w:t xml:space="preserve">:</w:t>
      </w:r>
    </w:p>
    <w:p w:rsidR="00000000" w:rsidDel="00000000" w:rsidP="00000000" w:rsidRDefault="00000000" w:rsidRPr="00000000" ns1:paraId="0000025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PKE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Enables basic public-key cryptographic operations (KeyGen, Encrypt, Decrypt).</w:t>
      </w:r>
    </w:p>
    <w:p w:rsidR="00000000" w:rsidDel="00000000" w:rsidP="00000000" w:rsidRDefault="00000000" w:rsidRPr="00000000" ns1:paraId="0000025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LEVELEDSHE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Enables homomorphic addition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EvalAdd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26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MULTIPARTY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Enables multiparty threshold key generation and decryption functions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MultipartyKeyGen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MultipartyDecryptLead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MultipartyDecryptMain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MultipartyDecryptFusion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261">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262">
      <w:pPr>
        <w:pStyle w:val="Heading3"/>
        <w:numPr>
          <w:ilvl w:val="1"/>
          <w:numId w:val="32"/>
        </w:numPr>
        <w:rPr/>
      </w:pPr>
      <w:r w:rsidDel="00000000" w:rsidR="00000000" w:rsidRPr="00000000">
        <w:rPr>
          <w:rtl w:val="0"/>
        </w:rPr>
        <w:t xml:space="preserve">2.6 Related Work</w:t>
      </w:r>
    </w:p>
    <w:p w:rsidR="00000000" w:rsidDel="00000000" w:rsidP="00000000" w:rsidRDefault="00000000" w:rsidRPr="00000000" ns1:paraId="00000263">
      <w:pPr>
        <w:spacing w:after="120" w:line="276" w:lineRule="auto"/>
        <w:jc w:val="both"/>
        <w:rPr/>
      </w:pPr>
      <w:r w:rsidDel="00000000" w:rsidR="00000000" w:rsidRPr="00000000">
        <w:rPr>
          <w:rtl w:val="0"/>
        </w:rPr>
        <w:t xml:space="preserve">To position our e-voting architecture, we compare it against three established electronic voting models: Helios, Belenios, and Blockchain-based voting. Table 2.1 summarizes the key security and performance tradeoffs between these systems, highlighting how our multi-key FHE approach addresses the trust vulnerabilities of centralized systems.</w:t>
      </w:r>
    </w:p>
    <w:p w:rsidR="00000000" w:rsidDel="00000000" w:rsidP="00000000" w:rsidRDefault="00000000" w:rsidRPr="00000000" ns1:paraId="00000264">
      <w:pPr>
        <w:spacing w:after="120" w:line="276" w:lineRule="auto"/>
        <w:jc w:val="both"/>
        <w:rPr/>
      </w:pPr>
      <w:r w:rsidDel="00000000" w:rsidR="00000000" w:rsidRPr="00000000">
        <w:rPr>
          <w:rtl w:val="0"/>
        </w:rPr>
        <w:t xml:space="preserve">While existing systems offer high auditable integrity, they either require a single trusted keyholder or generate large computational overhead on client devices. Our system addresses these limits by combining local C++ encryption with threshold multiparty consensus.</w:t>
      </w:r>
    </w:p>
    <w:p w:rsidR="00000000" w:rsidDel="00000000" w:rsidP="00000000" w:rsidRDefault="00000000" w:rsidRPr="00000000" ns1:paraId="00000265">
      <w:pPr>
        <w:spacing w:after="120" w:lineRule="auto"/>
        <w:rPr/>
      </w:pPr>
      <w:r w:rsidDel="00000000" w:rsidR="00000000" w:rsidRPr="00000000">
        <w:rPr>
          <w:rtl w:val="0"/>
        </w:rPr>
        <w:t xml:space="preserve">To position the system's technical contribution, we compare it against currently popular electronic voting solutions:</w:t>
      </w:r>
    </w:p>
    <w:p w:rsidR="00000000" w:rsidDel="00000000" w:rsidP="00000000" w:rsidRDefault="00000000" w:rsidRPr="00000000" ns1:paraId="00000266">
      <w:pPr>
        <w:pStyle w:val="Heading4"/>
        <w:numPr>
          <w:ilvl w:val="2"/>
          <w:numId w:val="32"/>
        </w:numPr>
        <w:rPr/>
      </w:pPr>
      <w:r w:rsidDel="00000000" w:rsidR="00000000" w:rsidRPr="00000000">
        <w:rPr>
          <w:rtl w:val="0"/>
        </w:rPr>
        <w:t xml:space="preserve">2.6.1 The Helios Voting System</w:t>
      </w:r>
    </w:p>
    <w:p w:rsidR="00000000" w:rsidDel="00000000" w:rsidP="00000000" w:rsidRDefault="00000000" w:rsidRPr="00000000" ns1:paraId="00000267">
      <w:pPr>
        <w:spacing w:after="120" w:line="276" w:lineRule="auto"/>
        <w:jc w:val="both"/>
        <w:rPr/>
      </w:pPr>
      <w:r w:rsidDel="00000000" w:rsidR="00000000" w:rsidRPr="00000000">
        <w:rPr>
          <w:rtl w:val="0"/>
        </w:rPr>
        <w:t xml:space="preserve">Helios is a web-based e-voting system that uses homomorphic ElGamal encryption. While Helios provides high end-to-end verifiability using a public bulletin board, it relies on a centralized tally authority that holds the decryption key. If this authority is compromised, the confidentiality of all individual ballots is lost. Our threshold FHE design removes this vulnerability by distributing the decryption key among the voters.</w:t>
      </w:r>
    </w:p>
    <w:p w:rsidR="00000000" w:rsidDel="00000000" w:rsidP="00000000" w:rsidRDefault="00000000" w:rsidRPr="00000000" ns1:paraId="00000268">
      <w:pPr>
        <w:spacing w:after="120" w:line="276" w:lineRule="auto"/>
        <w:jc w:val="both"/>
        <w:rPr/>
      </w:pPr>
      <w:r w:rsidDel="00000000" w:rsidR="00000000" w:rsidRPr="00000000">
        <w:rPr>
          <w:rtl w:val="0"/>
        </w:rPr>
        <w:t xml:space="preserve">Helios's reliance on a single authority is a severe limitation for high-security elections. If the tally server is breached by an external attacker, the private key can be leaked and all voter selections decrypted, violating the democratic requirement of ballot secrecy.</w:t>
      </w:r>
    </w:p>
    <w:p w:rsidR="00000000" w:rsidDel="00000000" w:rsidP="00000000" w:rsidRDefault="00000000" w:rsidRPr="00000000" ns1:paraId="00000269">
      <w:pPr>
        <w:spacing w:after="120" w:lineRule="auto"/>
        <w:rPr/>
      </w:pPr>
      <w:r w:rsidDel="00000000" w:rsidR="00000000" w:rsidRPr="00000000">
        <w:rPr>
          <w:rtl w:val="0"/>
        </w:rPr>
        <w:t xml:space="preserve">Helios is a well-known web-based voting system based on ElGamal homomorphic encryption [2].</w:t>
      </w:r>
    </w:p>
    <w:p w:rsidR="00000000" w:rsidDel="00000000" w:rsidP="00000000" w:rsidRDefault="00000000" w:rsidRPr="00000000" ns1:paraId="000002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Advantages: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Achieves very strong End-to-End Verifiability, since voters can check their own ballot via a ballot tracker code on a public Bulletin Board.</w:t>
      </w:r>
    </w:p>
    <w:p w:rsidR="00000000" w:rsidDel="00000000" w:rsidP="00000000" w:rsidRDefault="00000000" w:rsidRPr="00000000" ns1:paraId="000002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Disadvantages: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Helios uses a classical homomorphic encryption model and requires a trusted Authority to hold the master secret key. If this Authority is compromised, the privacy of the entire election collapses.</w:t>
      </w:r>
    </w:p>
    <w:p w:rsidR="00000000" w:rsidDel="00000000" w:rsidP="00000000" w:rsidRDefault="00000000" w:rsidRPr="00000000" ns1:paraId="0000026C">
      <w:pPr>
        <w:pStyle w:val="Heading4"/>
        <w:numPr>
          <w:ilvl w:val="2"/>
          <w:numId w:val="32"/>
        </w:numPr>
        <w:rPr/>
      </w:pPr>
      <w:r w:rsidDel="00000000" w:rsidR="00000000" w:rsidRPr="00000000">
        <w:rPr>
          <w:rtl w:val="0"/>
        </w:rPr>
        <w:t xml:space="preserve">2.6.2 The Belenios System</w:t>
      </w:r>
    </w:p>
    <w:p w:rsidR="00000000" w:rsidDel="00000000" w:rsidP="00000000" w:rsidRDefault="00000000" w:rsidRPr="00000000" ns1:paraId="0000026D">
      <w:pPr>
        <w:spacing w:after="120" w:line="276" w:lineRule="auto"/>
        <w:jc w:val="both"/>
        <w:rPr/>
      </w:pPr>
      <w:r w:rsidDel="00000000" w:rsidR="00000000" w:rsidRPr="00000000">
        <w:rPr>
          <w:rtl w:val="0"/>
        </w:rPr>
        <w:t xml:space="preserve">Belenios improves upon Helios by using mix-nets to shuffle ballots and split-key threshold authorities. However, Belenios requires complex zero-knowledge proofs (ZKPs) to verify that the mix-net nodes did not alter ballots. Generating these proofs on the client side leads to high latency and resource usage, which limits usability on mobile devices.</w:t>
      </w:r>
    </w:p>
    <w:p w:rsidR="00000000" w:rsidDel="00000000" w:rsidP="00000000" w:rsidRDefault="00000000" w:rsidRPr="00000000" ns1:paraId="0000026E">
      <w:pPr>
        <w:spacing w:after="120" w:line="276" w:lineRule="auto"/>
        <w:jc w:val="both"/>
        <w:rPr/>
      </w:pPr>
      <w:r w:rsidDel="00000000" w:rsidR="00000000" w:rsidRPr="00000000">
        <w:rPr>
          <w:rtl w:val="0"/>
        </w:rPr>
        <w:t xml:space="preserve">The high computational cost of mix-nets also limits election throughput. Shuffling ballots sequentially through multiple authorities introduces network overhead, making it impractical for large-scale local network elections.</w:t>
      </w:r>
    </w:p>
    <w:p w:rsidR="00000000" w:rsidDel="00000000" w:rsidP="00000000" w:rsidRDefault="00000000" w:rsidRPr="00000000" ns1:paraId="0000026F">
      <w:pPr>
        <w:spacing w:after="120" w:lineRule="auto"/>
        <w:rPr/>
      </w:pPr>
      <w:r w:rsidDel="00000000" w:rsidR="00000000" w:rsidRPr="00000000">
        <w:rPr>
          <w:rtl w:val="0"/>
        </w:rPr>
        <w:t xml:space="preserve">Belenios upgrades the Helios model by integrating a mix-net mechanism and blind signatures [3].</w:t>
      </w:r>
    </w:p>
    <w:p w:rsidR="00000000" w:rsidDel="00000000" w:rsidP="00000000" w:rsidRDefault="00000000" w:rsidRPr="00000000" ns1:paraId="000002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Advantages: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Better resistance to tally-server compromise, and stronger protection of voter anonymity.</w:t>
      </w:r>
    </w:p>
    <w:p w:rsidR="00000000" w:rsidDel="00000000" w:rsidP="00000000" w:rsidRDefault="00000000" w:rsidRPr="00000000" ns1:paraId="000002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Disadvantages: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setup process and the ZKP-based authentication mechanism are complex, requiring lengthy non-interactive proof computations to run in the voter's browser.</w:t>
      </w:r>
    </w:p>
    <w:p w:rsidR="00000000" w:rsidDel="00000000" w:rsidP="00000000" w:rsidRDefault="00000000" w:rsidRPr="00000000" ns1:paraId="00000272">
      <w:pPr>
        <w:pStyle w:val="Heading4"/>
        <w:numPr>
          <w:ilvl w:val="2"/>
          <w:numId w:val="32"/>
        </w:numPr>
        <w:rPr/>
      </w:pPr>
      <w:r w:rsidDel="00000000" w:rsidR="00000000" w:rsidRPr="00000000">
        <w:rPr>
          <w:rtl w:val="0"/>
        </w:rPr>
        <w:t xml:space="preserve">2.6.3 Blockchain-Based Voting Systems</w:t>
      </w:r>
    </w:p>
    <w:p w:rsidR="00000000" w:rsidDel="00000000" w:rsidP="00000000" w:rsidRDefault="00000000" w:rsidRPr="00000000" ns1:paraId="00000273">
      <w:pPr>
        <w:spacing w:after="120" w:line="276" w:lineRule="auto"/>
        <w:jc w:val="both"/>
        <w:rPr/>
      </w:pPr>
      <w:r w:rsidDel="00000000" w:rsidR="00000000" w:rsidRPr="00000000">
        <w:rPr>
          <w:rtl w:val="0"/>
        </w:rPr>
        <w:t xml:space="preserve">Blockchain voting architectures store ballots on a distributed ledger to ensure data integrity. However, public blockchains expose all transaction data, which violates voter anonymity unless expensive cryptographic shielding (such as zk-SNARKs) is implemented. Additionally, executing homomorphic aggregation via smart contracts is limited by the gas and throughput limits of blockchain virtual machines.</w:t>
      </w:r>
    </w:p>
    <w:p w:rsidR="00000000" w:rsidDel="00000000" w:rsidP="00000000" w:rsidRDefault="00000000" w:rsidRPr="00000000" ns1:paraId="00000274">
      <w:pPr>
        <w:spacing w:after="120" w:line="276" w:lineRule="auto"/>
        <w:jc w:val="both"/>
        <w:rPr/>
      </w:pPr>
      <w:r w:rsidDel="00000000" w:rsidR="00000000" w:rsidRPr="00000000">
        <w:rPr>
          <w:rtl w:val="0"/>
        </w:rPr>
        <w:t xml:space="preserve">Executing homomorphic tallying directly on a blockchain virtual machine is computationally infeasible due to smart contract resource bounds. The high storage size of FHE ciphertexts further complicates blockchain deployment, leading to high transaction costs.</w:t>
      </w:r>
    </w:p>
    <w:p w:rsidR="00000000" w:rsidDel="00000000" w:rsidP="00000000" w:rsidRDefault="00000000" w:rsidRPr="00000000" ns1:paraId="00000275">
      <w:pPr>
        <w:spacing w:after="120" w:lineRule="auto"/>
        <w:rPr/>
      </w:pPr>
      <w:r w:rsidDel="00000000" w:rsidR="00000000" w:rsidRPr="00000000">
        <w:rPr>
          <w:rtl w:val="0"/>
        </w:rPr>
        <w:t xml:space="preserve">Several studies propose storing votes directly on blockchain networks such as Ethereum as Smart Contracts, in order to achieve absolute, non-repudiable data integrity [19].</w:t>
      </w:r>
    </w:p>
    <w:p w:rsidR="00000000" w:rsidDel="00000000" w:rsidP="00000000" w:rsidRDefault="00000000" w:rsidRPr="00000000" ns1:paraId="000002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Advantages: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Eliminates the central tally server; data cannot be altered once written.</w:t>
      </w:r>
    </w:p>
    <w:p w:rsidR="00000000" w:rsidDel="00000000" w:rsidP="00000000" w:rsidRDefault="00000000" w:rsidRPr="00000000" ns1:paraId="000002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Disadvantages: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Very high transaction (gas) costs. Moreover, the privacy of data on a public blockchain is extremely weak, since all data is publicly visible. If data is encrypted before being posted to the blockchain, tallying via smart contract requires performing FHE computation inside the EVM virtual machine environment, which is currently extremely infeasible given block gas limits.</w:t>
      </w:r>
    </w:p>
    <w:p w:rsidR="00000000" w:rsidDel="00000000" w:rsidP="00000000" w:rsidRDefault="00000000" w:rsidRPr="00000000" ns1:paraId="00000278">
      <w:pPr>
        <w:pStyle w:val="Heading4"/>
        <w:numPr>
          <w:ilvl w:val="2"/>
          <w:numId w:val="32"/>
        </w:numPr>
        <w:rPr/>
      </w:pPr>
      <w:r w:rsidDel="00000000" w:rsidR="00000000" w:rsidRPr="00000000">
        <w:rPr>
          <w:rtl w:val="0"/>
        </w:rPr>
        <w:t xml:space="preserve">2.6.4 Comparison Summary</w:t>
      </w:r>
    </w:p>
    <w:p w:rsidR="00000000" w:rsidDel="00000000" w:rsidP="00000000" w:rsidRDefault="00000000" w:rsidRPr="00000000" ns1:paraId="00000279">
      <w:pPr>
        <w:spacing w:after="120" w:line="276" w:lineRule="auto"/>
        <w:jc w:val="both"/>
        <w:rPr/>
      </w:pPr>
      <w:r w:rsidDel="00000000" w:rsidR="00000000" w:rsidRPr="00000000">
        <w:rPr>
          <w:rtl w:val="0"/>
        </w:rPr>
        <w:t xml:space="preserve">The comparative analysis demonstrates that our BFV-RNS multi-key FHE architecture provides a robust balance of voter privacy and computational performance. By storing private keys locally and using RNS-accelerated C++ binaries, we maintain low client latency while eliminating centralized trust. The cryptographic parameters selected for our design are summarized in Table 2.3.</w:t>
      </w:r>
    </w:p>
    <w:p w:rsidR="00000000" w:rsidDel="00000000" w:rsidP="00000000" w:rsidRDefault="00000000" w:rsidRPr="00000000" ns1:paraId="0000027A">
      <w:pPr>
        <w:spacing w:after="120" w:line="276" w:lineRule="auto"/>
        <w:jc w:val="both"/>
        <w:rPr/>
      </w:pPr>
      <w:r w:rsidDel="00000000" w:rsidR="00000000" w:rsidRPr="00000000">
        <w:rPr>
          <w:rtl w:val="0"/>
        </w:rPr>
        <w:t xml:space="preserve">By avoiding blockchain transactions and mix-net shuffles, our system achieves sub-second client processing times while guaranteeing voter privacy against honest-but-curious server models.</w:t>
      </w:r>
    </w:p>
    <w:p w:rsidR="00000000" w:rsidDel="00000000" w:rsidP="00000000" w:rsidRDefault="00000000" w:rsidRPr="00000000" ns1:paraId="0000027B">
      <w:pPr>
        <w:spacing w:after="120" w:lineRule="auto"/>
        <w:rPr/>
      </w:pPr>
      <w:r w:rsidDel="00000000" w:rsidR="00000000" w:rsidRPr="00000000">
        <w:rPr>
          <w:rtl w:val="0"/>
        </w:rPr>
        <w:t xml:space="preserve">Table 2.1 summarizes the technical criteria comparing this thesis's system with related systems:</w:t>
      </w:r>
    </w:p>
    <w:p w:rsidR="00000000" w:rsidDel="00000000" w:rsidP="00000000" w:rsidRDefault="00000000" w:rsidRPr="00000000" ns1:paraId="0000027C">
      <w:pPr>
        <w:spacing w:after="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2.3: Comparison of Related E-Voting Solutions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27D">
            <w:pPr>
              <w:spacing w:after="0" w:lineRule="auto"/>
              <w:rPr/>
            </w:pPr>
            <w:r w:rsidDel="00000000" w:rsidR="00000000" w:rsidRPr="00000000">
              <w:rPr>
                <w:rtl w:val="0"/>
              </w:rPr>
              <w:t xml:space="preserve">Criterion</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27E">
            <w:pPr>
              <w:spacing w:after="0" w:lineRule="auto"/>
              <w:rPr/>
            </w:pPr>
            <w:r w:rsidDel="00000000" w:rsidR="00000000" w:rsidRPr="00000000">
              <w:rPr>
                <w:rtl w:val="0"/>
              </w:rPr>
              <w:t xml:space="preserve">This Thesis (BFV-RNS + Threshold)</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27F">
            <w:pPr>
              <w:spacing w:after="0" w:lineRule="auto"/>
              <w:rPr/>
            </w:pPr>
            <w:r w:rsidDel="00000000" w:rsidR="00000000" w:rsidRPr="00000000">
              <w:rPr>
                <w:rtl w:val="0"/>
              </w:rPr>
              <w:t xml:space="preserve">Helios [2]</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280">
            <w:pPr>
              <w:spacing w:after="0" w:lineRule="auto"/>
              <w:rPr/>
            </w:pPr>
            <w:r w:rsidDel="00000000" w:rsidR="00000000" w:rsidRPr="00000000">
              <w:rPr>
                <w:rtl w:val="0"/>
              </w:rPr>
              <w:t xml:space="preserve">Belenios [3]</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281">
            <w:pPr>
              <w:spacing w:after="0" w:lineRule="auto"/>
              <w:rPr/>
            </w:pPr>
            <w:r w:rsidDel="00000000" w:rsidR="00000000" w:rsidRPr="00000000">
              <w:rPr>
                <w:rtl w:val="0"/>
              </w:rPr>
              <w:t xml:space="preserve">Blockchain E-Voting [19]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2">
            <w:pPr>
              <w:spacing w:after="0" w:lineRule="auto"/>
              <w:rPr/>
            </w:pPr>
            <w:r w:rsidDel="00000000" w:rsidR="00000000" w:rsidRPr="00000000">
              <w:rPr>
                <w:b w:val="1"/>
                <w:bCs w:val="1"/>
                <w:rtl w:val="0"/>
              </w:rPr>
              <w:t xml:space="preserve">Primary encryption 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3">
            <w:pPr>
              <w:spacing w:after="0" w:lineRule="auto"/>
              <w:rPr/>
            </w:pPr>
            <w:r w:rsidDel="00000000" w:rsidR="00000000" w:rsidRPr="00000000">
              <w:rPr>
                <w:rtl w:val="0"/>
              </w:rPr>
              <w:t xml:space="preserve">FHE (BFV-RNS)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4">
            <w:pPr>
              <w:spacing w:after="0" w:lineRule="auto"/>
              <w:rPr/>
            </w:pPr>
            <w:r w:rsidDel="00000000" w:rsidR="00000000" w:rsidRPr="00000000">
              <w:rPr>
                <w:rtl w:val="0"/>
              </w:rPr>
              <w:t xml:space="preserve">Additive Homomorphic ElGamal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5">
            <w:pPr>
              <w:spacing w:after="0" w:lineRule="auto"/>
              <w:rPr/>
            </w:pPr>
            <w:r w:rsidDel="00000000" w:rsidR="00000000" w:rsidRPr="00000000">
              <w:rPr>
                <w:rtl w:val="0"/>
              </w:rPr>
              <w:t xml:space="preserve">ElGamal + Mix-net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6">
            <w:pPr>
              <w:spacing w:after="0" w:lineRule="auto"/>
              <w:rPr/>
            </w:pPr>
            <w:r w:rsidDel="00000000" w:rsidR="00000000" w:rsidRPr="00000000">
              <w:rPr>
                <w:rtl w:val="0"/>
              </w:rPr>
              <w:t xml:space="preserve">Simple symmetric/asymmetric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7">
            <w:pPr>
              <w:spacing w:after="0" w:lineRule="auto"/>
              <w:rPr/>
            </w:pPr>
            <w:r w:rsidDel="00000000" w:rsidR="00000000" w:rsidRPr="00000000">
              <w:rPr>
                <w:b w:val="1"/>
                <w:bCs w:val="1"/>
                <w:rtl w:val="0"/>
              </w:rPr>
              <w:t xml:space="preserve">Server trust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8">
            <w:pPr>
              <w:spacing w:after="0" w:lineRule="auto"/>
              <w:rPr/>
            </w:pPr>
            <w:r w:rsidDel="00000000" w:rsidR="00000000" w:rsidRPr="00000000">
              <w:rPr>
                <w:rtl w:val="0"/>
              </w:rPr>
              <w:t xml:space="preserve">No trust required (n-out-of-n Threshold)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9">
            <w:pPr>
              <w:spacing w:after="0" w:lineRule="auto"/>
              <w:rPr/>
            </w:pPr>
            <w:r w:rsidDel="00000000" w:rsidR="00000000" w:rsidRPr="00000000">
              <w:rPr>
                <w:rtl w:val="0"/>
              </w:rPr>
              <w:t xml:space="preserve">Must trust the key-holding Authority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A">
            <w:pPr>
              <w:spacing w:after="0" w:lineRule="auto"/>
              <w:rPr/>
            </w:pPr>
            <w:r w:rsidDel="00000000" w:rsidR="00000000" w:rsidRPr="00000000">
              <w:rPr>
                <w:rtl w:val="0"/>
              </w:rPr>
              <w:t xml:space="preserve">Must trust the group of Authorities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B">
            <w:pPr>
              <w:spacing w:after="0" w:lineRule="auto"/>
              <w:rPr/>
            </w:pPr>
            <w:r w:rsidDel="00000000" w:rsidR="00000000" w:rsidRPr="00000000">
              <w:rPr>
                <w:rtl w:val="0"/>
              </w:rPr>
              <w:t xml:space="preserve">No trust required (Smart Contract)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C">
            <w:pPr>
              <w:spacing w:after="0" w:lineRule="auto"/>
              <w:rPr/>
            </w:pPr>
            <w:r w:rsidDel="00000000" w:rsidR="00000000" w:rsidRPr="00000000">
              <w:rPr>
                <w:b w:val="1"/>
                <w:bCs w:val="1"/>
                <w:rtl w:val="0"/>
              </w:rPr>
              <w:t xml:space="preserve">Ballot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D">
            <w:pPr>
              <w:spacing w:after="0" w:lineRule="auto"/>
              <w:rPr/>
            </w:pPr>
            <w:r w:rsidDel="00000000" w:rsidR="00000000" w:rsidRPr="00000000">
              <w:rPr>
                <w:rtl w:val="0"/>
              </w:rPr>
              <w:t xml:space="preserve">Very high (IND-CPA FHE)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E">
            <w:pPr>
              <w:spacing w:after="0" w:lineRule="auto"/>
              <w:rPr/>
            </w:pPr>
            <w:r w:rsidDel="00000000" w:rsidR="00000000" w:rsidRPr="00000000">
              <w:rPr>
                <w:rtl w:val="0"/>
              </w:rPr>
              <w:t xml:space="preserve">Medium (depends on central key)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8F">
            <w:pPr>
              <w:spacing w:after="0" w:lineRule="auto"/>
              <w:rPr/>
            </w:pPr>
            <w:r w:rsidDel="00000000" w:rsidR="00000000" w:rsidRPr="00000000">
              <w:rPr>
                <w:rtl w:val="0"/>
              </w:rPr>
              <w:t xml:space="preserve">High (Mix-net)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0">
            <w:pPr>
              <w:spacing w:after="0" w:lineRule="auto"/>
              <w:rPr/>
            </w:pPr>
            <w:r w:rsidDel="00000000" w:rsidR="00000000" w:rsidRPr="00000000">
              <w:rPr>
                <w:rtl w:val="0"/>
              </w:rPr>
              <w:t xml:space="preserve">Very low (unless FHE is integrated)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1">
            <w:pPr>
              <w:spacing w:after="0" w:lineRule="auto"/>
              <w:rPr/>
            </w:pPr>
            <w:r w:rsidDel="00000000" w:rsidR="00000000" w:rsidRPr="00000000">
              <w:rPr>
                <w:b w:val="1"/>
                <w:bCs w:val="1"/>
                <w:rtl w:val="0"/>
              </w:rPr>
              <w:t xml:space="preserve">Tally computation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2">
            <w:pPr>
              <w:spacing w:after="0" w:lineRule="auto"/>
              <w:rPr/>
            </w:pPr>
            <w:r w:rsidDel="00000000" w:rsidR="00000000" w:rsidRPr="00000000">
              <w:rPr>
                <w:rtl w:val="0"/>
              </w:rPr>
              <w:t xml:space="preserve">Homomorphic, on the 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3">
            <w:pPr>
              <w:spacing w:after="0" w:lineRule="auto"/>
              <w:rPr/>
            </w:pPr>
            <w:r w:rsidDel="00000000" w:rsidR="00000000" w:rsidRPr="00000000">
              <w:rPr>
                <w:rtl w:val="0"/>
              </w:rPr>
              <w:t xml:space="preserve">Homomorphic, on the 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4">
            <w:pPr>
              <w:spacing w:after="0" w:lineRule="auto"/>
              <w:rPr/>
            </w:pPr>
            <w:r w:rsidDel="00000000" w:rsidR="00000000" w:rsidRPr="00000000">
              <w:rPr>
                <w:rtl w:val="0"/>
              </w:rPr>
              <w:t xml:space="preserve">Step-wise mixing and decryption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5">
            <w:pPr>
              <w:spacing w:after="0" w:lineRule="auto"/>
              <w:rPr/>
            </w:pPr>
            <w:r w:rsidDel="00000000" w:rsidR="00000000" w:rsidRPr="00000000">
              <w:rPr>
                <w:rtl w:val="0"/>
              </w:rPr>
              <w:t xml:space="preserve">Runs directly on the Smart Contract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6">
            <w:pPr>
              <w:spacing w:after="0" w:lineRule="auto"/>
              <w:rPr/>
            </w:pPr>
            <w:r w:rsidDel="00000000" w:rsidR="00000000" w:rsidRPr="00000000">
              <w:rPr>
                <w:b w:val="1"/>
                <w:bCs w:val="1"/>
                <w:rtl w:val="0"/>
              </w:rPr>
              <w:t xml:space="preserve">Computational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7">
            <w:pPr>
              <w:spacing w:after="0" w:lineRule="auto"/>
              <w:rPr/>
            </w:pPr>
            <w:r w:rsidDel="00000000" w:rsidR="00000000" w:rsidRPr="00000000">
              <w:rPr>
                <w:rtl w:val="0"/>
              </w:rPr>
              <w:t xml:space="preserve">Low on client, medium on 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8">
            <w:pPr>
              <w:spacing w:after="0" w:lineRule="auto"/>
              <w:rPr/>
            </w:pPr>
            <w:r w:rsidDel="00000000" w:rsidR="00000000" w:rsidRPr="00000000">
              <w:rPr>
                <w:rtl w:val="0"/>
              </w:rPr>
              <w:t xml:space="preserve">Very low on client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9">
            <w:pPr>
              <w:spacing w:after="0" w:lineRule="auto"/>
              <w:rPr/>
            </w:pPr>
            <w:r w:rsidDel="00000000" w:rsidR="00000000" w:rsidRPr="00000000">
              <w:rPr>
                <w:rtl w:val="0"/>
              </w:rPr>
              <w:t xml:space="preserve">Very high on client (ZKP generation)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A">
            <w:pPr>
              <w:spacing w:after="0" w:lineRule="auto"/>
              <w:rPr/>
            </w:pPr>
            <w:r w:rsidDel="00000000" w:rsidR="00000000" w:rsidRPr="00000000">
              <w:rPr>
                <w:rtl w:val="0"/>
              </w:rPr>
              <w:t xml:space="preserve">Very high on blockchain nodes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B">
            <w:pPr>
              <w:spacing w:after="0" w:lineRule="auto"/>
              <w:rPr/>
            </w:pPr>
            <w:r w:rsidDel="00000000" w:rsidR="00000000" w:rsidRPr="00000000">
              <w:rPr>
                <w:b w:val="1"/>
                <w:bCs w:val="1"/>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C">
            <w:pPr>
              <w:spacing w:after="0" w:lineRule="auto"/>
              <w:rPr/>
            </w:pPr>
            <w:r w:rsidDel="00000000" w:rsidR="00000000" w:rsidRPr="00000000">
              <w:rPr>
                <w:rtl w:val="0"/>
              </w:rPr>
              <w:t xml:space="preserve">Limited (requires n-out-of-n decryption)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D">
            <w:pPr>
              <w:spacing w:after="0" w:lineRule="auto"/>
              <w:rPr/>
            </w:pPr>
            <w:r w:rsidDel="00000000" w:rsidR="00000000" w:rsidRPr="00000000">
              <w:rPr>
                <w:rtl w:val="0"/>
              </w:rPr>
              <w:t xml:space="preserve">Very high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E">
            <w:pPr>
              <w:spacing w:after="0" w:lineRule="auto"/>
              <w:rPr/>
            </w:pPr>
            <w:r w:rsidDel="00000000" w:rsidR="00000000" w:rsidRPr="00000000">
              <w:rPr>
                <w:rtl w:val="0"/>
              </w:rPr>
              <w:t xml:space="preserve">High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9F">
            <w:pPr>
              <w:spacing w:after="0" w:lineRule="auto"/>
              <w:rPr/>
            </w:pPr>
            <w:r w:rsidDel="00000000" w:rsidR="00000000" w:rsidRPr="00000000">
              <w:rPr>
                <w:rtl w:val="0"/>
              </w:rPr>
              <w:t xml:space="preserve">Medium (limited by network TPS)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A0">
            <w:pPr>
              <w:spacing w:after="0" w:lineRule="auto"/>
              <w:rPr/>
            </w:pPr>
            <w:r w:rsidDel="00000000" w:rsidR="00000000" w:rsidRPr="00000000">
              <w:rPr>
                <w:b w:val="1"/>
                <w:bCs w:val="1"/>
                <w:rtl w:val="0"/>
              </w:rPr>
              <w:t xml:space="preserve">Network connectivity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A1">
            <w:pPr>
              <w:spacing w:after="0" w:lineRule="auto"/>
              <w:rPr/>
            </w:pPr>
            <w:r w:rsidDel="00000000" w:rsidR="00000000" w:rsidRPr="00000000">
              <w:rPr>
                <w:rtl w:val="0"/>
              </w:rPr>
              <w:t xml:space="preserve">Voters must be online during decryption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A2">
            <w:pPr>
              <w:spacing w:after="0" w:lineRule="auto"/>
              <w:rPr/>
            </w:pPr>
            <w:r w:rsidDel="00000000" w:rsidR="00000000" w:rsidRPr="00000000">
              <w:rPr>
                <w:rtl w:val="0"/>
              </w:rPr>
              <w:t xml:space="preserve">One-way ballot submission only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A3">
            <w:pPr>
              <w:spacing w:after="0" w:lineRule="auto"/>
              <w:rPr/>
            </w:pPr>
            <w:r w:rsidDel="00000000" w:rsidR="00000000" w:rsidRPr="00000000">
              <w:rPr>
                <w:rtl w:val="0"/>
              </w:rPr>
              <w:t xml:space="preserve">One-way ballot submission only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2A4">
            <w:pPr>
              <w:spacing w:after="0" w:lineRule="auto"/>
              <w:rPr/>
            </w:pPr>
            <w:r w:rsidDel="00000000" w:rsidR="00000000" w:rsidRPr="00000000">
              <w:rPr>
                <w:rtl w:val="0"/>
              </w:rPr>
              <w:t xml:space="preserve">One-way ballot submission only</w:t>
            </w:r>
          </w:p>
        </w:tc>
      </w:tr>
    </w:tbl>
    <w:p w:rsidR="00000000" w:rsidDel="00000000" w:rsidP="00000000" w:rsidRDefault="00000000" w:rsidRPr="00000000" ns1:paraId="000002A5">
      <w:pPr>
        <w:spacing w:after="160" w:lineRule="auto"/>
        <w:rPr/>
      </w:pPr>
      <w:r w:rsidDel="00000000" w:rsidR="00000000" w:rsidRPr="00000000">
        <w:rPr>
          <w:rtl w:val="0"/>
        </w:rPr>
      </w:r>
    </w:p>
    <w:p w:rsidR="00000000" w:rsidDel="00000000" w:rsidP="00000000" w:rsidRDefault="00000000" w:rsidRPr="00000000" ns1:paraId="000002A6">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2A7">
      <w:pPr>
        <w:pStyle w:val="Heading3"/>
        <w:numPr>
          <w:ilvl w:val="1"/>
          <w:numId w:val="32"/>
        </w:numPr>
        <w:rPr/>
      </w:pPr>
      <w:r w:rsidDel="00000000" w:rsidR="00000000" w:rsidRPr="00000000">
        <w:rPr>
          <w:rtl w:val="0"/>
        </w:rPr>
        <w:t xml:space="preserve">Chapter 2 Summary</w:t>
      </w:r>
    </w:p>
    <w:p w:rsidR="00000000" w:rsidDel="00000000" w:rsidP="00000000" w:rsidRDefault="00000000" w:rsidRPr="00000000" ns1:paraId="000002A8">
      <w:pPr>
        <w:spacing w:after="120" w:lineRule="auto"/>
        <w:rPr/>
      </w:pPr>
      <w:r w:rsidDel="00000000" w:rsidR="00000000" w:rsidRPr="00000000">
        <w:rPr>
          <w:rtl w:val="0"/>
        </w:rPr>
        <w:t xml:space="preserve">Chapter 2 has provided a comprehensive theoretical picture of the Ring-LWE lattice-based cryptographic foundation, the mathematical details of the BFV-RNS scheme, and the SIMD packed-plaintext mechanism used to optimize ballot storage as vectors. In particular, the n-out-of-n multiparty threshold homomorphic encryption protocol and its implementation via OpenFHE were clarified, demonstrating the system's advantages in securing data without relying on a trusted central server. Building on this solid theoretical foundation, the next chapter, Chapter 3, will describe in detail the requirements analysis, system architecture design, and application data flow.</w:t>
      </w:r>
    </w:p>
    <w:p w:rsidR="00000000" w:rsidDel="00000000" w:rsidP="00000000" w:rsidRDefault="00000000" w:rsidRPr="00000000" ns1:paraId="000002A9">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2AA">
      <w:pPr>
        <w:pStyle w:val="Heading3"/>
        <w:numPr>
          <w:ilvl w:val="1"/>
          <w:numId w:val="32"/>
        </w:numPr>
        <w:rPr/>
      </w:pPr>
      <w:r w:rsidDel="00000000" w:rsidR="00000000" w:rsidRPr="00000000">
        <w:rPr>
          <w:rtl w:val="0"/>
        </w:rPr>
        <w:t xml:space="preserve">Chapter 2 References</w:t>
      </w:r>
    </w:p>
    <w:p w:rsidR="00000000" w:rsidDel="00000000" w:rsidP="00000000" w:rsidRDefault="00000000" w:rsidRPr="00000000" ns1:paraId="000002A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O. Goldreich,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Foundations of Cryptography: Volume 2, Basic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Cambridge University Press, 2004.</w:t>
      </w:r>
    </w:p>
    <w:p w:rsidR="00000000" w:rsidDel="00000000" w:rsidP="00000000" w:rsidRDefault="00000000" w:rsidRPr="00000000" ns1:paraId="000002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J. Katz and Y. Lindell,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Introduction to Modern Cryptography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3rd ed., CRC Press, 2020.</w:t>
      </w:r>
    </w:p>
    <w:p w:rsidR="00000000" w:rsidDel="00000000" w:rsidP="00000000" w:rsidRDefault="00000000" w:rsidRPr="00000000" ns1:paraId="000002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O. Regev, "On lattices, learning with errors, random linear codes, and cryptography,"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the ACM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56, no. 6, pp. 1-40, 2009.</w:t>
      </w:r>
    </w:p>
    <w:p w:rsidR="00000000" w:rsidDel="00000000" w:rsidP="00000000" w:rsidRDefault="00000000" w:rsidRPr="00000000" ns1:paraId="000002A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V. Lyubashevsky, C. Peikert, and O. Regev, "On Ideal Lattices and Ring LWE,"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the ACM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60, no. 6, pp. 1-35, 2013.</w:t>
      </w:r>
    </w:p>
    <w:p w:rsidR="00000000" w:rsidDel="00000000" w:rsidP="00000000" w:rsidRDefault="00000000" w:rsidRPr="00000000" ns1:paraId="000002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Z. Brakerski, C. Gentry, and V. Vaikuntanathan, "(Leveled) Fully Homomorphic Encryption Without Bootstrapping,"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ACM Transactions on Computation Theory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6, no. 3, pp. 1-36, 2014.</w:t>
      </w:r>
    </w:p>
    <w:p w:rsidR="00000000" w:rsidDel="00000000" w:rsidP="00000000" w:rsidRDefault="00000000" w:rsidRPr="00000000" ns1:paraId="000002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J. Fan and F. Vercauteren, "Somewhat Practical Fully Homomorphic Encryption,"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IACR Cryptology ePrint Archive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Report 2012/144, 2012.</w:t>
      </w:r>
    </w:p>
    <w:p w:rsidR="00000000" w:rsidDel="00000000" w:rsidP="00000000" w:rsidRDefault="00000000" w:rsidRPr="00000000" ns1:paraId="000002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J. H. Cheon, A. Kim, M. Kim, and Y. Song, "Homomorphic Encryption for Arithmetic of Approximate Numbers,"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Cryptology — ASIACRYPT 2017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Cham: Springer, 2017, pp. 409-437.</w:t>
      </w:r>
    </w:p>
    <w:p w:rsidR="00000000" w:rsidDel="00000000" w:rsidP="00000000" w:rsidRDefault="00000000" w:rsidRPr="00000000" ns1:paraId="000002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S. Bajard, J. Eynard, M. A. Hasan, and V. Zucca, "A Full RNS Variant of FV Homomorphic Encryption Scheme,"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Computers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65, no. 11, pp. 3234-3247, 2016.</w:t>
      </w:r>
    </w:p>
    <w:p w:rsidR="00000000" w:rsidDel="00000000" w:rsidP="00000000" w:rsidRDefault="00000000" w:rsidRPr="00000000" ns1:paraId="000002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G. Asharov, A. Jain, A. López-Alt, E. Tromer, V. Vaikuntanathan, and D. Wichs, "Multiparty Computation with Low Communication, Computation and Interaction via Threshold FHE," in Advances in Cryptology — EUROCRYPT 2012, Springer, 2012, pp. 483-501.</w:t>
      </w:r>
    </w:p>
    <w:p w:rsidR="00000000" w:rsidDel="00000000" w:rsidP="00000000" w:rsidRDefault="00000000" w:rsidRPr="00000000" ns1:paraId="000002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K. M. Khan, J. Arshad, and M. M. Khan, "Secure digital voting system based on blockchain technology,"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Electronic Government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14, no. 1, pp. 49-62, 2018.</w:t>
      </w:r>
    </w:p>
    <w:p w:rsidR="00000000" w:rsidDel="00000000" w:rsidP="00000000" w:rsidRDefault="00000000" w:rsidRPr="00000000" ns1:paraId="000002B5">
      <w:pPr>
        <w:pStyle w:val="Heading2"/>
        <w:pageBreakBefore w:val="1"/>
        <w:numPr>
          <w:ilvl w:val="0"/>
          <w:numId w:val="32"/>
        </w:numPr>
        <w:ind w:left="720" w:hanging="360"/>
        <w:rPr/>
      </w:pPr>
      <w:r w:rsidDel="00000000" w:rsidR="00000000" w:rsidRPr="00000000">
        <w:rPr>
          <w:rtl w:val="0"/>
        </w:rPr>
        <w:t xml:space="preserve">CHAPTER 3: SYSTEM ANALYSIS AND DESIGN</w:t>
      </w:r>
    </w:p>
    <w:p w:rsidR="00000000" w:rsidDel="00000000" w:rsidP="00000000" w:rsidRDefault="00000000" w:rsidRPr="00000000" ns1:paraId="000002B6">
      <w:pPr>
        <w:pStyle w:val="Heading3"/>
        <w:numPr>
          <w:ilvl w:val="1"/>
          <w:numId w:val="32"/>
        </w:numPr>
        <w:rPr/>
      </w:pPr>
      <w:r w:rsidDel="00000000" w:rsidR="00000000" w:rsidRPr="00000000">
        <w:rPr>
          <w:rtl w:val="0"/>
        </w:rPr>
        <w:t xml:space="preserve">3.1 System Requirements</w:t>
      </w:r>
    </w:p>
    <w:p w:rsidR="00000000" w:rsidDel="00000000" w:rsidP="00000000" w:rsidRDefault="00000000" w:rsidRPr="00000000" ns1:paraId="000002B7">
      <w:pPr>
        <w:spacing w:after="120" w:line="276" w:lineRule="auto"/>
        <w:jc w:val="both"/>
        <w:rPr/>
      </w:pPr>
      <w:r w:rsidDel="00000000" w:rsidR="00000000" w:rsidRPr="00000000">
        <w:rPr>
          <w:rtl w:val="0"/>
        </w:rPr>
        <w:t xml:space="preserve">The requirements definition phase establishes the functional and non-functional bounds of the electronic voting system. The system must support registration, secure key setup, ballot submission, homomorphic tallying, and threshold decryption while maintaining low latency on standard hardware.</w:t>
      </w:r>
    </w:p>
    <w:p w:rsidR="00000000" w:rsidDel="00000000" w:rsidP="00000000" w:rsidRDefault="00000000" w:rsidRPr="00000000" ns1:paraId="000002B8">
      <w:pPr>
        <w:spacing w:after="120" w:lineRule="auto"/>
        <w:rPr/>
      </w:pPr>
      <w:r w:rsidDel="00000000" w:rsidR="00000000" w:rsidRPr="00000000">
        <w:rPr>
          <w:rtl w:val="0"/>
        </w:rPr>
        <w:t xml:space="preserve">The privacy-preserving electronic voting system must meet strict functional and non-functional technical standards in order to operate securely in a distributed environment.</w:t>
      </w:r>
    </w:p>
    <w:p w:rsidR="00000000" w:rsidDel="00000000" w:rsidP="00000000" w:rsidRDefault="00000000" w:rsidRPr="00000000" ns1:paraId="000002B9">
      <w:pPr>
        <w:pStyle w:val="Heading4"/>
        <w:numPr>
          <w:ilvl w:val="2"/>
          <w:numId w:val="32"/>
        </w:numPr>
        <w:rPr/>
      </w:pPr>
      <w:r w:rsidDel="00000000" w:rsidR="00000000" w:rsidRPr="00000000">
        <w:rPr>
          <w:rtl w:val="0"/>
        </w:rPr>
        <w:t xml:space="preserve">3.1.1 Functional Requirements</w:t>
      </w:r>
    </w:p>
    <w:p w:rsidR="00000000" w:rsidDel="00000000" w:rsidP="00000000" w:rsidRDefault="00000000" w:rsidRPr="00000000" ns1:paraId="000002BA">
      <w:pPr>
        <w:spacing w:after="120" w:line="276" w:lineRule="auto"/>
        <w:jc w:val="both"/>
        <w:rPr/>
      </w:pPr>
      <w:r w:rsidDel="00000000" w:rsidR="00000000" w:rsidRPr="00000000">
        <w:rPr>
          <w:rtl w:val="0"/>
        </w:rPr>
        <w:t xml:space="preserve">The system must validate voter identities, prevent duplicate registrations, and enforce voter-eligibility rules. During the voting phase, the client must fetch the active public key, encrypt the candidate selection vector, and transmit the ciphertext to the server. The data schema for voter records stored in voters.json is detailed in Table 3.4.</w:t>
      </w:r>
    </w:p>
    <w:p w:rsidR="00000000" w:rsidDel="00000000" w:rsidP="00000000" w:rsidRDefault="00000000" w:rsidRPr="00000000" ns1:paraId="000002BB">
      <w:pPr>
        <w:spacing w:after="120" w:line="276" w:lineRule="auto"/>
        <w:jc w:val="both"/>
        <w:rPr/>
      </w:pPr>
      <w:r w:rsidDel="00000000" w:rsidR="00000000" w:rsidRPr="00000000">
        <w:rPr>
          <w:rtl w:val="0"/>
        </w:rPr>
        <w:t xml:space="preserve">The registration module must handle unique national identifiers (CCCD) to verify voter eligibility. The server must check for duplicates before issuing an anonymous registration token used for ballot submission.</w:t>
      </w:r>
    </w:p>
    <w:p w:rsidR="00000000" w:rsidDel="00000000" w:rsidP="00000000" w:rsidRDefault="00000000" w:rsidRPr="00000000" ns1:paraId="000002BC">
      <w:pPr>
        <w:jc w:val="center"/>
        <w:rPr/>
      </w:pPr>
      <w:r w:rsidDel="00000000" w:rsidR="00000000" w:rsidRPr="00000000">
        <w:rPr>
          <w:rFonts w:ascii="Times New Roman" w:cs="Times New Roman" w:eastAsia="Times New Roman" w:hAnsi="Times New Roman"/>
          <w:b w:val="1"/>
          <w:bCs w:val="1"/>
          <w:sz w:val="20"/>
          <w:szCs w:val="20"/>
          <w:rtl w:val="0"/>
        </w:rPr>
        <w:t xml:space="preserve">Table 3.1: Data Schema of Identity Records (voters.json)</w:t>
      </w:r>
      <w:r w:rsidDel="00000000" w:rsidR="00000000" w:rsidRPr="00000000">
        <w:rPr>
          <w:rtl w:val="0"/>
        </w:rPr>
      </w:r>
    </w:p>
    <w:tbl>
      <w:tblPr>
        <w:tblStyle w:val="Table7"/>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2BD">
            <w:pPr>
              <w:jc w:val="center"/>
              <w:rPr/>
            </w:pPr>
            <w:r w:rsidDel="00000000" w:rsidR="00000000" w:rsidRPr="00000000">
              <w:rPr>
                <w:b w:val="1"/>
                <w:bCs w:val="1"/>
                <w:sz w:val="20"/>
                <w:szCs w:val="20"/>
                <w:rtl w:val="0"/>
              </w:rPr>
              <w:t xml:space="preserve">Field Name</w:t>
            </w:r>
            <w:r w:rsidDel="00000000" w:rsidR="00000000" w:rsidRPr="00000000">
              <w:rPr>
                <w:rtl w:val="0"/>
              </w:rPr>
            </w:r>
          </w:p>
        </w:tc>
        <w:tc>
          <w:tcPr/>
          <w:p w:rsidR="00000000" w:rsidDel="00000000" w:rsidP="00000000" w:rsidRDefault="00000000" w:rsidRPr="00000000" ns1:paraId="000002BE">
            <w:pPr>
              <w:jc w:val="center"/>
              <w:rPr/>
            </w:pPr>
            <w:r w:rsidDel="00000000" w:rsidR="00000000" w:rsidRPr="00000000">
              <w:rPr>
                <w:b w:val="1"/>
                <w:bCs w:val="1"/>
                <w:sz w:val="20"/>
                <w:szCs w:val="20"/>
                <w:rtl w:val="0"/>
              </w:rPr>
              <w:t xml:space="preserve">Data Type</w:t>
            </w:r>
            <w:r w:rsidDel="00000000" w:rsidR="00000000" w:rsidRPr="00000000">
              <w:rPr>
                <w:rtl w:val="0"/>
              </w:rPr>
            </w:r>
          </w:p>
        </w:tc>
        <w:tc>
          <w:tcPr/>
          <w:p w:rsidR="00000000" w:rsidDel="00000000" w:rsidP="00000000" w:rsidRDefault="00000000" w:rsidRPr="00000000" ns1:paraId="000002BF">
            <w:pPr>
              <w:jc w:val="center"/>
              <w:rPr/>
            </w:pPr>
            <w:r w:rsidDel="00000000" w:rsidR="00000000" w:rsidRPr="00000000">
              <w:rPr>
                <w:b w:val="1"/>
                <w:bCs w:val="1"/>
                <w:sz w:val="20"/>
                <w:szCs w:val="20"/>
                <w:rtl w:val="0"/>
              </w:rPr>
              <w:t xml:space="preserve">Validation Constraint</w:t>
            </w:r>
            <w:r w:rsidDel="00000000" w:rsidR="00000000" w:rsidRPr="00000000">
              <w:rPr>
                <w:rtl w:val="0"/>
              </w:rPr>
            </w:r>
          </w:p>
        </w:tc>
        <w:tc>
          <w:tcPr/>
          <w:p w:rsidR="00000000" w:rsidDel="00000000" w:rsidP="00000000" w:rsidRDefault="00000000" w:rsidRPr="00000000" ns1:paraId="000002C0">
            <w:pPr>
              <w:jc w:val="center"/>
              <w:rPr/>
            </w:pPr>
            <w:r w:rsidDel="00000000" w:rsidR="00000000" w:rsidRPr="00000000">
              <w:rPr>
                <w:b w:val="1"/>
                <w:bCs w:val="1"/>
                <w:sz w:val="20"/>
                <w:szCs w:val="20"/>
                <w:rtl w:val="0"/>
              </w:rPr>
              <w:t xml:space="preserve">Security / Operational Role</w:t>
            </w:r>
            <w:r w:rsidDel="00000000" w:rsidR="00000000" w:rsidRPr="00000000">
              <w:rPr>
                <w:rtl w:val="0"/>
              </w:rPr>
            </w:r>
          </w:p>
        </w:tc>
      </w:tr>
      <w:tr>
        <w:trPr>
          <w:cantSplit w:val="0"/>
          <w:tblHeader w:val="0"/>
        </w:trPr>
        <w:tc>
          <w:tcPr/>
          <w:p w:rsidR="00000000" w:rsidDel="00000000" w:rsidP="00000000" w:rsidRDefault="00000000" w:rsidRPr="00000000" ns1:paraId="000002C1">
            <w:pPr>
              <w:jc w:val="left"/>
              <w:rPr/>
            </w:pPr>
            <w:r w:rsidDel="00000000" w:rsidR="00000000" w:rsidRPr="00000000">
              <w:rPr>
                <w:sz w:val="18"/>
                <w:szCs w:val="18"/>
                <w:rtl w:val="0"/>
              </w:rPr>
              <w:t xml:space="preserve">voter_id</w:t>
            </w:r>
            <w:r w:rsidDel="00000000" w:rsidR="00000000" w:rsidRPr="00000000">
              <w:rPr>
                <w:rtl w:val="0"/>
              </w:rPr>
            </w:r>
          </w:p>
        </w:tc>
        <w:tc>
          <w:tcPr/>
          <w:p w:rsidR="00000000" w:rsidDel="00000000" w:rsidP="00000000" w:rsidRDefault="00000000" w:rsidRPr="00000000" ns1:paraId="000002C2">
            <w:pPr>
              <w:jc w:val="left"/>
              <w:rPr/>
            </w:pPr>
            <w:r w:rsidDel="00000000" w:rsidR="00000000" w:rsidRPr="00000000">
              <w:rPr>
                <w:sz w:val="18"/>
                <w:szCs w:val="18"/>
                <w:rtl w:val="0"/>
              </w:rPr>
              <w:t xml:space="preserve">String (8 hex chars)</w:t>
            </w:r>
            <w:r w:rsidDel="00000000" w:rsidR="00000000" w:rsidRPr="00000000">
              <w:rPr>
                <w:rtl w:val="0"/>
              </w:rPr>
            </w:r>
          </w:p>
        </w:tc>
        <w:tc>
          <w:tcPr/>
          <w:p w:rsidR="00000000" w:rsidDel="00000000" w:rsidP="00000000" w:rsidRDefault="00000000" w:rsidRPr="00000000" ns1:paraId="000002C3">
            <w:pPr>
              <w:jc w:val="left"/>
              <w:rPr/>
            </w:pPr>
            <w:r w:rsidDel="00000000" w:rsidR="00000000" w:rsidRPr="00000000">
              <w:rPr>
                <w:sz w:val="18"/>
                <w:szCs w:val="18"/>
                <w:rtl w:val="0"/>
              </w:rPr>
              <w:t xml:space="preserve">Unique regex format: voter_[a-f0-9]{8}</w:t>
            </w:r>
            <w:r w:rsidDel="00000000" w:rsidR="00000000" w:rsidRPr="00000000">
              <w:rPr>
                <w:rtl w:val="0"/>
              </w:rPr>
            </w:r>
          </w:p>
        </w:tc>
        <w:tc>
          <w:tcPr/>
          <w:p w:rsidR="00000000" w:rsidDel="00000000" w:rsidP="00000000" w:rsidRDefault="00000000" w:rsidRPr="00000000" ns1:paraId="000002C4">
            <w:pPr>
              <w:jc w:val="left"/>
              <w:rPr/>
            </w:pPr>
            <w:r w:rsidDel="00000000" w:rsidR="00000000" w:rsidRPr="00000000">
              <w:rPr>
                <w:sz w:val="18"/>
                <w:szCs w:val="18"/>
                <w:rtl w:val="0"/>
              </w:rPr>
              <w:t xml:space="preserve">Anonymous identifier derived from hashed CCCD.</w:t>
            </w:r>
            <w:r w:rsidDel="00000000" w:rsidR="00000000" w:rsidRPr="00000000">
              <w:rPr>
                <w:rtl w:val="0"/>
              </w:rPr>
            </w:r>
          </w:p>
        </w:tc>
      </w:tr>
      <w:tr>
        <w:trPr>
          <w:cantSplit w:val="0"/>
          <w:tblHeader w:val="0"/>
        </w:trPr>
        <w:tc>
          <w:tcPr/>
          <w:p w:rsidR="00000000" w:rsidDel="00000000" w:rsidP="00000000" w:rsidRDefault="00000000" w:rsidRPr="00000000" ns1:paraId="000002C5">
            <w:pPr>
              <w:jc w:val="left"/>
              <w:rPr/>
            </w:pPr>
            <w:r w:rsidDel="00000000" w:rsidR="00000000" w:rsidRPr="00000000">
              <w:rPr>
                <w:sz w:val="18"/>
                <w:szCs w:val="18"/>
                <w:rtl w:val="0"/>
              </w:rPr>
              <w:t xml:space="preserve">cccd</w:t>
            </w:r>
            <w:r w:rsidDel="00000000" w:rsidR="00000000" w:rsidRPr="00000000">
              <w:rPr>
                <w:rtl w:val="0"/>
              </w:rPr>
            </w:r>
          </w:p>
        </w:tc>
        <w:tc>
          <w:tcPr/>
          <w:p w:rsidR="00000000" w:rsidDel="00000000" w:rsidP="00000000" w:rsidRDefault="00000000" w:rsidRPr="00000000" ns1:paraId="000002C6">
            <w:pPr>
              <w:jc w:val="left"/>
              <w:rPr/>
            </w:pPr>
            <w:r w:rsidDel="00000000" w:rsidR="00000000" w:rsidRPr="00000000">
              <w:rPr>
                <w:sz w:val="18"/>
                <w:szCs w:val="18"/>
                <w:rtl w:val="0"/>
              </w:rPr>
              <w:t xml:space="preserve">String (12 digits)</w:t>
            </w:r>
            <w:r w:rsidDel="00000000" w:rsidR="00000000" w:rsidRPr="00000000">
              <w:rPr>
                <w:rtl w:val="0"/>
              </w:rPr>
            </w:r>
          </w:p>
        </w:tc>
        <w:tc>
          <w:tcPr/>
          <w:p w:rsidR="00000000" w:rsidDel="00000000" w:rsidP="00000000" w:rsidRDefault="00000000" w:rsidRPr="00000000" ns1:paraId="000002C7">
            <w:pPr>
              <w:jc w:val="left"/>
              <w:rPr/>
            </w:pPr>
            <w:r w:rsidDel="00000000" w:rsidR="00000000" w:rsidRPr="00000000">
              <w:rPr>
                <w:sz w:val="18"/>
                <w:szCs w:val="18"/>
                <w:rtl w:val="0"/>
              </w:rPr>
              <w:t xml:space="preserve">Regex: ^\d{12}$ (Must be unique)</w:t>
            </w:r>
            <w:r w:rsidDel="00000000" w:rsidR="00000000" w:rsidRPr="00000000">
              <w:rPr>
                <w:rtl w:val="0"/>
              </w:rPr>
            </w:r>
          </w:p>
        </w:tc>
        <w:tc>
          <w:tcPr/>
          <w:p w:rsidR="00000000" w:rsidDel="00000000" w:rsidP="00000000" w:rsidRDefault="00000000" w:rsidRPr="00000000" ns1:paraId="000002C8">
            <w:pPr>
              <w:jc w:val="left"/>
              <w:rPr/>
            </w:pPr>
            <w:r w:rsidDel="00000000" w:rsidR="00000000" w:rsidRPr="00000000">
              <w:rPr>
                <w:sz w:val="18"/>
                <w:szCs w:val="18"/>
                <w:rtl w:val="0"/>
              </w:rPr>
              <w:t xml:space="preserve">Voter National ID, used to check eligibility and duplicates.</w:t>
            </w:r>
            <w:r w:rsidDel="00000000" w:rsidR="00000000" w:rsidRPr="00000000">
              <w:rPr>
                <w:rtl w:val="0"/>
              </w:rPr>
            </w:r>
          </w:p>
        </w:tc>
      </w:tr>
      <w:tr>
        <w:trPr>
          <w:cantSplit w:val="0"/>
          <w:tblHeader w:val="0"/>
        </w:trPr>
        <w:tc>
          <w:tcPr/>
          <w:p w:rsidR="00000000" w:rsidDel="00000000" w:rsidP="00000000" w:rsidRDefault="00000000" w:rsidRPr="00000000" ns1:paraId="000002C9">
            <w:pPr>
              <w:jc w:val="left"/>
              <w:rPr/>
            </w:pPr>
            <w:r w:rsidDel="00000000" w:rsidR="00000000" w:rsidRPr="00000000">
              <w:rPr>
                <w:sz w:val="18"/>
                <w:szCs w:val="18"/>
                <w:rtl w:val="0"/>
              </w:rPr>
              <w:t xml:space="preserve">full_name</w:t>
            </w:r>
            <w:r w:rsidDel="00000000" w:rsidR="00000000" w:rsidRPr="00000000">
              <w:rPr>
                <w:rtl w:val="0"/>
              </w:rPr>
            </w:r>
          </w:p>
        </w:tc>
        <w:tc>
          <w:tcPr/>
          <w:p w:rsidR="00000000" w:rsidDel="00000000" w:rsidP="00000000" w:rsidRDefault="00000000" w:rsidRPr="00000000" ns1:paraId="000002CA">
            <w:pPr>
              <w:jc w:val="left"/>
              <w:rPr/>
            </w:pPr>
            <w:r w:rsidDel="00000000" w:rsidR="00000000" w:rsidRPr="00000000">
              <w:rPr>
                <w:sz w:val="18"/>
                <w:szCs w:val="18"/>
                <w:rtl w:val="0"/>
              </w:rPr>
              <w:t xml:space="preserve">String</w:t>
            </w:r>
            <w:r w:rsidDel="00000000" w:rsidR="00000000" w:rsidRPr="00000000">
              <w:rPr>
                <w:rtl w:val="0"/>
              </w:rPr>
            </w:r>
          </w:p>
        </w:tc>
        <w:tc>
          <w:tcPr/>
          <w:p w:rsidR="00000000" w:rsidDel="00000000" w:rsidP="00000000" w:rsidRDefault="00000000" w:rsidRPr="00000000" ns1:paraId="000002CB">
            <w:pPr>
              <w:jc w:val="left"/>
              <w:rPr/>
            </w:pPr>
            <w:r w:rsidDel="00000000" w:rsidR="00000000" w:rsidRPr="00000000">
              <w:rPr>
                <w:sz w:val="18"/>
                <w:szCs w:val="18"/>
                <w:rtl w:val="0"/>
              </w:rPr>
              <w:t xml:space="preserve">Non-empty, trimmed text</w:t>
            </w:r>
            <w:r w:rsidDel="00000000" w:rsidR="00000000" w:rsidRPr="00000000">
              <w:rPr>
                <w:rtl w:val="0"/>
              </w:rPr>
            </w:r>
          </w:p>
        </w:tc>
        <w:tc>
          <w:tcPr/>
          <w:p w:rsidR="00000000" w:rsidDel="00000000" w:rsidP="00000000" w:rsidRDefault="00000000" w:rsidRPr="00000000" ns1:paraId="000002CC">
            <w:pPr>
              <w:jc w:val="left"/>
              <w:rPr/>
            </w:pPr>
            <w:r w:rsidDel="00000000" w:rsidR="00000000" w:rsidRPr="00000000">
              <w:rPr>
                <w:sz w:val="18"/>
                <w:szCs w:val="18"/>
                <w:rtl w:val="0"/>
              </w:rPr>
              <w:t xml:space="preserve">Used for identity checks during registration.</w:t>
            </w:r>
            <w:r w:rsidDel="00000000" w:rsidR="00000000" w:rsidRPr="00000000">
              <w:rPr>
                <w:rtl w:val="0"/>
              </w:rPr>
            </w:r>
          </w:p>
        </w:tc>
      </w:tr>
      <w:tr>
        <w:trPr>
          <w:cantSplit w:val="0"/>
          <w:tblHeader w:val="0"/>
        </w:trPr>
        <w:tc>
          <w:tcPr/>
          <w:p w:rsidR="00000000" w:rsidDel="00000000" w:rsidP="00000000" w:rsidRDefault="00000000" w:rsidRPr="00000000" ns1:paraId="000002CD">
            <w:pPr>
              <w:jc w:val="left"/>
              <w:rPr/>
            </w:pPr>
            <w:r w:rsidDel="00000000" w:rsidR="00000000" w:rsidRPr="00000000">
              <w:rPr>
                <w:sz w:val="18"/>
                <w:szCs w:val="18"/>
                <w:rtl w:val="0"/>
              </w:rPr>
              <w:t xml:space="preserve">dob</w:t>
            </w:r>
            <w:r w:rsidDel="00000000" w:rsidR="00000000" w:rsidRPr="00000000">
              <w:rPr>
                <w:rtl w:val="0"/>
              </w:rPr>
            </w:r>
          </w:p>
        </w:tc>
        <w:tc>
          <w:tcPr/>
          <w:p w:rsidR="00000000" w:rsidDel="00000000" w:rsidP="00000000" w:rsidRDefault="00000000" w:rsidRPr="00000000" ns1:paraId="000002CE">
            <w:pPr>
              <w:jc w:val="left"/>
              <w:rPr/>
            </w:pPr>
            <w:r w:rsidDel="00000000" w:rsidR="00000000" w:rsidRPr="00000000">
              <w:rPr>
                <w:sz w:val="18"/>
                <w:szCs w:val="18"/>
                <w:rtl w:val="0"/>
              </w:rPr>
              <w:t xml:space="preserve">String (YYYY-MM-DD)</w:t>
            </w:r>
            <w:r w:rsidDel="00000000" w:rsidR="00000000" w:rsidRPr="00000000">
              <w:rPr>
                <w:rtl w:val="0"/>
              </w:rPr>
            </w:r>
          </w:p>
        </w:tc>
        <w:tc>
          <w:tcPr/>
          <w:p w:rsidR="00000000" w:rsidDel="00000000" w:rsidP="00000000" w:rsidRDefault="00000000" w:rsidRPr="00000000" ns1:paraId="000002CF">
            <w:pPr>
              <w:jc w:val="left"/>
              <w:rPr/>
            </w:pPr>
            <w:r w:rsidDel="00000000" w:rsidR="00000000" w:rsidRPr="00000000">
              <w:rPr>
                <w:sz w:val="18"/>
                <w:szCs w:val="18"/>
                <w:rtl w:val="0"/>
              </w:rPr>
              <w:t xml:space="preserve">Age check: current_year - dob_year &gt;= 18</w:t>
            </w:r>
            <w:r w:rsidDel="00000000" w:rsidR="00000000" w:rsidRPr="00000000">
              <w:rPr>
                <w:rtl w:val="0"/>
              </w:rPr>
            </w:r>
          </w:p>
        </w:tc>
        <w:tc>
          <w:tcPr/>
          <w:p w:rsidR="00000000" w:rsidDel="00000000" w:rsidP="00000000" w:rsidRDefault="00000000" w:rsidRPr="00000000" ns1:paraId="000002D0">
            <w:pPr>
              <w:jc w:val="left"/>
              <w:rPr/>
            </w:pPr>
            <w:r w:rsidDel="00000000" w:rsidR="00000000" w:rsidRPr="00000000">
              <w:rPr>
                <w:sz w:val="18"/>
                <w:szCs w:val="18"/>
                <w:rtl w:val="0"/>
              </w:rPr>
              <w:t xml:space="preserve">Verifies age eligibility.</w:t>
            </w:r>
            <w:r w:rsidDel="00000000" w:rsidR="00000000" w:rsidRPr="00000000">
              <w:rPr>
                <w:rtl w:val="0"/>
              </w:rPr>
            </w:r>
          </w:p>
        </w:tc>
      </w:tr>
      <w:tr>
        <w:trPr>
          <w:cantSplit w:val="0"/>
          <w:tblHeader w:val="0"/>
        </w:trPr>
        <w:tc>
          <w:tcPr/>
          <w:p w:rsidR="00000000" w:rsidDel="00000000" w:rsidP="00000000" w:rsidRDefault="00000000" w:rsidRPr="00000000" ns1:paraId="000002D1">
            <w:pPr>
              <w:jc w:val="left"/>
              <w:rPr/>
            </w:pPr>
            <w:r w:rsidDel="00000000" w:rsidR="00000000" w:rsidRPr="00000000">
              <w:rPr>
                <w:sz w:val="18"/>
                <w:szCs w:val="18"/>
                <w:rtl w:val="0"/>
              </w:rPr>
              <w:t xml:space="preserve">address</w:t>
            </w:r>
            <w:r w:rsidDel="00000000" w:rsidR="00000000" w:rsidRPr="00000000">
              <w:rPr>
                <w:rtl w:val="0"/>
              </w:rPr>
            </w:r>
          </w:p>
        </w:tc>
        <w:tc>
          <w:tcPr/>
          <w:p w:rsidR="00000000" w:rsidDel="00000000" w:rsidP="00000000" w:rsidRDefault="00000000" w:rsidRPr="00000000" ns1:paraId="000002D2">
            <w:pPr>
              <w:jc w:val="left"/>
              <w:rPr/>
            </w:pPr>
            <w:r w:rsidDel="00000000" w:rsidR="00000000" w:rsidRPr="00000000">
              <w:rPr>
                <w:sz w:val="18"/>
                <w:szCs w:val="18"/>
                <w:rtl w:val="0"/>
              </w:rPr>
              <w:t xml:space="preserve">String</w:t>
            </w:r>
            <w:r w:rsidDel="00000000" w:rsidR="00000000" w:rsidRPr="00000000">
              <w:rPr>
                <w:rtl w:val="0"/>
              </w:rPr>
            </w:r>
          </w:p>
        </w:tc>
        <w:tc>
          <w:tcPr/>
          <w:p w:rsidR="00000000" w:rsidDel="00000000" w:rsidP="00000000" w:rsidRDefault="00000000" w:rsidRPr="00000000" ns1:paraId="000002D3">
            <w:pPr>
              <w:jc w:val="left"/>
              <w:rPr/>
            </w:pPr>
            <w:r w:rsidDel="00000000" w:rsidR="00000000" w:rsidRPr="00000000">
              <w:rPr>
                <w:sz w:val="18"/>
                <w:szCs w:val="18"/>
                <w:rtl w:val="0"/>
              </w:rPr>
              <w:t xml:space="preserve">Non-empty text</w:t>
            </w:r>
            <w:r w:rsidDel="00000000" w:rsidR="00000000" w:rsidRPr="00000000">
              <w:rPr>
                <w:rtl w:val="0"/>
              </w:rPr>
            </w:r>
          </w:p>
        </w:tc>
        <w:tc>
          <w:tcPr/>
          <w:p w:rsidR="00000000" w:rsidDel="00000000" w:rsidP="00000000" w:rsidRDefault="00000000" w:rsidRPr="00000000" ns1:paraId="000002D4">
            <w:pPr>
              <w:jc w:val="left"/>
              <w:rPr/>
            </w:pPr>
            <w:r w:rsidDel="00000000" w:rsidR="00000000" w:rsidRPr="00000000">
              <w:rPr>
                <w:sz w:val="18"/>
                <w:szCs w:val="18"/>
                <w:rtl w:val="0"/>
              </w:rPr>
              <w:t xml:space="preserve">Voter residence details.</w:t>
            </w:r>
            <w:r w:rsidDel="00000000" w:rsidR="00000000" w:rsidRPr="00000000">
              <w:rPr>
                <w:rtl w:val="0"/>
              </w:rPr>
            </w:r>
          </w:p>
        </w:tc>
      </w:tr>
      <w:tr>
        <w:trPr>
          <w:cantSplit w:val="0"/>
          <w:tblHeader w:val="0"/>
        </w:trPr>
        <w:tc>
          <w:tcPr/>
          <w:p w:rsidR="00000000" w:rsidDel="00000000" w:rsidP="00000000" w:rsidRDefault="00000000" w:rsidRPr="00000000" ns1:paraId="000002D5">
            <w:pPr>
              <w:jc w:val="left"/>
              <w:rPr/>
            </w:pPr>
            <w:r w:rsidDel="00000000" w:rsidR="00000000" w:rsidRPr="00000000">
              <w:rPr>
                <w:sz w:val="18"/>
                <w:szCs w:val="18"/>
                <w:rtl w:val="0"/>
              </w:rPr>
              <w:t xml:space="preserve">registered_at</w:t>
            </w:r>
            <w:r w:rsidDel="00000000" w:rsidR="00000000" w:rsidRPr="00000000">
              <w:rPr>
                <w:rtl w:val="0"/>
              </w:rPr>
            </w:r>
          </w:p>
        </w:tc>
        <w:tc>
          <w:tcPr/>
          <w:p w:rsidR="00000000" w:rsidDel="00000000" w:rsidP="00000000" w:rsidRDefault="00000000" w:rsidRPr="00000000" ns1:paraId="000002D6">
            <w:pPr>
              <w:jc w:val="left"/>
              <w:rPr/>
            </w:pPr>
            <w:r w:rsidDel="00000000" w:rsidR="00000000" w:rsidRPr="00000000">
              <w:rPr>
                <w:sz w:val="18"/>
                <w:szCs w:val="18"/>
                <w:rtl w:val="0"/>
              </w:rPr>
              <w:t xml:space="preserve">String (ISO 8601)</w:t>
            </w:r>
            <w:r w:rsidDel="00000000" w:rsidR="00000000" w:rsidRPr="00000000">
              <w:rPr>
                <w:rtl w:val="0"/>
              </w:rPr>
            </w:r>
          </w:p>
        </w:tc>
        <w:tc>
          <w:tcPr/>
          <w:p w:rsidR="00000000" w:rsidDel="00000000" w:rsidP="00000000" w:rsidRDefault="00000000" w:rsidRPr="00000000" ns1:paraId="000002D7">
            <w:pPr>
              <w:jc w:val="left"/>
              <w:rPr/>
            </w:pPr>
            <w:r w:rsidDel="00000000" w:rsidR="00000000" w:rsidRPr="00000000">
              <w:rPr>
                <w:sz w:val="18"/>
                <w:szCs w:val="18"/>
                <w:rtl w:val="0"/>
              </w:rPr>
              <w:t xml:space="preserve">Valid timestamp</w:t>
            </w:r>
            <w:r w:rsidDel="00000000" w:rsidR="00000000" w:rsidRPr="00000000">
              <w:rPr>
                <w:rtl w:val="0"/>
              </w:rPr>
            </w:r>
          </w:p>
        </w:tc>
        <w:tc>
          <w:tcPr/>
          <w:p w:rsidR="00000000" w:rsidDel="00000000" w:rsidP="00000000" w:rsidRDefault="00000000" w:rsidRPr="00000000" ns1:paraId="000002D8">
            <w:pPr>
              <w:jc w:val="left"/>
              <w:rPr/>
            </w:pPr>
            <w:r w:rsidDel="00000000" w:rsidR="00000000" w:rsidRPr="00000000">
              <w:rPr>
                <w:sz w:val="18"/>
                <w:szCs w:val="18"/>
                <w:rtl w:val="0"/>
              </w:rPr>
              <w:t xml:space="preserve">Records registration time.</w:t>
            </w:r>
            <w:r w:rsidDel="00000000" w:rsidR="00000000" w:rsidRPr="00000000">
              <w:rPr>
                <w:rtl w:val="0"/>
              </w:rPr>
            </w:r>
          </w:p>
        </w:tc>
      </w:tr>
      <w:tr>
        <w:trPr>
          <w:cantSplit w:val="0"/>
          <w:tblHeader w:val="0"/>
        </w:trPr>
        <w:tc>
          <w:tcPr/>
          <w:p w:rsidR="00000000" w:rsidDel="00000000" w:rsidP="00000000" w:rsidRDefault="00000000" w:rsidRPr="00000000" ns1:paraId="000002D9">
            <w:pPr>
              <w:jc w:val="left"/>
              <w:rPr/>
            </w:pPr>
            <w:r w:rsidDel="00000000" w:rsidR="00000000" w:rsidRPr="00000000">
              <w:rPr>
                <w:sz w:val="18"/>
                <w:szCs w:val="18"/>
                <w:rtl w:val="0"/>
              </w:rPr>
              <w:t xml:space="preserve">has_voted</w:t>
            </w:r>
            <w:r w:rsidDel="00000000" w:rsidR="00000000" w:rsidRPr="00000000">
              <w:rPr>
                <w:rtl w:val="0"/>
              </w:rPr>
            </w:r>
          </w:p>
        </w:tc>
        <w:tc>
          <w:tcPr/>
          <w:p w:rsidR="00000000" w:rsidDel="00000000" w:rsidP="00000000" w:rsidRDefault="00000000" w:rsidRPr="00000000" ns1:paraId="000002DA">
            <w:pPr>
              <w:jc w:val="left"/>
              <w:rPr/>
            </w:pPr>
            <w:r w:rsidDel="00000000" w:rsidR="00000000" w:rsidRPr="00000000">
              <w:rPr>
                <w:sz w:val="18"/>
                <w:szCs w:val="18"/>
                <w:rtl w:val="0"/>
              </w:rPr>
              <w:t xml:space="preserve">Boolean</w:t>
            </w:r>
            <w:r w:rsidDel="00000000" w:rsidR="00000000" w:rsidRPr="00000000">
              <w:rPr>
                <w:rtl w:val="0"/>
              </w:rPr>
            </w:r>
          </w:p>
        </w:tc>
        <w:tc>
          <w:tcPr/>
          <w:p w:rsidR="00000000" w:rsidDel="00000000" w:rsidP="00000000" w:rsidRDefault="00000000" w:rsidRPr="00000000" ns1:paraId="000002DB">
            <w:pPr>
              <w:jc w:val="left"/>
              <w:rPr/>
            </w:pPr>
            <w:r w:rsidDel="00000000" w:rsidR="00000000" w:rsidRPr="00000000">
              <w:rPr>
                <w:sz w:val="18"/>
                <w:szCs w:val="18"/>
                <w:rtl w:val="0"/>
              </w:rPr>
              <w:t xml:space="preserve">Default: false</w:t>
            </w:r>
            <w:r w:rsidDel="00000000" w:rsidR="00000000" w:rsidRPr="00000000">
              <w:rPr>
                <w:rtl w:val="0"/>
              </w:rPr>
            </w:r>
          </w:p>
        </w:tc>
        <w:tc>
          <w:tcPr/>
          <w:p w:rsidR="00000000" w:rsidDel="00000000" w:rsidP="00000000" w:rsidRDefault="00000000" w:rsidRPr="00000000" ns1:paraId="000002DC">
            <w:pPr>
              <w:jc w:val="left"/>
              <w:rPr/>
            </w:pPr>
            <w:r w:rsidDel="00000000" w:rsidR="00000000" w:rsidRPr="00000000">
              <w:rPr>
                <w:sz w:val="18"/>
                <w:szCs w:val="18"/>
                <w:rtl w:val="0"/>
              </w:rPr>
              <w:t xml:space="preserve">Tracks ballot submission to prevent double voting.</w:t>
            </w:r>
            <w:r w:rsidDel="00000000" w:rsidR="00000000" w:rsidRPr="00000000">
              <w:rPr>
                <w:rtl w:val="0"/>
              </w:rPr>
            </w:r>
          </w:p>
        </w:tc>
      </w:tr>
    </w:tbl>
    <w:p w:rsidR="00000000" w:rsidDel="00000000" w:rsidP="00000000" w:rsidRDefault="00000000" w:rsidRPr="00000000" ns1:paraId="000002DD">
      <w:pPr>
        <w:spacing w:after="120" w:lineRule="auto"/>
        <w:rPr/>
      </w:pPr>
      <w:r w:rsidDel="00000000" w:rsidR="00000000" w:rsidRPr="00000000">
        <w:rPr>
          <w:rtl w:val="0"/>
        </w:rPr>
      </w:r>
    </w:p>
    <w:p w:rsidR="00000000" w:rsidDel="00000000" w:rsidP="00000000" w:rsidRDefault="00000000" w:rsidRPr="00000000" ns1:paraId="000002D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FR1: Voter Registration: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Voters can register to participate in the election by providing personal information including full name, national ID number (12 digits), date of birth, address, and phone number (optional).</w:t>
      </w:r>
    </w:p>
    <w:p w:rsidR="00000000" w:rsidDel="00000000" w:rsidP="00000000" w:rsidRDefault="00000000" w:rsidRPr="00000000" ns1:paraId="000002D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FR2: Eligibility Verification: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automatically verifies that the voter's age is at least 18 at the time of registration and checks the uniqueness of the national ID number in the database to prevent duplicate registration.</w:t>
      </w:r>
    </w:p>
    <w:p w:rsidR="00000000" w:rsidDel="00000000" w:rsidP="00000000" w:rsidRDefault="00000000" w:rsidRPr="00000000" ns1:paraId="000002E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FR3: Eligibility Token Issuance: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successful registration, the system issues the voter a random, unique Eligibility Token used to authenticate them throughout the remainder of the election process.</w:t>
      </w:r>
    </w:p>
    <w:p w:rsidR="00000000" w:rsidDel="00000000" w:rsidP="00000000" w:rsidRDefault="00000000" w:rsidRPr="00000000" ns1:paraId="000002E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FR4: Cryptographic Parameter Setup: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administrator can generate shared homomorphic encryption parameters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crypto_params.bin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distribute them to all network nodes.</w:t>
      </w:r>
    </w:p>
    <w:p w:rsidR="00000000" w:rsidDel="00000000" w:rsidP="00000000" w:rsidRDefault="00000000" w:rsidRPr="00000000" ns1:paraId="000002E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FR5: Accumulated Multiparty Key Generation: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Voters can generate their own individual key pair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public_key.bin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secret_key.bin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contribute it to the election's joint public key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2E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FR6: Ballot Encryption and Voting: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Voters can select a candidate on the web interface; the client system automatically encrypts the ballot as a binary vector using the joint public key and sends the ciphertext to the server using the voter's Eligibility Token.</w:t>
      </w:r>
    </w:p>
    <w:p w:rsidR="00000000" w:rsidDel="00000000" w:rsidP="00000000" w:rsidRDefault="00000000" w:rsidRPr="00000000" ns1:paraId="000002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FR7: Automatic Homomorphic Tally: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server can automatically perform homomorphic accumulation over all received ciphertext files without decrypting any raw data.</w:t>
      </w:r>
    </w:p>
    <w:p w:rsidR="00000000" w:rsidDel="00000000" w:rsidP="00000000" w:rsidRDefault="00000000" w:rsidRPr="00000000" ns1:paraId="000002E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FR8: Threshold Decryption and Result Publication: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voting closes, all participating voters submit their partial decryption shares. The server aggregates the shares to decrypt the final result and displays it on a public results interface.</w:t>
      </w:r>
    </w:p>
    <w:p w:rsidR="00000000" w:rsidDel="00000000" w:rsidP="00000000" w:rsidRDefault="00000000" w:rsidRPr="00000000" ns1:paraId="000002E6">
      <w:pPr>
        <w:pStyle w:val="Heading4"/>
        <w:numPr>
          <w:ilvl w:val="2"/>
          <w:numId w:val="32"/>
        </w:numPr>
        <w:rPr/>
      </w:pPr>
      <w:r w:rsidDel="00000000" w:rsidR="00000000" w:rsidRPr="00000000">
        <w:rPr>
          <w:rtl w:val="0"/>
        </w:rPr>
        <w:t xml:space="preserve">3.1.2 Non-Functional Requirements</w:t>
      </w:r>
    </w:p>
    <w:p w:rsidR="00000000" w:rsidDel="00000000" w:rsidP="00000000" w:rsidRDefault="00000000" w:rsidRPr="00000000" ns1:paraId="000002E7">
      <w:pPr>
        <w:spacing w:after="120" w:line="276" w:lineRule="auto"/>
        <w:jc w:val="both"/>
        <w:rPr/>
      </w:pPr>
      <w:r w:rsidDel="00000000" w:rsidR="00000000" w:rsidRPr="00000000">
        <w:rPr>
          <w:rtl w:val="0"/>
        </w:rPr>
        <w:t xml:space="preserve">Non-functional requirements specify performance, security, and scalability metrics. The system must achieve a registration latency of under 2 seconds, support concurrent vote submissions, and ensure that network failures do not corrupt the database files on the server.</w:t>
      </w:r>
    </w:p>
    <w:p w:rsidR="00000000" w:rsidDel="00000000" w:rsidP="00000000" w:rsidRDefault="00000000" w:rsidRPr="00000000" ns1:paraId="000002E8">
      <w:pPr>
        <w:spacing w:after="120" w:line="276" w:lineRule="auto"/>
        <w:jc w:val="both"/>
        <w:rPr/>
      </w:pPr>
      <w:r w:rsidDel="00000000" w:rsidR="00000000" w:rsidRPr="00000000">
        <w:rPr>
          <w:rtl w:val="0"/>
        </w:rPr>
        <w:t xml:space="preserve">To ensure high accessibility, client-side encryption must execute in under 500ms on low-resource hardware, allowing voters to participate using standard desktop or laptop configurations.</w:t>
      </w:r>
    </w:p>
    <w:p w:rsidR="00000000" w:rsidDel="00000000" w:rsidP="00000000" w:rsidRDefault="00000000" w:rsidRPr="00000000" ns1:paraId="000002E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NFR1: Privacy: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content of an individual voter's ballot must not be revealed to anyone, including the system administrator or the tally server.</w:t>
      </w:r>
    </w:p>
    <w:p w:rsidR="00000000" w:rsidDel="00000000" w:rsidP="00000000" w:rsidRDefault="00000000" w:rsidRPr="00000000" ns1:paraId="000002E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NFR2: Integrity: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Once a ballot has been submitted, it cannot be modified, deleted, or replaced after being stored on the server.</w:t>
      </w:r>
    </w:p>
    <w:p w:rsidR="00000000" w:rsidDel="00000000" w:rsidP="00000000" w:rsidRDefault="00000000" w:rsidRPr="00000000" ns1:paraId="000002E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NFR3: Performance: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Ballot encryption and decryption-share generation on the client must occur quickly (under 1 second) so as not to degrade the user experience on ordinary devices.</w:t>
      </w:r>
    </w:p>
    <w:p w:rsidR="00000000" w:rsidDel="00000000" w:rsidP="00000000" w:rsidRDefault="00000000" w:rsidRPr="00000000" ns1:paraId="000002E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NFR4: Availability: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Web UI must remain continuously responsive, updating election status in real time so voters know when to participate in key generation, voting, and decryption.</w:t>
      </w:r>
    </w:p>
    <w:p w:rsidR="00000000" w:rsidDel="00000000" w:rsidP="00000000" w:rsidRDefault="00000000" w:rsidRPr="00000000" ns1:paraId="000002E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NFR5: Network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Secret key files must be protected absolutely on the voter's device and must never be transmitted over the Internet at any stage.</w:t>
      </w:r>
    </w:p>
    <w:p w:rsidR="00000000" w:rsidDel="00000000" w:rsidP="00000000" w:rsidRDefault="00000000" w:rsidRPr="00000000" ns1:paraId="000002E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NFR6: Interoperability: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 cryptographic layer must integrate seamlessly with the Node.js service layer via child-process execution.</w:t>
      </w:r>
    </w:p>
    <w:p w:rsidR="00000000" w:rsidDel="00000000" w:rsidP="00000000" w:rsidRDefault="00000000" w:rsidRPr="00000000" ns1:paraId="000002EF">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2F0">
      <w:pPr>
        <w:pStyle w:val="Heading3"/>
        <w:numPr>
          <w:ilvl w:val="1"/>
          <w:numId w:val="32"/>
        </w:numPr>
        <w:rPr/>
      </w:pPr>
      <w:r w:rsidDel="00000000" w:rsidR="00000000" w:rsidRPr="00000000">
        <w:rPr>
          <w:rtl w:val="0"/>
        </w:rPr>
        <w:t xml:space="preserve">3.2 Threat Model</w:t>
      </w:r>
    </w:p>
    <w:p w:rsidR="00000000" w:rsidDel="00000000" w:rsidP="00000000" w:rsidRDefault="00000000" w:rsidRPr="00000000" ns1:paraId="000002F1">
      <w:pPr>
        <w:spacing w:after="120" w:line="276" w:lineRule="auto"/>
        <w:jc w:val="both"/>
        <w:rPr/>
      </w:pPr>
      <w:r w:rsidDel="00000000" w:rsidR="00000000" w:rsidRPr="00000000">
        <w:rPr>
          <w:rtl w:val="0"/>
        </w:rPr>
        <w:t xml:space="preserve">The threat model defines the security boundaries of the system. We assume an honest-but-curious tally server that follows the protocol but attempts to learn individual voter choices from the database files. Additionally, we consider active network adversaries who intercept and attempt to alter transit files.</w:t>
      </w:r>
    </w:p>
    <w:p w:rsidR="00000000" w:rsidDel="00000000" w:rsidP="00000000" w:rsidRDefault="00000000" w:rsidRPr="00000000" ns1:paraId="000002F2">
      <w:pPr>
        <w:spacing w:after="120" w:lineRule="auto"/>
        <w:rPr/>
      </w:pPr>
      <w:r w:rsidDel="00000000" w:rsidR="00000000" w:rsidRPr="00000000">
        <w:rPr>
          <w:rtl w:val="0"/>
        </w:rPr>
        <w:t xml:space="preserve">Security analysis of the system is based on a realistic threat model that clearly identifies trust boundaries and potential attack vectors.</w:t>
      </w:r>
    </w:p>
    <w:p w:rsidR="00000000" w:rsidDel="00000000" w:rsidP="00000000" w:rsidRDefault="00000000" w:rsidRPr="00000000" ns1:paraId="000002F3">
      <w:pPr>
        <w:pStyle w:val="Heading4"/>
        <w:numPr>
          <w:ilvl w:val="2"/>
          <w:numId w:val="32"/>
        </w:numPr>
        <w:rPr/>
      </w:pPr>
      <w:r w:rsidDel="00000000" w:rsidR="00000000" w:rsidRPr="00000000">
        <w:rPr>
          <w:rtl w:val="0"/>
        </w:rPr>
        <w:t xml:space="preserve">3.2.1 Adversary Model</w:t>
      </w:r>
    </w:p>
    <w:p w:rsidR="00000000" w:rsidDel="00000000" w:rsidP="00000000" w:rsidRDefault="00000000" w:rsidRPr="00000000" ns1:paraId="000002F4">
      <w:pPr>
        <w:spacing w:after="120" w:line="276" w:lineRule="auto"/>
        <w:jc w:val="both"/>
        <w:rPr/>
      </w:pPr>
      <w:r w:rsidDel="00000000" w:rsidR="00000000" w:rsidRPr="00000000">
        <w:rPr>
          <w:rtl w:val="0"/>
        </w:rPr>
        <w:t xml:space="preserve">The adversary model assumes that the tally server is honest-but-curious. The server executes the homomorphic aggregation correctly but may analyze the database files or serialized ciphertexts to link selections to voter records. Eavesdroppers on the LAN are assumed to monitor all HTTP REST payloads.</w:t>
      </w:r>
    </w:p>
    <w:p w:rsidR="00000000" w:rsidDel="00000000" w:rsidP="00000000" w:rsidRDefault="00000000" w:rsidRPr="00000000" ns1:paraId="000002F5">
      <w:pPr>
        <w:spacing w:after="120" w:line="276" w:lineRule="auto"/>
        <w:jc w:val="both"/>
        <w:rPr/>
      </w:pPr>
      <w:r w:rsidDel="00000000" w:rsidR="00000000" w:rsidRPr="00000000">
        <w:rPr>
          <w:rtl w:val="0"/>
        </w:rPr>
        <w:t xml:space="preserve">We also assume that malicious voters may attempt to submit duplicate ballots or register multiple times using forged identifiers. The system must enforce uniqueness checks on both registration and voting routes.</w:t>
      </w:r>
    </w:p>
    <w:p w:rsidR="00000000" w:rsidDel="00000000" w:rsidP="00000000" w:rsidRDefault="00000000" w:rsidRPr="00000000" ns1:paraId="000002F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Semi-honest (Honest-but-curious) Tally 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the thesis's primary threat model. The tally server is the central entity running the Node.js source code and the C++ tallying binaries. We assume the server correctly follows the protocol: it receives ballots on time, correctly executes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EvalAdd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homomorphic addition algorithm, and properly coordinates threshold decryption. However, it actively collects all submitted ballot ciphertexts and attempts to analyze the mathematical parameters within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files to infer which candidate a voter chose.</w:t>
      </w:r>
    </w:p>
    <w:p w:rsidR="00000000" w:rsidDel="00000000" w:rsidP="00000000" w:rsidRDefault="00000000" w:rsidRPr="00000000" ns1:paraId="000002F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Passive Eavesdropper: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attacker eavesdropping on the network path between a voter's client and the server. The attacker may capture HTTP packets containing voter registration information, public keys, or submitted binary ciphertext files.</w:t>
      </w:r>
    </w:p>
    <w:p w:rsidR="00000000" w:rsidDel="00000000" w:rsidP="00000000" w:rsidRDefault="00000000" w:rsidRPr="00000000" ns1:paraId="000002F8">
      <w:pPr>
        <w:pStyle w:val="Heading4"/>
        <w:numPr>
          <w:ilvl w:val="2"/>
          <w:numId w:val="32"/>
        </w:numPr>
        <w:rPr/>
      </w:pPr>
      <w:r w:rsidDel="00000000" w:rsidR="00000000" w:rsidRPr="00000000">
        <w:rPr>
          <w:rtl w:val="0"/>
        </w:rPr>
        <w:t xml:space="preserve">3.2.2 Assets to Protect</w:t>
      </w:r>
    </w:p>
    <w:p w:rsidR="00000000" w:rsidDel="00000000" w:rsidP="00000000" w:rsidRDefault="00000000" w:rsidRPr="00000000" ns1:paraId="000002F9">
      <w:pPr>
        <w:spacing w:after="120" w:line="276" w:lineRule="auto"/>
        <w:jc w:val="both"/>
        <w:rPr/>
      </w:pPr>
      <w:r w:rsidDel="00000000" w:rsidR="00000000" w:rsidRPr="00000000">
        <w:rPr>
          <w:rtl w:val="0"/>
        </w:rPr>
        <w:t xml:space="preserve">The primary assets requiring protection are the voter's identity records, the private key files stored on the client, and the individual ballot selections. The system must ensure that these assets remain secure even if the network is monitored and database files are copied.</w:t>
      </w:r>
    </w:p>
    <w:p w:rsidR="00000000" w:rsidDel="00000000" w:rsidP="00000000" w:rsidRDefault="00000000" w:rsidRPr="00000000" ns1:paraId="000002FA">
      <w:pPr>
        <w:spacing w:after="120" w:line="276" w:lineRule="auto"/>
        <w:jc w:val="both"/>
        <w:rPr/>
      </w:pPr>
      <w:r w:rsidDel="00000000" w:rsidR="00000000" w:rsidRPr="00000000">
        <w:rPr>
          <w:rtl w:val="0"/>
        </w:rPr>
        <w:t xml:space="preserve">The voter's private key (secret_key.bin) is the most critical asset. It must be kept locally on the voter's machine, preventing the tally server or network attackers from obtaining decryption capabilities.</w:t>
      </w:r>
    </w:p>
    <w:p w:rsidR="00000000" w:rsidDel="00000000" w:rsidP="00000000" w:rsidRDefault="00000000" w:rsidRPr="00000000" ns1:paraId="000002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Raw ballot content: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is the most important asset. The link between a voter's identity (name, national ID) and their specific candidate choice within the ballot must be protected absolutely.</w:t>
      </w:r>
    </w:p>
    <w:p w:rsidR="00000000" w:rsidDel="00000000" w:rsidP="00000000" w:rsidRDefault="00000000" w:rsidRPr="00000000" ns1:paraId="000002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Individual secret key (`secret_key.bin`):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an attacker or the server obtains a voter's secret key, they could decrypt part of the data or forge that voter's decryption share.</w:t>
      </w:r>
    </w:p>
    <w:p w:rsidR="00000000" w:rsidDel="00000000" w:rsidP="00000000" w:rsidRDefault="00000000" w:rsidRPr="00000000" ns1:paraId="000002FD">
      <w:pPr>
        <w:pStyle w:val="Heading4"/>
        <w:numPr>
          <w:ilvl w:val="2"/>
          <w:numId w:val="32"/>
        </w:numPr>
        <w:rPr/>
      </w:pPr>
      <w:r w:rsidDel="00000000" w:rsidR="00000000" w:rsidRPr="00000000">
        <w:rPr>
          <w:rtl w:val="0"/>
        </w:rPr>
        <w:t xml:space="preserve">3.2.3 Attack Vectors and Defense Mechanisms</w:t>
      </w:r>
    </w:p>
    <w:p w:rsidR="00000000" w:rsidDel="00000000" w:rsidP="00000000" w:rsidRDefault="00000000" w:rsidRPr="00000000" ns1:paraId="000002FE">
      <w:pPr>
        <w:spacing w:after="120" w:line="276" w:lineRule="auto"/>
        <w:jc w:val="both"/>
        <w:rPr/>
      </w:pPr>
      <w:r w:rsidDel="00000000" w:rsidR="00000000" w:rsidRPr="00000000">
        <w:rPr>
          <w:rtl w:val="0"/>
        </w:rPr>
        <w:t xml:space="preserve">To mitigate attacks such as duplicate voting and ciphertext tampering, the system implements validation rules and cryptographic checks. The security controls and threat mitigations are summarized in Table 3.7.</w:t>
      </w:r>
    </w:p>
    <w:p w:rsidR="00000000" w:rsidDel="00000000" w:rsidP="00000000" w:rsidRDefault="00000000" w:rsidRPr="00000000" ns1:paraId="000002FF">
      <w:pPr>
        <w:spacing w:after="120" w:line="276" w:lineRule="auto"/>
        <w:jc w:val="both"/>
        <w:rPr/>
      </w:pPr>
      <w:r w:rsidDel="00000000" w:rsidR="00000000" w:rsidRPr="00000000">
        <w:rPr>
          <w:rtl w:val="0"/>
        </w:rPr>
        <w:t xml:space="preserve">Network transmission attacks are prevented by using HTTPS channels, while double-voting attempts are blocked by updating the voter state database (voters.json) immediately upon ballot submission.</w:t>
      </w:r>
    </w:p>
    <w:p w:rsidR="00000000" w:rsidDel="00000000" w:rsidP="00000000" w:rsidRDefault="00000000" w:rsidRPr="00000000" ns1:paraId="00000300">
      <w:pPr>
        <w:jc w:val="center"/>
        <w:rPr/>
      </w:pPr>
      <w:r w:rsidDel="00000000" w:rsidR="00000000" w:rsidRPr="00000000">
        <w:rPr>
          <w:rtl w:val="0"/>
        </w:rPr>
        <w:t xml:space="preserve">Table 3.4: Security Controls and Threat Mitigations</w:t>
      </w:r>
    </w:p>
    <w:tbl>
      <w:tblPr>
        <w:tblStyle w:val="Table8"/>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301">
            <w:pPr>
              <w:jc w:val="center"/>
              <w:rPr/>
            </w:pPr>
            <w:r w:rsidDel="00000000" w:rsidR="00000000" w:rsidRPr="00000000">
              <w:rPr>
                <w:b w:val="1"/>
                <w:bCs w:val="1"/>
                <w:sz w:val="20"/>
                <w:szCs w:val="20"/>
                <w:rtl w:val="0"/>
              </w:rPr>
              <w:t xml:space="preserve">Threat Vector</w:t>
            </w:r>
            <w:r w:rsidDel="00000000" w:rsidR="00000000" w:rsidRPr="00000000">
              <w:rPr>
                <w:rtl w:val="0"/>
              </w:rPr>
            </w:r>
          </w:p>
        </w:tc>
        <w:tc>
          <w:tcPr/>
          <w:p w:rsidR="00000000" w:rsidDel="00000000" w:rsidP="00000000" w:rsidRDefault="00000000" w:rsidRPr="00000000" ns1:paraId="00000302">
            <w:pPr>
              <w:jc w:val="center"/>
              <w:rPr/>
            </w:pPr>
            <w:r w:rsidDel="00000000" w:rsidR="00000000" w:rsidRPr="00000000">
              <w:rPr>
                <w:b w:val="1"/>
                <w:bCs w:val="1"/>
                <w:sz w:val="20"/>
                <w:szCs w:val="20"/>
                <w:rtl w:val="0"/>
              </w:rPr>
              <w:t xml:space="preserve">Impact</w:t>
            </w:r>
            <w:r w:rsidDel="00000000" w:rsidR="00000000" w:rsidRPr="00000000">
              <w:rPr>
                <w:rtl w:val="0"/>
              </w:rPr>
            </w:r>
          </w:p>
        </w:tc>
        <w:tc>
          <w:tcPr/>
          <w:p w:rsidR="00000000" w:rsidDel="00000000" w:rsidP="00000000" w:rsidRDefault="00000000" w:rsidRPr="00000000" ns1:paraId="00000303">
            <w:pPr>
              <w:jc w:val="center"/>
              <w:rPr/>
            </w:pPr>
            <w:r w:rsidDel="00000000" w:rsidR="00000000" w:rsidRPr="00000000">
              <w:rPr>
                <w:b w:val="1"/>
                <w:bCs w:val="1"/>
                <w:sz w:val="20"/>
                <w:szCs w:val="20"/>
                <w:rtl w:val="0"/>
              </w:rPr>
              <w:t xml:space="preserve">Security Control</w:t>
            </w:r>
            <w:r w:rsidDel="00000000" w:rsidR="00000000" w:rsidRPr="00000000">
              <w:rPr>
                <w:rtl w:val="0"/>
              </w:rPr>
            </w:r>
          </w:p>
        </w:tc>
        <w:tc>
          <w:tcPr/>
          <w:p w:rsidR="00000000" w:rsidDel="00000000" w:rsidP="00000000" w:rsidRDefault="00000000" w:rsidRPr="00000000" ns1:paraId="00000304">
            <w:pPr>
              <w:jc w:val="center"/>
              <w:rPr/>
            </w:pPr>
            <w:r w:rsidDel="00000000" w:rsidR="00000000" w:rsidRPr="00000000">
              <w:rPr>
                <w:b w:val="1"/>
                <w:bCs w:val="1"/>
                <w:sz w:val="20"/>
                <w:szCs w:val="20"/>
                <w:rtl w:val="0"/>
              </w:rPr>
              <w:t xml:space="preserve">Residual Risk</w:t>
            </w:r>
            <w:r w:rsidDel="00000000" w:rsidR="00000000" w:rsidRPr="00000000">
              <w:rPr>
                <w:rtl w:val="0"/>
              </w:rPr>
            </w:r>
          </w:p>
        </w:tc>
      </w:tr>
      <w:tr>
        <w:trPr>
          <w:cantSplit w:val="0"/>
          <w:tblHeader w:val="0"/>
        </w:trPr>
        <w:tc>
          <w:tcPr/>
          <w:p w:rsidR="00000000" w:rsidDel="00000000" w:rsidP="00000000" w:rsidRDefault="00000000" w:rsidRPr="00000000" ns1:paraId="00000305">
            <w:pPr>
              <w:jc w:val="left"/>
              <w:rPr/>
            </w:pPr>
            <w:r w:rsidDel="00000000" w:rsidR="00000000" w:rsidRPr="00000000">
              <w:rPr>
                <w:sz w:val="18"/>
                <w:szCs w:val="18"/>
                <w:rtl w:val="0"/>
              </w:rPr>
              <w:t xml:space="preserve">Server Compromise</w:t>
            </w:r>
            <w:r w:rsidDel="00000000" w:rsidR="00000000" w:rsidRPr="00000000">
              <w:rPr>
                <w:rtl w:val="0"/>
              </w:rPr>
            </w:r>
          </w:p>
        </w:tc>
        <w:tc>
          <w:tcPr/>
          <w:p w:rsidR="00000000" w:rsidDel="00000000" w:rsidP="00000000" w:rsidRDefault="00000000" w:rsidRPr="00000000" ns1:paraId="00000306">
            <w:pPr>
              <w:jc w:val="left"/>
              <w:rPr/>
            </w:pPr>
            <w:r w:rsidDel="00000000" w:rsidR="00000000" w:rsidRPr="00000000">
              <w:rPr>
                <w:sz w:val="18"/>
                <w:szCs w:val="18"/>
                <w:rtl w:val="0"/>
              </w:rPr>
              <w:t xml:space="preserve">Ballot leakage</w:t>
            </w:r>
            <w:r w:rsidDel="00000000" w:rsidR="00000000" w:rsidRPr="00000000">
              <w:rPr>
                <w:rtl w:val="0"/>
              </w:rPr>
            </w:r>
          </w:p>
        </w:tc>
        <w:tc>
          <w:tcPr/>
          <w:p w:rsidR="00000000" w:rsidDel="00000000" w:rsidP="00000000" w:rsidRDefault="00000000" w:rsidRPr="00000000" ns1:paraId="00000307">
            <w:pPr>
              <w:jc w:val="left"/>
              <w:rPr/>
            </w:pPr>
            <w:r w:rsidDel="00000000" w:rsidR="00000000" w:rsidRPr="00000000">
              <w:rPr>
                <w:sz w:val="18"/>
                <w:szCs w:val="18"/>
                <w:rtl w:val="0"/>
              </w:rPr>
              <w:t xml:space="preserve">Client-side encryption (secret keys kept local)</w:t>
            </w:r>
            <w:r w:rsidDel="00000000" w:rsidR="00000000" w:rsidRPr="00000000">
              <w:rPr>
                <w:rtl w:val="0"/>
              </w:rPr>
            </w:r>
          </w:p>
        </w:tc>
        <w:tc>
          <w:tcPr/>
          <w:p w:rsidR="00000000" w:rsidDel="00000000" w:rsidP="00000000" w:rsidRDefault="00000000" w:rsidRPr="00000000" ns1:paraId="00000308">
            <w:pPr>
              <w:jc w:val="left"/>
              <w:rPr/>
            </w:pPr>
            <w:r w:rsidDel="00000000" w:rsidR="00000000" w:rsidRPr="00000000">
              <w:rPr>
                <w:sz w:val="18"/>
                <w:szCs w:val="18"/>
                <w:rtl w:val="0"/>
              </w:rPr>
              <w:t xml:space="preserve">Client device compromise</w:t>
            </w:r>
            <w:r w:rsidDel="00000000" w:rsidR="00000000" w:rsidRPr="00000000">
              <w:rPr>
                <w:rtl w:val="0"/>
              </w:rPr>
            </w:r>
          </w:p>
        </w:tc>
      </w:tr>
      <w:tr>
        <w:trPr>
          <w:cantSplit w:val="0"/>
          <w:tblHeader w:val="0"/>
        </w:trPr>
        <w:tc>
          <w:tcPr/>
          <w:p w:rsidR="00000000" w:rsidDel="00000000" w:rsidP="00000000" w:rsidRDefault="00000000" w:rsidRPr="00000000" ns1:paraId="00000309">
            <w:pPr>
              <w:jc w:val="left"/>
              <w:rPr/>
            </w:pPr>
            <w:r w:rsidDel="00000000" w:rsidR="00000000" w:rsidRPr="00000000">
              <w:rPr>
                <w:sz w:val="18"/>
                <w:szCs w:val="18"/>
                <w:rtl w:val="0"/>
              </w:rPr>
              <w:t xml:space="preserve">Double Voting</w:t>
            </w:r>
            <w:r w:rsidDel="00000000" w:rsidR="00000000" w:rsidRPr="00000000">
              <w:rPr>
                <w:rtl w:val="0"/>
              </w:rPr>
            </w:r>
          </w:p>
        </w:tc>
        <w:tc>
          <w:tcPr/>
          <w:p w:rsidR="00000000" w:rsidDel="00000000" w:rsidP="00000000" w:rsidRDefault="00000000" w:rsidRPr="00000000" ns1:paraId="0000030A">
            <w:pPr>
              <w:jc w:val="left"/>
              <w:rPr/>
            </w:pPr>
            <w:r w:rsidDel="00000000" w:rsidR="00000000" w:rsidRPr="00000000">
              <w:rPr>
                <w:sz w:val="18"/>
                <w:szCs w:val="18"/>
                <w:rtl w:val="0"/>
              </w:rPr>
              <w:t xml:space="preserve">Tally corruption</w:t>
            </w:r>
            <w:r w:rsidDel="00000000" w:rsidR="00000000" w:rsidRPr="00000000">
              <w:rPr>
                <w:rtl w:val="0"/>
              </w:rPr>
            </w:r>
          </w:p>
        </w:tc>
        <w:tc>
          <w:tcPr/>
          <w:p w:rsidR="00000000" w:rsidDel="00000000" w:rsidP="00000000" w:rsidRDefault="00000000" w:rsidRPr="00000000" ns1:paraId="0000030B">
            <w:pPr>
              <w:jc w:val="left"/>
              <w:rPr/>
            </w:pPr>
            <w:r w:rsidDel="00000000" w:rsidR="00000000" w:rsidRPr="00000000">
              <w:rPr>
                <w:sz w:val="18"/>
                <w:szCs w:val="18"/>
                <w:rtl w:val="0"/>
              </w:rPr>
              <w:t xml:space="preserve">Eligibility token check and voters.json tracking</w:t>
            </w:r>
            <w:r w:rsidDel="00000000" w:rsidR="00000000" w:rsidRPr="00000000">
              <w:rPr>
                <w:rtl w:val="0"/>
              </w:rPr>
            </w:r>
          </w:p>
        </w:tc>
        <w:tc>
          <w:tcPr/>
          <w:p w:rsidR="00000000" w:rsidDel="00000000" w:rsidP="00000000" w:rsidRDefault="00000000" w:rsidRPr="00000000" ns1:paraId="0000030C">
            <w:pPr>
              <w:jc w:val="left"/>
              <w:rPr/>
            </w:pPr>
            <w:r w:rsidDel="00000000" w:rsidR="00000000" w:rsidRPr="00000000">
              <w:rPr>
                <w:sz w:val="18"/>
                <w:szCs w:val="18"/>
                <w:rtl w:val="0"/>
              </w:rPr>
              <w:t xml:space="preserve">Token theft</w:t>
            </w:r>
            <w:r w:rsidDel="00000000" w:rsidR="00000000" w:rsidRPr="00000000">
              <w:rPr>
                <w:rtl w:val="0"/>
              </w:rPr>
            </w:r>
          </w:p>
        </w:tc>
      </w:tr>
      <w:tr>
        <w:trPr>
          <w:cantSplit w:val="0"/>
          <w:tblHeader w:val="0"/>
        </w:trPr>
        <w:tc>
          <w:tcPr/>
          <w:p w:rsidR="00000000" w:rsidDel="00000000" w:rsidP="00000000" w:rsidRDefault="00000000" w:rsidRPr="00000000" ns1:paraId="0000030D">
            <w:pPr>
              <w:jc w:val="left"/>
              <w:rPr/>
            </w:pPr>
            <w:r w:rsidDel="00000000" w:rsidR="00000000" w:rsidRPr="00000000">
              <w:rPr>
                <w:sz w:val="18"/>
                <w:szCs w:val="18"/>
                <w:rtl w:val="0"/>
              </w:rPr>
              <w:t xml:space="preserve">Network Eavesdropping</w:t>
            </w:r>
            <w:r w:rsidDel="00000000" w:rsidR="00000000" w:rsidRPr="00000000">
              <w:rPr>
                <w:rtl w:val="0"/>
              </w:rPr>
            </w:r>
          </w:p>
        </w:tc>
        <w:tc>
          <w:tcPr/>
          <w:p w:rsidR="00000000" w:rsidDel="00000000" w:rsidP="00000000" w:rsidRDefault="00000000" w:rsidRPr="00000000" ns1:paraId="0000030E">
            <w:pPr>
              <w:jc w:val="left"/>
              <w:rPr/>
            </w:pPr>
            <w:r w:rsidDel="00000000" w:rsidR="00000000" w:rsidRPr="00000000">
              <w:rPr>
                <w:sz w:val="18"/>
                <w:szCs w:val="18"/>
                <w:rtl w:val="0"/>
              </w:rPr>
              <w:t xml:space="preserve">Ballot leakage</w:t>
            </w:r>
            <w:r w:rsidDel="00000000" w:rsidR="00000000" w:rsidRPr="00000000">
              <w:rPr>
                <w:rtl w:val="0"/>
              </w:rPr>
            </w:r>
          </w:p>
        </w:tc>
        <w:tc>
          <w:tcPr/>
          <w:p w:rsidR="00000000" w:rsidDel="00000000" w:rsidP="00000000" w:rsidRDefault="00000000" w:rsidRPr="00000000" ns1:paraId="0000030F">
            <w:pPr>
              <w:jc w:val="left"/>
              <w:rPr/>
            </w:pPr>
            <w:r w:rsidDel="00000000" w:rsidR="00000000" w:rsidRPr="00000000">
              <w:rPr>
                <w:sz w:val="18"/>
                <w:szCs w:val="18"/>
                <w:rtl w:val="0"/>
              </w:rPr>
              <w:t xml:space="preserve">BFV-RNS IND-CPA secure encryption</w:t>
            </w:r>
            <w:r w:rsidDel="00000000" w:rsidR="00000000" w:rsidRPr="00000000">
              <w:rPr>
                <w:rtl w:val="0"/>
              </w:rPr>
            </w:r>
          </w:p>
        </w:tc>
        <w:tc>
          <w:tcPr/>
          <w:p w:rsidR="00000000" w:rsidDel="00000000" w:rsidP="00000000" w:rsidRDefault="00000000" w:rsidRPr="00000000" ns1:paraId="00000310">
            <w:pPr>
              <w:jc w:val="left"/>
              <w:rPr/>
            </w:pPr>
            <w:r w:rsidDel="00000000" w:rsidR="00000000" w:rsidRPr="00000000">
              <w:rPr>
                <w:sz w:val="18"/>
                <w:szCs w:val="18"/>
                <w:rtl w:val="0"/>
              </w:rPr>
              <w:t xml:space="preserve">Metadata analysis</w:t>
            </w:r>
            <w:r w:rsidDel="00000000" w:rsidR="00000000" w:rsidRPr="00000000">
              <w:rPr>
                <w:rtl w:val="0"/>
              </w:rPr>
            </w:r>
          </w:p>
        </w:tc>
      </w:tr>
      <w:tr>
        <w:trPr>
          <w:cantSplit w:val="0"/>
          <w:tblHeader w:val="0"/>
        </w:trPr>
        <w:tc>
          <w:tcPr/>
          <w:p w:rsidR="00000000" w:rsidDel="00000000" w:rsidP="00000000" w:rsidRDefault="00000000" w:rsidRPr="00000000" ns1:paraId="00000311">
            <w:pPr>
              <w:jc w:val="left"/>
              <w:rPr/>
            </w:pPr>
            <w:r w:rsidDel="00000000" w:rsidR="00000000" w:rsidRPr="00000000">
              <w:rPr>
                <w:sz w:val="18"/>
                <w:szCs w:val="18"/>
                <w:rtl w:val="0"/>
              </w:rPr>
              <w:t xml:space="preserve">Key Corruption</w:t>
            </w:r>
            <w:r w:rsidDel="00000000" w:rsidR="00000000" w:rsidRPr="00000000">
              <w:rPr>
                <w:rtl w:val="0"/>
              </w:rPr>
            </w:r>
          </w:p>
        </w:tc>
        <w:tc>
          <w:tcPr/>
          <w:p w:rsidR="00000000" w:rsidDel="00000000" w:rsidP="00000000" w:rsidRDefault="00000000" w:rsidRPr="00000000" ns1:paraId="00000312">
            <w:pPr>
              <w:jc w:val="left"/>
              <w:rPr/>
            </w:pPr>
            <w:r w:rsidDel="00000000" w:rsidR="00000000" w:rsidRPr="00000000">
              <w:rPr>
                <w:sz w:val="18"/>
                <w:szCs w:val="18"/>
                <w:rtl w:val="0"/>
              </w:rPr>
              <w:t xml:space="preserve">Tally corruption</w:t>
            </w:r>
            <w:r w:rsidDel="00000000" w:rsidR="00000000" w:rsidRPr="00000000">
              <w:rPr>
                <w:rtl w:val="0"/>
              </w:rPr>
            </w:r>
          </w:p>
        </w:tc>
        <w:tc>
          <w:tcPr/>
          <w:p w:rsidR="00000000" w:rsidDel="00000000" w:rsidP="00000000" w:rsidRDefault="00000000" w:rsidRPr="00000000" ns1:paraId="00000313">
            <w:pPr>
              <w:jc w:val="left"/>
              <w:rPr/>
            </w:pPr>
            <w:r w:rsidDel="00000000" w:rsidR="00000000" w:rsidRPr="00000000">
              <w:rPr>
                <w:sz w:val="18"/>
                <w:szCs w:val="18"/>
                <w:rtl w:val="0"/>
              </w:rPr>
              <w:t xml:space="preserve">Sequential lock mutex for PK uploads</w:t>
            </w:r>
            <w:r w:rsidDel="00000000" w:rsidR="00000000" w:rsidRPr="00000000">
              <w:rPr>
                <w:rtl w:val="0"/>
              </w:rPr>
            </w:r>
          </w:p>
        </w:tc>
        <w:tc>
          <w:tcPr/>
          <w:p w:rsidR="00000000" w:rsidDel="00000000" w:rsidP="00000000" w:rsidRDefault="00000000" w:rsidRPr="00000000" ns1:paraId="00000314">
            <w:pPr>
              <w:jc w:val="left"/>
              <w:rPr/>
            </w:pPr>
            <w:r w:rsidDel="00000000" w:rsidR="00000000" w:rsidRPr="00000000">
              <w:rPr>
                <w:sz w:val="18"/>
                <w:szCs w:val="18"/>
                <w:rtl w:val="0"/>
              </w:rPr>
              <w:t xml:space="preserve">Network downtime</w:t>
            </w:r>
            <w:r w:rsidDel="00000000" w:rsidR="00000000" w:rsidRPr="00000000">
              <w:rPr>
                <w:rtl w:val="0"/>
              </w:rPr>
            </w:r>
          </w:p>
        </w:tc>
      </w:tr>
      <w:tr>
        <w:trPr>
          <w:cantSplit w:val="0"/>
          <w:tblHeader w:val="0"/>
        </w:trPr>
        <w:tc>
          <w:tcPr/>
          <w:p w:rsidR="00000000" w:rsidDel="00000000" w:rsidP="00000000" w:rsidRDefault="00000000" w:rsidRPr="00000000" ns1:paraId="00000315">
            <w:pPr>
              <w:rPr/>
            </w:pPr>
            <w:r w:rsidDel="00000000" w:rsidR="00000000" w:rsidRPr="00000000">
              <w:rPr>
                <w:rtl w:val="0"/>
              </w:rPr>
              <w:t xml:space="preserve">Ballot Stuffing (Out-of-range)</w:t>
            </w:r>
          </w:p>
        </w:tc>
        <w:tc>
          <w:tcPr/>
          <w:p w:rsidR="00000000" w:rsidDel="00000000" w:rsidP="00000000" w:rsidRDefault="00000000" w:rsidRPr="00000000" ns1:paraId="00000316">
            <w:pPr>
              <w:rPr/>
            </w:pPr>
            <w:r w:rsidDel="00000000" w:rsidR="00000000" w:rsidRPr="00000000">
              <w:rPr>
                <w:rtl w:val="0"/>
              </w:rPr>
              <w:t xml:space="preserve">Tally manipulation (encrypting arbitrary integers)</w:t>
            </w:r>
          </w:p>
        </w:tc>
        <w:tc>
          <w:tcPr/>
          <w:p w:rsidR="00000000" w:rsidDel="00000000" w:rsidP="00000000" w:rsidRDefault="00000000" w:rsidRPr="00000000" ns1:paraId="00000317">
            <w:pPr>
              <w:rPr/>
            </w:pPr>
            <w:r w:rsidDel="00000000" w:rsidR="00000000" w:rsidRPr="00000000">
              <w:rPr>
                <w:rtl w:val="0"/>
              </w:rPr>
              <w:t xml:space="preserve">Anonymous cryptographic commitments and post-hoc reveal verification</w:t>
            </w:r>
          </w:p>
        </w:tc>
        <w:tc>
          <w:tcPr/>
          <w:p w:rsidR="00000000" w:rsidDel="00000000" w:rsidP="00000000" w:rsidRDefault="00000000" w:rsidRPr="00000000" ns1:paraId="00000318">
            <w:pPr>
              <w:rPr/>
            </w:pPr>
            <w:r w:rsidDel="00000000" w:rsidR="00000000" w:rsidRPr="00000000">
              <w:rPr>
                <w:rtl w:val="0"/>
              </w:rPr>
              <w:t xml:space="preserve">Voter withholding reveal (incomplete audit)</w:t>
            </w:r>
          </w:p>
        </w:tc>
      </w:tr>
    </w:tbl>
    <w:p w:rsidR="00000000" w:rsidDel="00000000" w:rsidP="00000000" w:rsidRDefault="00000000" w:rsidRPr="00000000" ns1:paraId="00000319">
      <w:pPr>
        <w:spacing w:after="120" w:lineRule="auto"/>
        <w:rPr/>
      </w:pPr>
      <w:r w:rsidDel="00000000" w:rsidR="00000000" w:rsidRPr="00000000">
        <w:rPr>
          <w:rtl w:val="0"/>
        </w:rPr>
      </w:r>
    </w:p>
    <w:p w:rsidR="00000000" w:rsidDel="00000000" w:rsidP="00000000" w:rsidRDefault="00000000" w:rsidRPr="00000000" ns1: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Eavesdropping: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attacker intercepts ciphertext files sent from client to server.</w:t>
      </w:r>
    </w:p>
    <w:p w:rsidR="00000000" w:rsidDel="00000000" w:rsidP="00000000" w:rsidRDefault="00000000" w:rsidRPr="00000000" ns1:paraId="000003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Defense: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ciphertext is generated by BFV-RNS encryption, which achieves IND-CPA security; mathematically it is equivalent to a sequence of uniformly random coefficients, and an eavesdropper cannot decrypt it without the joint secret key.</w:t>
      </w:r>
    </w:p>
    <w:p w:rsidR="00000000" w:rsidDel="00000000" w:rsidP="00000000" w:rsidRDefault="00000000" w:rsidRPr="00000000" ns1:paraId="000003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 Compromise: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attacker gains control of the entire server file system.</w:t>
      </w:r>
    </w:p>
    <w:p w:rsidR="00000000" w:rsidDel="00000000" w:rsidP="00000000" w:rsidRDefault="00000000" w:rsidRPr="00000000" ns1:paraId="000003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Defense: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server only stores individual ciphertext files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enc_vote_*.bin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joint public key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later the aggregate ciphertext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server holds no individual secret keys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secret_key.bin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exists only on each voter's machine), so an attacker cannot decrypt raw ballots on the server.</w:t>
      </w:r>
    </w:p>
    <w:p w:rsidR="00000000" w:rsidDel="00000000" w:rsidP="00000000" w:rsidRDefault="00000000" w:rsidRPr="00000000" ns1:paraId="000003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Replay Attack / Duplicate Voting: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voter attempts to submit a ballot ciphertext multiple times, or to impersonate another voter to cast a vote.</w:t>
      </w:r>
    </w:p>
    <w:p w:rsidR="00000000" w:rsidDel="00000000" w:rsidP="00000000" w:rsidRDefault="00000000" w:rsidRPr="00000000" ns1:paraId="000003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Defense: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controls voting rights via a unique Eligibility Token. Each token can only be used to vote once; the server tracks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has_voted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 in the voter database to reject duplicate voting requests.</w:t>
      </w:r>
    </w:p>
    <w:p w:rsidR="00000000" w:rsidDel="00000000" w:rsidP="00000000" w:rsidRDefault="00000000" w:rsidRPr="00000000" ns1:paraId="000003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Collusion to decrypt an individual ballot: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group of voters colludes with the server to decrypt a specific voter A's individual ballot.</w:t>
      </w:r>
    </w:p>
    <w:p w:rsidR="00000000" w:rsidDel="00000000" w:rsidP="00000000" w:rsidRDefault="00000000" w:rsidRPr="00000000" ns1:paraId="000003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Defense: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applies an n-out-of-n decryption threshold. To decrypt any data (whether the tally result or an individual ballot), decryption shares from all n voters are required. As long as voter A refuses to generate a decryption share for their individual ballot, no one can decrypt it.</w:t>
      </w:r>
    </w:p>
    <w:p w:rsidR="00000000" w:rsidDel="00000000" w:rsidP="00000000" w:rsidRDefault="00000000" w:rsidRPr="00000000" ns1:paraId="00000322">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323">
      <w:pPr>
        <w:pStyle w:val="Heading3"/>
        <w:numPr>
          <w:ilvl w:val="1"/>
          <w:numId w:val="32"/>
        </w:numPr>
        <w:rPr/>
      </w:pPr>
      <w:r w:rsidDel="00000000" w:rsidR="00000000" w:rsidRPr="00000000">
        <w:rPr>
          <w:rtl w:val="0"/>
        </w:rPr>
        <w:t xml:space="preserve">3.3 Overall Architecture</w:t>
      </w:r>
    </w:p>
    <w:p w:rsidR="00000000" w:rsidDel="00000000" w:rsidP="00000000" w:rsidRDefault="00000000" w:rsidRPr="00000000" ns1:paraId="00000324">
      <w:pPr>
        <w:spacing w:after="120" w:line="276" w:lineRule="auto"/>
        <w:jc w:val="both"/>
        <w:rPr/>
      </w:pPr>
      <w:r w:rsidDel="00000000" w:rsidR="00000000" w:rsidRPr="00000000">
        <w:rPr>
          <w:rtl w:val="0"/>
        </w:rPr>
        <w:t xml:space="preserve">The system is organized into a four-tier architecture, separating Web UI presentation, Node.js coordination, C++ cryptographic execution, and network transmission. Figure 3.1 displays the architecture diagram, mapping the communication boundaries. Table 3.1 details the responsibilities and tech stack of each layer.</w:t>
      </w:r>
    </w:p>
    <w:p w:rsidR="00000000" w:rsidDel="00000000" w:rsidP="00000000" w:rsidRDefault="00000000" w:rsidRPr="00000000" ns1:paraId="00000325">
      <w:pPr>
        <w:spacing w:after="120" w:line="276" w:lineRule="auto"/>
        <w:jc w:val="both"/>
        <w:rPr/>
      </w:pPr>
      <w:r w:rsidDel="00000000" w:rsidR="00000000" w:rsidRPr="00000000">
        <w:rPr>
          <w:rtl w:val="0"/>
        </w:rPr>
        <w:t xml:space="preserve">To coordinate C++ cryptographic execution, the Node.js layers use file-based IPC to exchange serialized OpenFHE objects. Figure 3.2 diagrams the IPC data flow, showing how input and output files are managed. Figure 3.3 details the REST API endpoints and routing layout. The UML package dependencies and component interactions are mapped in Figures 3.16 and 3.17.</w:t>
      </w:r>
    </w:p>
    <w:p w:rsidR="00000000" w:rsidDel="00000000" w:rsidP="00000000" w:rsidRDefault="00000000" w:rsidRPr="00000000" ns1:paraId="00000326">
      <w:pPr>
        <w:spacing w:after="120" w:line="276" w:lineRule="auto"/>
        <w:jc w:val="both"/>
        <w:rPr/>
      </w:pPr>
      <w:del w:id="104" w:author="Do Hoang Phuc" w:date="2026-07-01T00:00:00Z">
        <w:r>
          <w:delText xml:space="preserve">This tiered design decouples the user interface from the C++ library. The Web UI runs in the browser, communicating with the client node using REST calls. The client node coordinates file operations and spawns the C++ binaries to perform local keygen and encryption.</w:delText>
        </w:r>
      </w:del>
      <w:ins w:id="105" w:author="Do Hoang Phuc" w:date="2026-07-01T00:00:00Z">
        <w:r>
          <w:t xml:space="preserve">This tiered design establishes a strong trust boundary by decoupling the user interface from the C++ library. The Web UI runs in the browser, communicating with a locally hosted client node (bound to localhost) using REST calls. This local client node strictly coordinates file operations and spawns the C++ binaries to perform local keygen and encryption, ensuring the tally server never receives plaintext choices.</w:t>
        </w:r>
      </w:ins>
    </w:p>
    <w:p w:rsidR="00000000" w:rsidDel="00000000" w:rsidP="00000000" w:rsidRDefault="00000000" w:rsidRPr="00000000" ns1:paraId="00000327">
      <w:pPr>
        <w:jc w:val="center"/>
        <w:rPr/>
      </w:pPr>
      <w:commentRangeStart w:id="8"/>
      <w:r w:rsidDel="00000000" w:rsidR="00000000" w:rsidRPr="00000000">
        <w:rPr/>
        <w:drawing>
          <ns3:inline distB="0" distT="0" distL="114300" distR="114300">
            <ns3:extent cx="5486400" cy="3566160"/>
            <ns3:effectExtent b="0" l="0" r="0" t="0"/>
            <ns3:docPr id="43" name="image58.png"/>
            <ns4:graphic>
              <ns4:graphicData uri="http://schemas.openxmlformats.org/drawingml/2006/picture">
                <ns5:pic>
                  <ns5:nvPicPr>
                    <ns5:cNvPr id="0" name="image58.png"/>
                    <ns5:cNvPicPr preferRelativeResize="0"/>
                  </ns5:nvPicPr>
                  <ns5:blipFill>
                    <ns4:blip ns2:embed="rId15"/>
                    <ns4:srcRect b="0" l="0" r="0" t="0"/>
                    <ns4:stretch>
                      <ns4:fillRect/>
                    </ns4:stretch>
                  </ns5:blipFill>
                  <ns5:spPr>
                    <ns4:xfrm>
                      <ns4:off x="0" y="0"/>
                      <ns4:ext cx="5486400" cy="3566160"/>
                    </ns4:xfrm>
                    <ns4:prstGeom prst="rect"/>
                    <ns4:ln/>
                  </ns5:spPr>
                </ns5:pic>
              </ns4:graphicData>
            </ns4:graphic>
          </ns3:inline>
        </w:drawing>
      </w:r>
      <w:commentRangeEnd w:id="8"/>
      <w:r w:rsidDel="00000000" w:rsidR="00000000" w:rsidRPr="00000000">
        <w:commentReference w:id="8"/>
      </w:r>
      <w:r w:rsidDel="00000000" w:rsidR="00000000" w:rsidRPr="00000000">
        <w:rPr>
          <w:rtl w:val="0"/>
        </w:rPr>
      </w:r>
    </w:p>
    <w:p w:rsidR="00000000" w:rsidDel="00000000" w:rsidP="00000000" w:rsidRDefault="00000000" w:rsidRPr="00000000" ns1:paraId="00000328">
      <w:pPr>
        <w:jc w:val="center"/>
        <w:rPr/>
      </w:pPr>
      <w:r w:rsidDel="00000000" w:rsidR="00000000" w:rsidRPr="00000000">
        <w:rPr>
          <w:i w:val="1"/>
          <w:iCs w:val="1"/>
          <w:sz w:val="20"/>
          <w:szCs w:val="20"/>
          <w:rtl w:val="0"/>
        </w:rPr>
        <w:t xml:space="preserve">Figure 3.1: Four-tier system architecture block diagram.</w:t>
      </w:r>
      <w:r w:rsidDel="00000000" w:rsidR="00000000" w:rsidRPr="00000000">
        <w:rPr>
          <w:rtl w:val="0"/>
        </w:rPr>
      </w:r>
    </w:p>
    <w:p w:rsidR="00000000" w:rsidDel="00000000" w:rsidP="00000000" w:rsidRDefault="00000000" w:rsidRPr="00000000" ns1:paraId="00000329">
      <w:pPr>
        <w:spacing w:after="120" w:lineRule="auto"/>
        <w:rPr/>
      </w:pPr>
      <w:r w:rsidDel="00000000" w:rsidR="00000000" w:rsidRPr="00000000">
        <w:rPr>
          <w:rtl w:val="0"/>
        </w:rPr>
      </w:r>
    </w:p>
    <w:p w:rsidR="00000000" w:rsidDel="00000000" w:rsidP="00000000" w:rsidRDefault="00000000" w:rsidRPr="00000000" ns1:paraId="0000032A">
      <w:pPr>
        <w:jc w:val="center"/>
        <w:rPr/>
      </w:pPr>
      <w:r w:rsidDel="00000000" w:rsidR="00000000" w:rsidRPr="00000000">
        <w:rPr>
          <w:rFonts w:ascii="Times New Roman" w:cs="Times New Roman" w:eastAsia="Times New Roman" w:hAnsi="Times New Roman"/>
          <w:b w:val="1"/>
          <w:bCs w:val="1"/>
          <w:sz w:val="20"/>
          <w:szCs w:val="20"/>
          <w:rtl w:val="0"/>
        </w:rPr>
        <w:t xml:space="preserve">Table 3.3: Layer Responsibilities and Technical Stacks</w:t>
      </w:r>
      <w:r w:rsidDel="00000000" w:rsidR="00000000" w:rsidRPr="00000000">
        <w:rPr>
          <w:rtl w:val="0"/>
        </w:rPr>
      </w:r>
    </w:p>
    <w:tbl>
      <w:tblPr>
        <w:tblStyle w:val="Table9"/>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32B">
            <w:pPr>
              <w:jc w:val="center"/>
              <w:rPr/>
            </w:pPr>
            <w:r w:rsidDel="00000000" w:rsidR="00000000" w:rsidRPr="00000000">
              <w:rPr>
                <w:b w:val="1"/>
                <w:bCs w:val="1"/>
                <w:sz w:val="20"/>
                <w:szCs w:val="20"/>
                <w:rtl w:val="0"/>
              </w:rPr>
              <w:t xml:space="preserve">Layer Name</w:t>
            </w:r>
            <w:r w:rsidDel="00000000" w:rsidR="00000000" w:rsidRPr="00000000">
              <w:rPr>
                <w:rtl w:val="0"/>
              </w:rPr>
            </w:r>
          </w:p>
        </w:tc>
        <w:tc>
          <w:tcPr/>
          <w:p w:rsidR="00000000" w:rsidDel="00000000" w:rsidP="00000000" w:rsidRDefault="00000000" w:rsidRPr="00000000" ns1:paraId="0000032C">
            <w:pPr>
              <w:jc w:val="center"/>
              <w:rPr/>
            </w:pPr>
            <w:r w:rsidDel="00000000" w:rsidR="00000000" w:rsidRPr="00000000">
              <w:rPr>
                <w:b w:val="1"/>
                <w:bCs w:val="1"/>
                <w:sz w:val="20"/>
                <w:szCs w:val="20"/>
                <w:rtl w:val="0"/>
              </w:rPr>
              <w:t xml:space="preserve">Technical Stack Components</w:t>
            </w:r>
            <w:r w:rsidDel="00000000" w:rsidR="00000000" w:rsidRPr="00000000">
              <w:rPr>
                <w:rtl w:val="0"/>
              </w:rPr>
            </w:r>
          </w:p>
        </w:tc>
        <w:tc>
          <w:tcPr/>
          <w:p w:rsidR="00000000" w:rsidDel="00000000" w:rsidP="00000000" w:rsidRDefault="00000000" w:rsidRPr="00000000" ns1:paraId="0000032D">
            <w:pPr>
              <w:jc w:val="center"/>
              <w:rPr/>
            </w:pPr>
            <w:r w:rsidDel="00000000" w:rsidR="00000000" w:rsidRPr="00000000">
              <w:rPr>
                <w:b w:val="1"/>
                <w:bCs w:val="1"/>
                <w:sz w:val="20"/>
                <w:szCs w:val="20"/>
                <w:rtl w:val="0"/>
              </w:rPr>
              <w:t xml:space="preserve">Core Responsibilities</w:t>
            </w:r>
            <w:r w:rsidDel="00000000" w:rsidR="00000000" w:rsidRPr="00000000">
              <w:rPr>
                <w:rtl w:val="0"/>
              </w:rPr>
            </w:r>
          </w:p>
        </w:tc>
        <w:tc>
          <w:tcPr/>
          <w:p w:rsidR="00000000" w:rsidDel="00000000" w:rsidP="00000000" w:rsidRDefault="00000000" w:rsidRPr="00000000" ns1:paraId="0000032E">
            <w:pPr>
              <w:jc w:val="center"/>
              <w:rPr/>
            </w:pPr>
            <w:r w:rsidDel="00000000" w:rsidR="00000000" w:rsidRPr="00000000">
              <w:rPr>
                <w:b w:val="1"/>
                <w:bCs w:val="1"/>
                <w:sz w:val="20"/>
                <w:szCs w:val="20"/>
                <w:rtl w:val="0"/>
              </w:rPr>
              <w:t xml:space="preserve">Security Role</w:t>
            </w:r>
            <w:r w:rsidDel="00000000" w:rsidR="00000000" w:rsidRPr="00000000">
              <w:rPr>
                <w:rtl w:val="0"/>
              </w:rPr>
            </w:r>
          </w:p>
        </w:tc>
      </w:tr>
      <w:tr>
        <w:trPr>
          <w:cantSplit w:val="0"/>
          <w:tblHeader w:val="0"/>
        </w:trPr>
        <w:tc>
          <w:tcPr/>
          <w:p w:rsidR="00000000" w:rsidDel="00000000" w:rsidP="00000000" w:rsidRDefault="00000000" w:rsidRPr="00000000" ns1:paraId="0000032F">
            <w:pPr>
              <w:jc w:val="left"/>
              <w:rPr/>
            </w:pPr>
            <w:r w:rsidDel="00000000" w:rsidR="00000000" w:rsidRPr="00000000">
              <w:rPr>
                <w:sz w:val="18"/>
                <w:szCs w:val="18"/>
                <w:rtl w:val="0"/>
              </w:rPr>
              <w:t xml:space="preserve">Layer 3: Web UI</w:t>
            </w:r>
            <w:r w:rsidDel="00000000" w:rsidR="00000000" w:rsidRPr="00000000">
              <w:rPr>
                <w:rtl w:val="0"/>
              </w:rPr>
            </w:r>
          </w:p>
        </w:tc>
        <w:tc>
          <w:tcPr/>
          <w:p w:rsidR="00000000" w:rsidDel="00000000" w:rsidP="00000000" w:rsidRDefault="00000000" w:rsidRPr="00000000" ns1:paraId="00000330">
            <w:pPr>
              <w:jc w:val="left"/>
              <w:rPr/>
            </w:pPr>
            <w:r w:rsidDel="00000000" w:rsidR="00000000" w:rsidRPr="00000000">
              <w:rPr>
                <w:sz w:val="18"/>
                <w:szCs w:val="18"/>
                <w:rtl w:val="0"/>
              </w:rPr>
              <w:t xml:space="preserve">HTML5, Vanilla CSS3, Javascript</w:t>
            </w:r>
            <w:r w:rsidDel="00000000" w:rsidR="00000000" w:rsidRPr="00000000">
              <w:rPr>
                <w:rtl w:val="0"/>
              </w:rPr>
            </w:r>
          </w:p>
        </w:tc>
        <w:tc>
          <w:tcPr/>
          <w:p w:rsidR="00000000" w:rsidDel="00000000" w:rsidP="00000000" w:rsidRDefault="00000000" w:rsidRPr="00000000" ns1:paraId="00000331">
            <w:pPr>
              <w:jc w:val="left"/>
              <w:rPr/>
            </w:pPr>
            <w:r w:rsidDel="00000000" w:rsidR="00000000" w:rsidRPr="00000000">
              <w:rPr>
                <w:sz w:val="18"/>
                <w:szCs w:val="18"/>
                <w:rtl w:val="0"/>
              </w:rPr>
              <w:t xml:space="preserve">Renders interface views, validates client forms, polls status.</w:t>
            </w:r>
            <w:r w:rsidDel="00000000" w:rsidR="00000000" w:rsidRPr="00000000">
              <w:rPr>
                <w:rtl w:val="0"/>
              </w:rPr>
            </w:r>
          </w:p>
        </w:tc>
        <w:tc>
          <w:tcPr/>
          <w:p w:rsidR="00000000" w:rsidDel="00000000" w:rsidP="00000000" w:rsidRDefault="00000000" w:rsidRPr="00000000" ns1:paraId="00000332">
            <w:pPr>
              <w:jc w:val="left"/>
              <w:rPr/>
            </w:pPr>
            <w:r w:rsidDel="00000000" w:rsidR="00000000" w:rsidRPr="00000000">
              <w:rPr>
                <w:sz w:val="18"/>
                <w:szCs w:val="18"/>
                <w:rtl w:val="0"/>
              </w:rPr>
              <w:t xml:space="preserve">Performs client-side validation of inputs.</w:t>
            </w:r>
            <w:r w:rsidDel="00000000" w:rsidR="00000000" w:rsidRPr="00000000">
              <w:rPr>
                <w:rtl w:val="0"/>
              </w:rPr>
            </w:r>
          </w:p>
        </w:tc>
      </w:tr>
      <w:tr>
        <w:trPr>
          <w:cantSplit w:val="0"/>
          <w:tblHeader w:val="0"/>
        </w:trPr>
        <w:tc>
          <w:tcPr/>
          <w:p w:rsidR="00000000" w:rsidDel="00000000" w:rsidP="00000000" w:rsidRDefault="00000000" w:rsidRPr="00000000" ns1:paraId="00000333">
            <w:pPr>
              <w:jc w:val="left"/>
              <w:rPr/>
            </w:pPr>
            <w:r w:rsidDel="00000000" w:rsidR="00000000" w:rsidRPr="00000000">
              <w:rPr>
                <w:sz w:val="18"/>
                <w:szCs w:val="18"/>
                <w:rtl w:val="0"/>
              </w:rPr>
              <w:t xml:space="preserve">Layer 2: Client/Server</w:t>
            </w:r>
            <w:r w:rsidDel="00000000" w:rsidR="00000000" w:rsidRPr="00000000">
              <w:rPr>
                <w:rtl w:val="0"/>
              </w:rPr>
            </w:r>
          </w:p>
        </w:tc>
        <w:tc>
          <w:tcPr/>
          <w:p w:rsidR="00000000" w:rsidDel="00000000" w:rsidP="00000000" w:rsidRDefault="00000000" w:rsidRPr="00000000" ns1:paraId="00000334">
            <w:pPr>
              <w:jc w:val="left"/>
              <w:rPr/>
            </w:pPr>
            <w:r w:rsidDel="00000000" w:rsidR="00000000" w:rsidRPr="00000000">
              <w:rPr>
                <w:sz w:val="18"/>
                <w:szCs w:val="18"/>
                <w:rtl w:val="0"/>
              </w:rPr>
              <w:t xml:space="preserve">Node.js, Express.js, node-fetch</w:t>
            </w:r>
            <w:r w:rsidDel="00000000" w:rsidR="00000000" w:rsidRPr="00000000">
              <w:rPr>
                <w:rtl w:val="0"/>
              </w:rPr>
            </w:r>
          </w:p>
        </w:tc>
        <w:tc>
          <w:tcPr/>
          <w:p w:rsidR="00000000" w:rsidDel="00000000" w:rsidP="00000000" w:rsidRDefault="00000000" w:rsidRPr="00000000" ns1:paraId="00000335">
            <w:pPr>
              <w:jc w:val="left"/>
              <w:rPr/>
            </w:pPr>
            <w:r w:rsidDel="00000000" w:rsidR="00000000" w:rsidRPr="00000000">
              <w:rPr>
                <w:sz w:val="18"/>
                <w:szCs w:val="18"/>
                <w:rtl w:val="0"/>
              </w:rPr>
              <w:t xml:space="preserve">Manages route logic, validates tokens, runs C++ child processes.</w:t>
            </w:r>
            <w:r w:rsidDel="00000000" w:rsidR="00000000" w:rsidRPr="00000000">
              <w:rPr>
                <w:rtl w:val="0"/>
              </w:rPr>
            </w:r>
          </w:p>
        </w:tc>
        <w:tc>
          <w:tcPr/>
          <w:p w:rsidR="00000000" w:rsidDel="00000000" w:rsidP="00000000" w:rsidRDefault="00000000" w:rsidRPr="00000000" ns1:paraId="00000336">
            <w:pPr>
              <w:jc w:val="left"/>
              <w:rPr/>
            </w:pPr>
            <w:r w:rsidDel="00000000" w:rsidR="00000000" w:rsidRPr="00000000">
              <w:rPr>
                <w:sz w:val="18"/>
                <w:szCs w:val="18"/>
                <w:rtl w:val="0"/>
              </w:rPr>
              <w:t xml:space="preserve">Authenticates clients and manages election states.</w:t>
            </w:r>
            <w:r w:rsidDel="00000000" w:rsidR="00000000" w:rsidRPr="00000000">
              <w:rPr>
                <w:rtl w:val="0"/>
              </w:rPr>
            </w:r>
          </w:p>
        </w:tc>
      </w:tr>
      <w:tr>
        <w:trPr>
          <w:cantSplit w:val="0"/>
          <w:tblHeader w:val="0"/>
        </w:trPr>
        <w:tc>
          <w:tcPr/>
          <w:p w:rsidR="00000000" w:rsidDel="00000000" w:rsidP="00000000" w:rsidRDefault="00000000" w:rsidRPr="00000000" ns1:paraId="00000337">
            <w:pPr>
              <w:jc w:val="left"/>
              <w:rPr/>
            </w:pPr>
            <w:r w:rsidDel="00000000" w:rsidR="00000000" w:rsidRPr="00000000">
              <w:rPr>
                <w:sz w:val="18"/>
                <w:szCs w:val="18"/>
                <w:rtl w:val="0"/>
              </w:rPr>
              <w:t xml:space="preserve">Layer 1: Crypto</w:t>
            </w:r>
            <w:r w:rsidDel="00000000" w:rsidR="00000000" w:rsidRPr="00000000">
              <w:rPr>
                <w:rtl w:val="0"/>
              </w:rPr>
            </w:r>
          </w:p>
        </w:tc>
        <w:tc>
          <w:tcPr/>
          <w:p w:rsidR="00000000" w:rsidDel="00000000" w:rsidP="00000000" w:rsidRDefault="00000000" w:rsidRPr="00000000" ns1:paraId="00000338">
            <w:pPr>
              <w:jc w:val="left"/>
              <w:rPr/>
            </w:pPr>
            <w:r w:rsidDel="00000000" w:rsidR="00000000" w:rsidRPr="00000000">
              <w:rPr>
                <w:sz w:val="18"/>
                <w:szCs w:val="18"/>
                <w:rtl w:val="0"/>
              </w:rPr>
              <w:t xml:space="preserve">C++17, OpenFHE library, CMake</w:t>
            </w:r>
            <w:r w:rsidDel="00000000" w:rsidR="00000000" w:rsidRPr="00000000">
              <w:rPr>
                <w:rtl w:val="0"/>
              </w:rPr>
            </w:r>
          </w:p>
        </w:tc>
        <w:tc>
          <w:tcPr/>
          <w:p w:rsidR="00000000" w:rsidDel="00000000" w:rsidP="00000000" w:rsidRDefault="00000000" w:rsidRPr="00000000" ns1:paraId="00000339">
            <w:pPr>
              <w:jc w:val="left"/>
              <w:rPr/>
            </w:pPr>
            <w:r w:rsidDel="00000000" w:rsidR="00000000" w:rsidRPr="00000000">
              <w:rPr>
                <w:sz w:val="18"/>
                <w:szCs w:val="18"/>
                <w:rtl w:val="0"/>
              </w:rPr>
              <w:t xml:space="preserve">Executes keygen, encrypts vectors, tallied, decrypts fusion.</w:t>
            </w:r>
            <w:r w:rsidDel="00000000" w:rsidR="00000000" w:rsidRPr="00000000">
              <w:rPr>
                <w:rtl w:val="0"/>
              </w:rPr>
            </w:r>
          </w:p>
        </w:tc>
        <w:tc>
          <w:tcPr/>
          <w:p w:rsidR="00000000" w:rsidDel="00000000" w:rsidP="00000000" w:rsidRDefault="00000000" w:rsidRPr="00000000" ns1:paraId="0000033A">
            <w:pPr>
              <w:jc w:val="left"/>
              <w:rPr/>
            </w:pPr>
            <w:r w:rsidDel="00000000" w:rsidR="00000000" w:rsidRPr="00000000">
              <w:rPr>
                <w:sz w:val="18"/>
                <w:szCs w:val="18"/>
                <w:rtl w:val="0"/>
              </w:rPr>
              <w:t xml:space="preserve">Protects private keys and computes ciphertexts.</w:t>
            </w:r>
            <w:r w:rsidDel="00000000" w:rsidR="00000000" w:rsidRPr="00000000">
              <w:rPr>
                <w:rtl w:val="0"/>
              </w:rPr>
            </w:r>
          </w:p>
        </w:tc>
      </w:tr>
      <w:tr>
        <w:trPr>
          <w:cantSplit w:val="0"/>
          <w:tblHeader w:val="0"/>
        </w:trPr>
        <w:tc>
          <w:tcPr/>
          <w:p w:rsidR="00000000" w:rsidDel="00000000" w:rsidP="00000000" w:rsidRDefault="00000000" w:rsidRPr="00000000" ns1:paraId="0000033B">
            <w:pPr>
              <w:jc w:val="left"/>
              <w:rPr/>
            </w:pPr>
            <w:r w:rsidDel="00000000" w:rsidR="00000000" w:rsidRPr="00000000">
              <w:rPr>
                <w:sz w:val="18"/>
                <w:szCs w:val="18"/>
                <w:rtl w:val="0"/>
              </w:rPr>
              <w:t xml:space="preserve">Layer 4: Network</w:t>
            </w:r>
            <w:r w:rsidDel="00000000" w:rsidR="00000000" w:rsidRPr="00000000">
              <w:rPr>
                <w:rtl w:val="0"/>
              </w:rPr>
            </w:r>
          </w:p>
        </w:tc>
        <w:tc>
          <w:tcPr/>
          <w:p w:rsidR="00000000" w:rsidDel="00000000" w:rsidP="00000000" w:rsidRDefault="00000000" w:rsidRPr="00000000" ns1:paraId="0000033C">
            <w:pPr>
              <w:jc w:val="left"/>
              <w:rPr/>
            </w:pPr>
            <w:r w:rsidDel="00000000" w:rsidR="00000000" w:rsidRPr="00000000">
              <w:rPr>
                <w:sz w:val="18"/>
                <w:szCs w:val="18"/>
                <w:rtl w:val="0"/>
              </w:rPr>
              <w:t xml:space="preserve">HTTP Protocols, SCP streams, LAN</w:t>
            </w:r>
            <w:r w:rsidDel="00000000" w:rsidR="00000000" w:rsidRPr="00000000">
              <w:rPr>
                <w:rtl w:val="0"/>
              </w:rPr>
            </w:r>
          </w:p>
        </w:tc>
        <w:tc>
          <w:tcPr/>
          <w:p w:rsidR="00000000" w:rsidDel="00000000" w:rsidP="00000000" w:rsidRDefault="00000000" w:rsidRPr="00000000" ns1:paraId="0000033D">
            <w:pPr>
              <w:jc w:val="left"/>
              <w:rPr/>
            </w:pPr>
            <w:r w:rsidDel="00000000" w:rsidR="00000000" w:rsidRPr="00000000">
              <w:rPr>
                <w:sz w:val="18"/>
                <w:szCs w:val="18"/>
                <w:rtl w:val="0"/>
              </w:rPr>
              <w:t xml:space="preserve">Transmits REST payloads, syncs params, transfers binary files.</w:t>
            </w:r>
            <w:r w:rsidDel="00000000" w:rsidR="00000000" w:rsidRPr="00000000">
              <w:rPr>
                <w:rtl w:val="0"/>
              </w:rPr>
            </w:r>
          </w:p>
        </w:tc>
        <w:tc>
          <w:tcPr/>
          <w:p w:rsidR="00000000" w:rsidDel="00000000" w:rsidP="00000000" w:rsidRDefault="00000000" w:rsidRPr="00000000" ns1:paraId="0000033E">
            <w:pPr>
              <w:jc w:val="left"/>
              <w:rPr/>
            </w:pPr>
            <w:r w:rsidDel="00000000" w:rsidR="00000000" w:rsidRPr="00000000">
              <w:rPr>
                <w:sz w:val="18"/>
                <w:szCs w:val="18"/>
                <w:rtl w:val="0"/>
              </w:rPr>
              <w:t xml:space="preserve">Provides secure channels for param distribution.</w:t>
            </w:r>
            <w:r w:rsidDel="00000000" w:rsidR="00000000" w:rsidRPr="00000000">
              <w:rPr>
                <w:rtl w:val="0"/>
              </w:rPr>
            </w:r>
          </w:p>
        </w:tc>
      </w:tr>
    </w:tbl>
    <w:p w:rsidR="00000000" w:rsidDel="00000000" w:rsidP="00000000" w:rsidRDefault="00000000" w:rsidRPr="00000000" ns1:paraId="0000033F">
      <w:pPr>
        <w:spacing w:after="120" w:lineRule="auto"/>
        <w:rPr/>
      </w:pPr>
      <w:r w:rsidDel="00000000" w:rsidR="00000000" w:rsidRPr="00000000">
        <w:rPr>
          <w:rtl w:val="0"/>
        </w:rPr>
      </w:r>
    </w:p>
    <w:p w:rsidR="00000000" w:rsidDel="00000000" w:rsidP="00000000" w:rsidRDefault="00000000" w:rsidRPr="00000000" ns1:paraId="00000340">
      <w:pPr>
        <w:jc w:val="center"/>
        <w:rPr/>
      </w:pPr>
      <w:r w:rsidDel="00000000" w:rsidR="00000000" w:rsidRPr="00000000">
        <w:rPr/>
        <w:drawing>
          <ns3:inline distB="0" distT="0" distL="114300" distR="114300">
            <ns3:extent cx="5486400" cy="3352800"/>
            <ns3:effectExtent b="0" l="0" r="0" t="0"/>
            <ns3:docPr id="41" name="image42.png"/>
            <ns4:graphic>
              <ns4:graphicData uri="http://schemas.openxmlformats.org/drawingml/2006/picture">
                <ns5:pic>
                  <ns5:nvPicPr>
                    <ns5:cNvPr id="0" name="image42.png"/>
                    <ns5:cNvPicPr preferRelativeResize="0"/>
                  </ns5:nvPicPr>
                  <ns5:blipFill>
                    <ns4:blip ns2:embed="rId16"/>
                    <ns4:srcRect b="0" l="0" r="0" t="0"/>
                    <ns4:stretch>
                      <ns4:fillRect/>
                    </ns4:stretch>
                  </ns5:blipFill>
                  <ns5:spPr>
                    <ns4:xfrm>
                      <ns4:off x="0" y="0"/>
                      <ns4:ext cx="5486400" cy="33528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41">
      <w:pPr>
        <w:jc w:val="center"/>
        <w:rPr/>
      </w:pPr>
      <w:r w:rsidDel="00000000" w:rsidR="00000000" w:rsidRPr="00000000">
        <w:rPr>
          <w:i w:val="1"/>
          <w:iCs w:val="1"/>
          <w:sz w:val="20"/>
          <w:szCs w:val="20"/>
          <w:rtl w:val="0"/>
        </w:rPr>
        <w:t xml:space="preserve">Figure 3.2: Crypto Layer binary and file IPC flow chart.</w:t>
      </w:r>
      <w:r w:rsidDel="00000000" w:rsidR="00000000" w:rsidRPr="00000000">
        <w:rPr>
          <w:rtl w:val="0"/>
        </w:rPr>
      </w:r>
    </w:p>
    <w:p w:rsidR="00000000" w:rsidDel="00000000" w:rsidP="00000000" w:rsidRDefault="00000000" w:rsidRPr="00000000" ns1:paraId="00000342">
      <w:pPr>
        <w:spacing w:after="120" w:lineRule="auto"/>
        <w:rPr/>
      </w:pPr>
      <w:r w:rsidDel="00000000" w:rsidR="00000000" w:rsidRPr="00000000">
        <w:rPr>
          <w:rtl w:val="0"/>
        </w:rPr>
      </w:r>
    </w:p>
    <w:p w:rsidR="00000000" w:rsidDel="00000000" w:rsidP="00000000" w:rsidRDefault="00000000" w:rsidRPr="00000000" ns1:paraId="00000343">
      <w:pPr>
        <w:jc w:val="center"/>
        <w:rPr/>
      </w:pPr>
      <w:r w:rsidDel="00000000" w:rsidR="00000000" w:rsidRPr="00000000">
        <w:rPr/>
        <w:drawing>
          <ns3:inline distB="0" distT="0" distL="114300" distR="114300">
            <ns3:extent cx="5486400" cy="2904565"/>
            <ns3:effectExtent b="0" l="0" r="0" t="0"/>
            <ns3:docPr id="48" name="image37.png"/>
            <ns4:graphic>
              <ns4:graphicData uri="http://schemas.openxmlformats.org/drawingml/2006/picture">
                <ns5:pic>
                  <ns5:nvPicPr>
                    <ns5:cNvPr id="0" name="image37.png"/>
                    <ns5:cNvPicPr preferRelativeResize="0"/>
                  </ns5:nvPicPr>
                  <ns5:blipFill>
                    <ns4:blip ns2:embed="rId17"/>
                    <ns4:srcRect b="0" l="0" r="0" t="0"/>
                    <ns4:stretch>
                      <ns4:fillRect/>
                    </ns4:stretch>
                  </ns5:blipFill>
                  <ns5:spPr>
                    <ns4:xfrm>
                      <ns4:off x="0" y="0"/>
                      <ns4:ext cx="5486400" cy="290456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44">
      <w:pPr>
        <w:jc w:val="center"/>
        <w:rPr/>
      </w:pPr>
      <w:r w:rsidDel="00000000" w:rsidR="00000000" w:rsidRPr="00000000">
        <w:rPr>
          <w:i w:val="1"/>
          <w:iCs w:val="1"/>
          <w:sz w:val="20"/>
          <w:szCs w:val="20"/>
          <w:rtl w:val="0"/>
        </w:rPr>
        <w:t xml:space="preserve">Figure 3.3: REST API routes and request-response mapping.</w:t>
      </w:r>
      <w:r w:rsidDel="00000000" w:rsidR="00000000" w:rsidRPr="00000000">
        <w:rPr>
          <w:rtl w:val="0"/>
        </w:rPr>
      </w:r>
    </w:p>
    <w:p w:rsidR="00000000" w:rsidDel="00000000" w:rsidP="00000000" w:rsidRDefault="00000000" w:rsidRPr="00000000" ns1:paraId="00000345">
      <w:pPr>
        <w:spacing w:after="120" w:lineRule="auto"/>
        <w:rPr/>
      </w:pPr>
      <w:r w:rsidDel="00000000" w:rsidR="00000000" w:rsidRPr="00000000">
        <w:rPr>
          <w:rtl w:val="0"/>
        </w:rPr>
      </w:r>
    </w:p>
    <w:p w:rsidR="00000000" w:rsidDel="00000000" w:rsidP="00000000" w:rsidRDefault="00000000" w:rsidRPr="00000000" ns1:paraId="00000346">
      <w:pPr>
        <w:jc w:val="center"/>
        <w:rPr/>
      </w:pPr>
      <w:r w:rsidDel="00000000" w:rsidR="00000000" w:rsidRPr="00000000">
        <w:rPr/>
        <w:drawing>
          <ns3:inline distB="0" distT="0" distL="114300" distR="114300">
            <ns3:extent cx="5029200" cy="2200275"/>
            <ns3:effectExtent b="0" l="0" r="0" t="0"/>
            <ns3:docPr id="44" name="image38.png"/>
            <ns4:graphic>
              <ns4:graphicData uri="http://schemas.openxmlformats.org/drawingml/2006/picture">
                <ns5:pic>
                  <ns5:nvPicPr>
                    <ns5:cNvPr id="0" name="image38.png"/>
                    <ns5:cNvPicPr preferRelativeResize="0"/>
                  </ns5:nvPicPr>
                  <ns5:blipFill>
                    <ns4:blip ns2:embed="rId18"/>
                    <ns4:srcRect b="0" l="0" r="0" t="0"/>
                    <ns4:stretch>
                      <ns4:fillRect/>
                    </ns4:stretch>
                  </ns5:blipFill>
                  <ns5:spPr>
                    <ns4:xfrm>
                      <ns4:off x="0" y="0"/>
                      <ns4:ext cx="5029200" cy="220027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47">
      <w:pPr>
        <w:jc w:val="center"/>
        <w:rPr/>
      </w:pPr>
      <w:r w:rsidDel="00000000" w:rsidR="00000000" w:rsidRPr="00000000">
        <w:rPr>
          <w:i w:val="1"/>
          <w:iCs w:val="1"/>
          <w:sz w:val="20"/>
          <w:szCs w:val="20"/>
          <w:rtl w:val="0"/>
        </w:rPr>
        <w:t xml:space="preserve">Figure 3.16: UML package dependency diagram.</w:t>
      </w:r>
      <w:r w:rsidDel="00000000" w:rsidR="00000000" w:rsidRPr="00000000">
        <w:rPr>
          <w:rtl w:val="0"/>
        </w:rPr>
      </w:r>
    </w:p>
    <w:p w:rsidR="00000000" w:rsidDel="00000000" w:rsidP="00000000" w:rsidRDefault="00000000" w:rsidRPr="00000000" ns1:paraId="00000348">
      <w:pPr>
        <w:spacing w:after="120" w:lineRule="auto"/>
        <w:rPr/>
      </w:pPr>
      <w:r w:rsidDel="00000000" w:rsidR="00000000" w:rsidRPr="00000000">
        <w:rPr>
          <w:rtl w:val="0"/>
        </w:rPr>
      </w:r>
    </w:p>
    <w:p w:rsidR="00000000" w:rsidDel="00000000" w:rsidP="00000000" w:rsidRDefault="00000000" w:rsidRPr="00000000" ns1:paraId="00000349">
      <w:pPr>
        <w:jc w:val="center"/>
        <w:rPr/>
      </w:pPr>
      <w:r w:rsidDel="00000000" w:rsidR="00000000" w:rsidRPr="00000000">
        <w:rPr/>
        <w:drawing>
          <ns3:inline distB="0" distT="0" distL="114300" distR="114300">
            <ns3:extent cx="5029200" cy="2011680"/>
            <ns3:effectExtent b="0" l="0" r="0" t="0"/>
            <ns3:docPr id="46" name="image41.png"/>
            <ns4:graphic>
              <ns4:graphicData uri="http://schemas.openxmlformats.org/drawingml/2006/picture">
                <ns5:pic>
                  <ns5:nvPicPr>
                    <ns5:cNvPr id="0" name="image41.png"/>
                    <ns5:cNvPicPr preferRelativeResize="0"/>
                  </ns5:nvPicPr>
                  <ns5:blipFill>
                    <ns4:blip ns2:embed="rId19"/>
                    <ns4:srcRect b="0" l="0" r="0" t="0"/>
                    <ns4:stretch>
                      <ns4:fillRect/>
                    </ns4:stretch>
                  </ns5:blipFill>
                  <ns5:spPr>
                    <ns4:xfrm>
                      <ns4:off x="0" y="0"/>
                      <ns4:ext cx="5029200" cy="201168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4A">
      <w:pPr>
        <w:jc w:val="center"/>
        <w:rPr/>
      </w:pPr>
      <w:r w:rsidDel="00000000" w:rsidR="00000000" w:rsidRPr="00000000">
        <w:rPr>
          <w:i w:val="1"/>
          <w:iCs w:val="1"/>
          <w:sz w:val="20"/>
          <w:szCs w:val="20"/>
          <w:rtl w:val="0"/>
        </w:rPr>
        <w:t xml:space="preserve">Figure 3.17: Component interaction diagram of Client and Server Nodes.</w:t>
      </w:r>
      <w:r w:rsidDel="00000000" w:rsidR="00000000" w:rsidRPr="00000000">
        <w:rPr>
          <w:rtl w:val="0"/>
        </w:rPr>
      </w:r>
    </w:p>
    <w:p w:rsidR="00000000" w:rsidDel="00000000" w:rsidP="00000000" w:rsidRDefault="00000000" w:rsidRPr="00000000" ns1:paraId="0000034B">
      <w:pPr>
        <w:spacing w:after="120" w:lineRule="auto"/>
        <w:rPr/>
      </w:pPr>
      <w:r w:rsidDel="00000000" w:rsidR="00000000" w:rsidRPr="00000000">
        <w:rPr>
          <w:rtl w:val="0"/>
        </w:rPr>
      </w:r>
    </w:p>
    <w:p w:rsidR="00000000" w:rsidDel="00000000" w:rsidP="00000000" w:rsidRDefault="00000000" w:rsidRPr="00000000" ns1:paraId="0000034C">
      <w:pPr>
        <w:spacing w:after="120" w:lineRule="auto"/>
        <w:rPr/>
      </w:pPr>
      <w:r w:rsidDel="00000000" w:rsidR="00000000" w:rsidRPr="00000000">
        <w:rPr>
          <w:rtl w:val="0"/>
        </w:rPr>
        <w:t xml:space="preserve">The system is designed using a Four-Tier Architecture that clearly separates the responsibilities of each component:</w:t>
      </w:r>
    </w:p>
    <w:p w:rsidR="00000000" w:rsidDel="00000000" w:rsidP="00000000" w:rsidRDefault="00000000" w:rsidRPr="00000000" ns1:paraId="0000034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34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Layer 3: Web UI Layer                    │</w:t>
      </w:r>
      <w:r w:rsidDel="00000000" w:rsidR="00000000" w:rsidRPr="00000000">
        <w:rPr>
          <w:rtl w:val="0"/>
        </w:rPr>
      </w:r>
    </w:p>
    <w:p w:rsidR="00000000" w:rsidDel="00000000" w:rsidP="00000000" w:rsidRDefault="00000000" w:rsidRPr="00000000" ns1:paraId="0000034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(HTML5 / CSS3 / Vanilla JS - Browser Interface)     │</w:t>
      </w:r>
      <w:r w:rsidDel="00000000" w:rsidR="00000000" w:rsidRPr="00000000">
        <w:rPr>
          <w:rtl w:val="0"/>
        </w:rPr>
      </w:r>
    </w:p>
    <w:p w:rsidR="00000000" w:rsidDel="00000000" w:rsidP="00000000" w:rsidRDefault="00000000" w:rsidRPr="00000000" ns1:paraId="0000035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35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 HTTP POST (API Requests)     │ Server Status Polling</w:t>
      </w:r>
      <w:r w:rsidDel="00000000" w:rsidR="00000000" w:rsidRPr="00000000">
        <w:rPr>
          <w:rtl w:val="0"/>
        </w:rPr>
      </w:r>
    </w:p>
    <w:p w:rsidR="00000000" w:rsidDel="00000000" w:rsidP="00000000" w:rsidRDefault="00000000" w:rsidRPr="00000000" ns1:paraId="0000035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35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Layer 2: Client/Server Layer                │</w:t>
      </w:r>
      <w:r w:rsidDel="00000000" w:rsidR="00000000" w:rsidRPr="00000000">
        <w:rPr>
          <w:rtl w:val="0"/>
        </w:rPr>
      </w:r>
    </w:p>
    <w:p w:rsidR="00000000" w:rsidDel="00000000" w:rsidP="00000000" w:rsidRDefault="00000000" w:rsidRPr="00000000" ns1:paraId="0000035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(Node.js / Express - API Routing &amp; Flow Control)     │</w:t>
      </w:r>
      <w:r w:rsidDel="00000000" w:rsidR="00000000" w:rsidRPr="00000000">
        <w:rPr>
          <w:rtl w:val="0"/>
        </w:rPr>
      </w:r>
    </w:p>
    <w:p w:rsidR="00000000" w:rsidDel="00000000" w:rsidP="00000000" w:rsidRDefault="00000000" w:rsidRPr="00000000" ns1:paraId="0000035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35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 Binary File Path Execution   │ Process Output Stream</w:t>
      </w:r>
      <w:r w:rsidDel="00000000" w:rsidR="00000000" w:rsidRPr="00000000">
        <w:rPr>
          <w:rtl w:val="0"/>
        </w:rPr>
      </w:r>
    </w:p>
    <w:p w:rsidR="00000000" w:rsidDel="00000000" w:rsidP="00000000" w:rsidRDefault="00000000" w:rsidRPr="00000000" ns1:paraId="0000035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35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Layer 1: Crypto Layer                    │</w:t>
      </w:r>
      <w:r w:rsidDel="00000000" w:rsidR="00000000" w:rsidRPr="00000000">
        <w:rPr>
          <w:rtl w:val="0"/>
        </w:rPr>
      </w:r>
    </w:p>
    <w:p w:rsidR="00000000" w:rsidDel="00000000" w:rsidP="00000000" w:rsidRDefault="00000000" w:rsidRPr="00000000" ns1:paraId="0000035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(C++17 - OpenFHE v1.x Binary Files: setup, keygen...)   │</w:t>
      </w:r>
      <w:r w:rsidDel="00000000" w:rsidR="00000000" w:rsidRPr="00000000">
        <w:rPr>
          <w:rtl w:val="0"/>
        </w:rPr>
      </w:r>
    </w:p>
    <w:p w:rsidR="00000000" w:rsidDel="00000000" w:rsidP="00000000" w:rsidRDefault="00000000" w:rsidRPr="00000000" ns1:paraId="0000035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35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35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Layer 4: Network Layer                    │</w:t>
      </w:r>
      <w:r w:rsidDel="00000000" w:rsidR="00000000" w:rsidRPr="00000000">
        <w:rPr>
          <w:rtl w:val="0"/>
        </w:rPr>
      </w:r>
    </w:p>
    <w:p w:rsidR="00000000" w:rsidDel="00000000" w:rsidP="00000000" w:rsidRDefault="00000000" w:rsidRPr="00000000" ns1:paraId="0000035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(LAN Network - HTTP protocols &amp; Binary transfers)     │</w:t>
      </w:r>
      <w:r w:rsidDel="00000000" w:rsidR="00000000" w:rsidRPr="00000000">
        <w:rPr>
          <w:rtl w:val="0"/>
        </w:rPr>
      </w:r>
    </w:p>
    <w:p w:rsidR="00000000" w:rsidDel="00000000" w:rsidP="00000000" w:rsidRDefault="00000000" w:rsidRPr="00000000" ns1:paraId="0000035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35F">
      <w:pPr>
        <w:spacing w:after="160" w:lineRule="auto"/>
        <w:rPr/>
      </w:pPr>
      <w:r w:rsidDel="00000000" w:rsidR="00000000" w:rsidRPr="00000000">
        <w:rPr>
          <w:rtl w:val="0"/>
        </w:rPr>
      </w:r>
    </w:p>
    <w:p w:rsidR="00000000" w:rsidDel="00000000" w:rsidP="00000000" w:rsidRDefault="00000000" w:rsidRPr="00000000" ns1:paraId="000003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Layer 1: Crypto Layer (C++):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Consists of 6 C++ programs compiled into machine-executable binaries. These programs are responsible for performing OpenFHE's most complex cryptographic operations directly on input/output binary data files. This layer operates independently and is invoked from the layer above.</w:t>
      </w:r>
    </w:p>
    <w:p w:rsidR="00000000" w:rsidDel="00000000" w:rsidP="00000000" w:rsidRDefault="00000000" w:rsidRPr="00000000" ns1:paraId="000003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Layer 2: Client/Server Layer (Node.js):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Runs the Express.js Server application (port 3001) and the Client application (port 3000). Responsible for orchestrating system flow, managing the file-based voter database, handling network communication via HTTP REST, and invoking the Crypto Layer via synchronous child-process execution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spawnSync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3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Layer 3: Web UI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HTML/CSS/JS interface running in the voter's web browser. This interface provides a user-friendly input form, communicates with the local Node.js Client, and automatically refreshes itself via periodic polling.</w:t>
      </w:r>
    </w:p>
    <w:p w:rsidR="00000000" w:rsidDel="00000000" w:rsidP="00000000" w:rsidRDefault="00000000" w:rsidRPr="00000000" ns1:paraId="000003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Layer 4: Network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local network connecting the physical machines of voters and the server via HTTP, transmitting JSON-formatted identity information and large binary cryptographic files as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application/octet-stream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364">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365">
      <w:pPr>
        <w:pStyle w:val="Heading3"/>
        <w:numPr>
          <w:ilvl w:val="1"/>
          <w:numId w:val="32"/>
        </w:numPr>
        <w:rPr/>
      </w:pPr>
      <w:r w:rsidDel="00000000" w:rsidR="00000000" w:rsidRPr="00000000">
        <w:rPr>
          <w:rtl w:val="0"/>
        </w:rPr>
        <w:t xml:space="preserve">3.4 Election Protocol Design</w:t>
      </w:r>
    </w:p>
    <w:p w:rsidR="00000000" w:rsidDel="00000000" w:rsidP="00000000" w:rsidRDefault="00000000" w:rsidRPr="00000000" ns1:paraId="00000366">
      <w:pPr>
        <w:spacing w:after="120" w:line="276" w:lineRule="auto"/>
        <w:jc w:val="both"/>
        <w:rPr/>
      </w:pPr>
      <w:commentRangeStart w:id="9"/>
      <w:r w:rsidDel="00000000" w:rsidR="00000000" w:rsidRPr="00000000">
        <w:rPr>
          <w:rtl w:val="0"/>
        </w:rPr>
        <w:t xml:space="preserve">The election protocol is divided into five phases: Setup, KeyGen, Voting, Tally, and Threshold Decryption. Each phase has defined transitions and validation checks to prevent out-of-order execution.</w:t>
      </w:r>
      <w:commentRangeEnd w:id="9"/>
      <w:r w:rsidDel="00000000" w:rsidR="00000000" w:rsidRPr="00000000">
        <w:commentReference w:id="9"/>
      </w:r>
      <w:r w:rsidDel="00000000" w:rsidR="00000000" w:rsidRPr="00000000">
        <w:rPr>
          <w:rtl w:val="0"/>
        </w:rPr>
      </w:r>
    </w:p>
    <w:p w:rsidR="00000000" w:rsidDel="00000000" w:rsidP="00000000" w:rsidRDefault="00000000" w:rsidRPr="00000000" ns1:paraId="00000367">
      <w:pPr>
        <w:spacing w:after="120" w:lineRule="auto"/>
        <w:rPr/>
      </w:pPr>
      <w:r w:rsidDel="00000000" w:rsidR="00000000" w:rsidRPr="00000000">
        <w:rPr>
          <w:rtl w:val="0"/>
        </w:rPr>
        <w:t xml:space="preserve">The election process takes place across five sequential phases:</w:t>
      </w:r>
    </w:p>
    <w:p w:rsidR="00000000" w:rsidDel="00000000" w:rsidP="00000000" w:rsidRDefault="00000000" w:rsidRPr="00000000" ns1:paraId="00000368">
      <w:pPr>
        <w:pStyle w:val="Heading4"/>
        <w:numPr>
          <w:ilvl w:val="2"/>
          <w:numId w:val="32"/>
        </w:numPr>
        <w:rPr/>
      </w:pPr>
      <w:r w:rsidDel="00000000" w:rsidR="00000000" w:rsidRPr="00000000">
        <w:rPr>
          <w:rtl w:val="0"/>
        </w:rPr>
        <w:t xml:space="preserve">3.4.1 </w:t>
      </w:r>
      <w:commentRangeStart w:id="10"/>
      <w:r w:rsidDel="00000000" w:rsidR="00000000" w:rsidRPr="00000000">
        <w:rPr>
          <w:rtl w:val="0"/>
        </w:rPr>
        <w:t xml:space="preserve">Phase 1 — Election Setup</w:t>
      </w:r>
      <w:commentRangeEnd w:id="10"/>
      <w:r w:rsidDel="00000000" w:rsidR="00000000" w:rsidRPr="00000000">
        <w:commentReference w:id="10"/>
      </w:r>
      <w:r w:rsidDel="00000000" w:rsidR="00000000" w:rsidRPr="00000000">
        <w:rPr>
          <w:rtl w:val="0"/>
        </w:rPr>
      </w:r>
    </w:p>
    <w:p w:rsidR="00000000" w:rsidDel="00000000" w:rsidP="00000000" w:rsidRDefault="00000000" w:rsidRPr="00000000" ns1:paraId="00000369">
      <w:pPr>
        <w:spacing w:after="120" w:line="276" w:lineRule="auto"/>
        <w:jc w:val="both"/>
        <w:rPr/>
      </w:pPr>
      <w:r w:rsidDel="00000000" w:rsidR="00000000" w:rsidRPr="00000000">
        <w:rPr>
          <w:rtl w:val="0"/>
        </w:rPr>
        <w:t xml:space="preserve">In the Setup phase, the administrator runs the C++ setup binary to configure the Ring-LWE context. The resulting crypto_params.bin file is saved on the server and made available to all client nodes to initialize their local contexts.</w:t>
      </w:r>
    </w:p>
    <w:p w:rsidR="00000000" w:rsidDel="00000000" w:rsidP="00000000" w:rsidRDefault="00000000" w:rsidRPr="00000000" ns1:paraId="0000036A">
      <w:pPr>
        <w:spacing w:after="120" w:lineRule="auto"/>
        <w:rPr/>
      </w:pPr>
      <w:r w:rsidDel="00000000" w:rsidR="00000000" w:rsidRPr="00000000">
        <w:rPr>
          <w:rtl w:val="0"/>
        </w:rPr>
        <w:t xml:space="preserve">The election initialization phase, performed by the system administrator on the server:</w:t>
      </w:r>
    </w:p>
    <w:p w:rsidR="00000000" w:rsidDel="00000000" w:rsidP="00000000" w:rsidRDefault="00000000" w:rsidRPr="00000000" ns1:paraId="000003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administrator triggers the generation of shared cryptographic parameters.</w:t>
      </w:r>
    </w:p>
    <w:p w:rsidR="00000000" w:rsidDel="00000000" w:rsidP="00000000" w:rsidRDefault="00000000" w:rsidRPr="00000000" ns1:paraId="000003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setup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 runs, configuring the BFV-RNS parameters and saving them to the shared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crypto_params.bin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3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crypto_params.bin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 is physically copied or synchronized over the network (e.g., via SCP) into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params/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directory on every voter machine before the election begins.</w:t>
      </w:r>
    </w:p>
    <w:p w:rsidR="00000000" w:rsidDel="00000000" w:rsidP="00000000" w:rsidRDefault="00000000" w:rsidRPr="00000000" ns1:paraId="0000036E">
      <w:pPr>
        <w:pStyle w:val="Heading4"/>
        <w:numPr>
          <w:ilvl w:val="2"/>
          <w:numId w:val="32"/>
        </w:numPr>
        <w:rPr/>
      </w:pPr>
      <w:r w:rsidDel="00000000" w:rsidR="00000000" w:rsidRPr="00000000">
        <w:rPr>
          <w:rtl w:val="0"/>
        </w:rPr>
        <w:t xml:space="preserve">3.4.2 Phase 2 — Key Generation (Registration and Key Setup)</w:t>
      </w:r>
    </w:p>
    <w:p w:rsidR="00000000" w:rsidDel="00000000" w:rsidP="00000000" w:rsidRDefault="00000000" w:rsidRPr="00000000" ns1:paraId="0000036F">
      <w:pPr>
        <w:spacing w:after="120" w:line="276" w:lineRule="auto"/>
        <w:jc w:val="both"/>
        <w:rPr/>
      </w:pPr>
      <w:r w:rsidDel="00000000" w:rsidR="00000000" w:rsidRPr="00000000">
        <w:rPr>
          <w:rtl w:val="0"/>
        </w:rPr>
        <w:t xml:space="preserve">During KeyGen, registered voters generate their local keypairs. The public keys are uploaded to the server sequentially, where they are merged to construct the collective joint public key (joint_pk.bin) used to encrypt ballots.</w:t>
      </w:r>
    </w:p>
    <w:p w:rsidR="00000000" w:rsidDel="00000000" w:rsidP="00000000" w:rsidRDefault="00000000" w:rsidRPr="00000000" ns1:paraId="00000370">
      <w:pPr>
        <w:spacing w:after="120" w:line="276" w:lineRule="auto"/>
        <w:jc w:val="both"/>
        <w:rPr/>
      </w:pPr>
      <w:r w:rsidDel="00000000" w:rsidR="00000000" w:rsidRPr="00000000">
        <w:rPr>
          <w:rtl w:val="0"/>
        </w:rPr>
        <w:t xml:space="preserve">The sequential keygen uses a server-side lock to prevent race conditions during key accumulation. Each voter client must download the latest joint key before adding their contribution.</w:t>
      </w:r>
    </w:p>
    <w:p w:rsidR="00000000" w:rsidDel="00000000" w:rsidP="00000000" w:rsidRDefault="00000000" w:rsidRPr="00000000" ns1:paraId="00000371">
      <w:pPr>
        <w:spacing w:after="120" w:lineRule="auto"/>
        <w:rPr/>
      </w:pPr>
      <w:r w:rsidDel="00000000" w:rsidR="00000000" w:rsidRPr="00000000">
        <w:rPr>
          <w:rtl w:val="0"/>
        </w:rPr>
        <w:t xml:space="preserve">Each voter registers and generates a key pair:</w:t>
      </w:r>
    </w:p>
    <w:p w:rsidR="00000000" w:rsidDel="00000000" w:rsidP="00000000" w:rsidRDefault="00000000" w:rsidRPr="00000000" ns1:paraId="000003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voter accesses the Web interface and enters personal information (full name, national ID, date of birth, address, phone number).</w:t>
      </w:r>
    </w:p>
    <w:p w:rsidR="00000000" w:rsidDel="00000000" w:rsidP="00000000" w:rsidRDefault="00000000" w:rsidRPr="00000000" ns1:paraId="000003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information is sent to the Server via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POST /register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server checks the validity and uniqueness of the national ID number.</w:t>
      </w:r>
    </w:p>
    <w:p w:rsidR="00000000" w:rsidDel="00000000" w:rsidP="00000000" w:rsidRDefault="00000000" w:rsidRPr="00000000" ns1:paraId="000003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server generates an anonymous SHA-256 hash as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records the voter 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voters.json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status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has_voted = false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generates a random Eligibility Token to return to the Client.</w:t>
      </w:r>
    </w:p>
    <w:p w:rsidR="00000000" w:rsidDel="00000000" w:rsidP="00000000" w:rsidRDefault="00000000" w:rsidRPr="00000000" ns1:paraId="000003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receiving the token, the Client automatically triggers key generation:</w:t>
      </w:r>
    </w:p>
    <w:p w:rsidR="00000000" w:rsidDel="00000000" w:rsidP="00000000" w:rsidRDefault="00000000" w:rsidRPr="00000000" ns1:paraId="000003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this is the first voter: it calls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voter_keygen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isFirst =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generate its own key pair. The secret key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secret_key.bin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public key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public_key.bin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saved on the client. The public key is uploaded to the server via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POST /upload_pk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overwrites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server.</w:t>
      </w:r>
    </w:p>
    <w:p w:rsidR="00000000" w:rsidDel="00000000" w:rsidP="00000000" w:rsidRDefault="00000000" w:rsidRPr="00000000" ns1:paraId="000003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this is a subsequent voter: it downloads the current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the server. It calls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voter_keygen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isFirst = 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passing 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add its own personal key contribution to the joint key. The new joint public key is then uploaded back to the server to update it.</w:t>
      </w:r>
    </w:p>
    <w:p w:rsidR="00000000" w:rsidDel="00000000" w:rsidP="00000000" w:rsidRDefault="00000000" w:rsidRPr="00000000" ns1:paraId="000003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all voters have finished registering, the administrator triggers election finalization (Finalize), locking the voter list and the final joint public key.</w:t>
      </w:r>
    </w:p>
    <w:p w:rsidR="00000000" w:rsidDel="00000000" w:rsidP="00000000" w:rsidRDefault="00000000" w:rsidRPr="00000000" ns1:paraId="00000379">
      <w:pPr>
        <w:pStyle w:val="Heading4"/>
        <w:numPr>
          <w:ilvl w:val="2"/>
          <w:numId w:val="32"/>
        </w:numPr>
        <w:rPr/>
      </w:pPr>
      <w:r w:rsidDel="00000000" w:rsidR="00000000" w:rsidRPr="00000000">
        <w:rPr>
          <w:rtl w:val="0"/>
        </w:rPr>
        <w:t xml:space="preserve">3.4.3 Phase 3 — Voting</w:t>
      </w:r>
    </w:p>
    <w:p w:rsidR="00000000" w:rsidDel="00000000" w:rsidP="00000000" w:rsidRDefault="00000000" w:rsidRPr="00000000" ns1:paraId="0000037A">
      <w:pPr>
        <w:spacing w:after="120" w:line="276" w:lineRule="auto"/>
        <w:jc w:val="both"/>
        <w:rPr/>
      </w:pPr>
      <w:r w:rsidDel="00000000" w:rsidR="00000000" w:rsidRPr="00000000">
        <w:rPr>
          <w:rtl w:val="0"/>
        </w:rPr>
        <w:t xml:space="preserve">In the Voting phase, the client downloads the joint public key, encrypts the selection vector using encrypt_vote, and uploads the ciphertext file to the server. The server verifies the voter's token before storing the ballot.</w:t>
      </w:r>
    </w:p>
    <w:p w:rsidR="00000000" w:rsidDel="00000000" w:rsidP="00000000" w:rsidRDefault="00000000" w:rsidRPr="00000000" ns1:paraId="0000037B">
      <w:pPr>
        <w:spacing w:after="120" w:lineRule="auto"/>
        <w:rPr/>
      </w:pPr>
      <w:r w:rsidDel="00000000" w:rsidR="00000000" w:rsidRPr="00000000">
        <w:rPr>
          <w:rtl w:val="0"/>
        </w:rPr>
        <w:t xml:space="preserve">Voters cast their ballots anonymously:</w:t>
      </w:r>
    </w:p>
    <w:p w:rsidR="00000000" w:rsidDel="00000000" w:rsidP="00000000" w:rsidRDefault="00000000" w:rsidRPr="00000000" ns1:paraId="000003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voter selects one of up to 10 candidates on the Web interface and clicks "Vote."</w:t>
      </w:r>
    </w:p>
    <w:p w:rsidR="00000000" w:rsidDel="00000000" w:rsidP="00000000" w:rsidRDefault="00000000" w:rsidRPr="00000000" ns1:paraId="000003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Node.js Client downloads the latest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the server (if not already present).</w:t>
      </w:r>
    </w:p>
    <w:p w:rsidR="00000000" w:rsidDel="00000000" w:rsidP="00000000" w:rsidRDefault="00000000" w:rsidRPr="00000000" ns1:paraId="000003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calls the C++ program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encrypt_vote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passing in the selected candidate index (0 to 9),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crypto_params.bin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3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generates a vector with a 1 in the position corresponding to the chosen candidate and 0s elsewhere, encrypts it into the ciphertext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enc_vote.bin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saves it on the client machine.</w:t>
      </w:r>
    </w:p>
    <w:p w:rsidR="00000000" w:rsidDel="00000000" w:rsidP="00000000" w:rsidRDefault="00000000" w:rsidRPr="00000000" ns1:paraId="000003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Node.js Client reads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enc_vote.bin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 as a raw binary Buffer and sends a POST request to the server's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endpoint with the header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Authorization: Bearer &lt;Token&gt;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3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server validates the token, saves the ciphertext file with the name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enc_vote_&lt;voter_id&gt;.bin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marks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has_voted = true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corresponding voter in the database.</w:t>
      </w:r>
    </w:p>
    <w:p w:rsidR="00000000" w:rsidDel="00000000" w:rsidP="00000000" w:rsidRDefault="00000000" w:rsidRPr="00000000" ns1:paraId="00000382">
      <w:pPr>
        <w:pStyle w:val="Heading4"/>
        <w:numPr>
          <w:ilvl w:val="2"/>
          <w:numId w:val="32"/>
        </w:numPr>
        <w:rPr/>
      </w:pPr>
      <w:r w:rsidDel="00000000" w:rsidR="00000000" w:rsidRPr="00000000">
        <w:rPr>
          <w:rtl w:val="0"/>
        </w:rPr>
        <w:t xml:space="preserve">3.4.4 Phase 4 — Homomorphic Tally</w:t>
      </w:r>
    </w:p>
    <w:p w:rsidR="00000000" w:rsidDel="00000000" w:rsidP="00000000" w:rsidRDefault="00000000" w:rsidRPr="00000000" ns1:paraId="00000383">
      <w:pPr>
        <w:spacing w:after="120" w:line="276" w:lineRule="auto"/>
        <w:jc w:val="both"/>
        <w:rPr/>
      </w:pPr>
      <w:r w:rsidDel="00000000" w:rsidR="00000000" w:rsidRPr="00000000">
        <w:rPr>
          <w:rtl w:val="0"/>
        </w:rPr>
        <w:t xml:space="preserve">Once voting concludes, the administrator runs the C++ tally binary. The server reads all stored ciphertexts, aggregates them homomorphically using EvalAdd, and writes the enc_tally.bin file containing the encrypted total.</w:t>
      </w:r>
    </w:p>
    <w:p w:rsidR="00000000" w:rsidDel="00000000" w:rsidP="00000000" w:rsidRDefault="00000000" w:rsidRPr="00000000" ns1:paraId="000003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voting has closed, the administrator triggers homomorphic tallying on the server by calling POST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38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server runs the C++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 which scans the entire ballot ciphertext directory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server/data/ciphertexts/enc_vote_*.bin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38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sequentially performs homomorphic addition over all ballot ciphertexts using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EvalAdd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function on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CryptoContext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object.</w:t>
      </w:r>
    </w:p>
    <w:p w:rsidR="00000000" w:rsidDel="00000000" w:rsidP="00000000" w:rsidRDefault="00000000" w:rsidRPr="00000000" ns1:paraId="000003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aggregate ciphertext is saved as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server/data/tally/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directory.</w:t>
      </w:r>
    </w:p>
    <w:p w:rsidR="00000000" w:rsidDel="00000000" w:rsidP="00000000" w:rsidRDefault="00000000" w:rsidRPr="00000000" ns1:paraId="00000388">
      <w:pPr>
        <w:pStyle w:val="Heading4"/>
        <w:numPr>
          <w:ilvl w:val="2"/>
          <w:numId w:val="32"/>
        </w:numPr>
        <w:rPr/>
      </w:pPr>
      <w:r w:rsidDel="00000000" w:rsidR="00000000" w:rsidRPr="00000000">
        <w:rPr>
          <w:rtl w:val="0"/>
        </w:rPr>
        <w:t xml:space="preserve">3.4.5 Phase 5 — Threshold Decryption and Result Publication</w:t>
      </w:r>
    </w:p>
    <w:p w:rsidR="00000000" w:rsidDel="00000000" w:rsidP="00000000" w:rsidRDefault="00000000" w:rsidRPr="00000000" ns1:paraId="00000389">
      <w:pPr>
        <w:spacing w:after="120" w:line="276" w:lineRule="auto"/>
        <w:jc w:val="both"/>
        <w:rPr/>
      </w:pPr>
      <w:r w:rsidDel="00000000" w:rsidR="00000000" w:rsidRPr="00000000">
        <w:rPr>
          <w:rtl w:val="0"/>
        </w:rPr>
        <w:t xml:space="preserve">In the final phase, voters download the encrypted tally and generate partial decryption shares using their secret keys. The server collects these shares and runs combine to decrypt and publish the final result. Figure 3.4 details the complete sequence diagram of these phases.</w:t>
      </w:r>
    </w:p>
    <w:p w:rsidR="00000000" w:rsidDel="00000000" w:rsidP="00000000" w:rsidRDefault="00000000" w:rsidRPr="00000000" ns1:paraId="0000038A">
      <w:pPr>
        <w:spacing w:after="120" w:line="276" w:lineRule="auto"/>
        <w:jc w:val="both"/>
        <w:rPr/>
      </w:pPr>
      <w:r w:rsidDel="00000000" w:rsidR="00000000" w:rsidRPr="00000000">
        <w:rPr>
          <w:rtl w:val="0"/>
        </w:rPr>
        <w:t xml:space="preserve">Decryption shares are noise-masked values that protect voter secrets. When combined on the server, the noise masks cancel out, restoring the exact voting totals while keeping individual selections private.</w:t>
      </w:r>
    </w:p>
    <w:p w:rsidR="00000000" w:rsidDel="00000000" w:rsidP="00000000" w:rsidRDefault="00000000" w:rsidRPr="00000000" ns1:paraId="0000038B">
      <w:pPr>
        <w:jc w:val="center"/>
        <w:rPr/>
      </w:pPr>
      <w:r w:rsidDel="00000000" w:rsidR="00000000" w:rsidRPr="00000000">
        <w:rPr/>
        <w:drawing>
          <ns3:inline distB="0" distT="0" distL="114300" distR="114300">
            <ns3:extent cx="5669280" cy="3580598"/>
            <ns3:effectExtent b="0" l="0" r="0" t="0"/>
            <ns3:docPr id="49" name="image48.png"/>
            <ns4:graphic>
              <ns4:graphicData uri="http://schemas.openxmlformats.org/drawingml/2006/picture">
                <ns5:pic>
                  <ns5:nvPicPr>
                    <ns5:cNvPr id="0" name="image48.png"/>
                    <ns5:cNvPicPr preferRelativeResize="0"/>
                  </ns5:nvPicPr>
                  <ns5:blipFill>
                    <ns4:blip ns2:embed="rId20"/>
                    <ns4:srcRect b="0" l="0" r="0" t="0"/>
                    <ns4:stretch>
                      <ns4:fillRect/>
                    </ns4:stretch>
                  </ns5:blipFill>
                  <ns5:spPr>
                    <ns4:xfrm>
                      <ns4:off x="0" y="0"/>
                      <ns4:ext cx="5669280" cy="3580598"/>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38C">
      <w:pPr>
        <w:jc w:val="center"/>
        <w:rPr/>
      </w:pPr>
      <w:r w:rsidDel="00000000" w:rsidR="00000000" w:rsidRPr="00000000">
        <w:rPr>
          <w:i w:val="1"/>
          <w:iCs w:val="1"/>
          <w:sz w:val="20"/>
          <w:szCs w:val="20"/>
          <w:rtl w:val="0"/>
        </w:rPr>
        <w:t xml:space="preserve">Figure 3.4: Complete 5-phase election protocol sequence diagram.</w:t>
      </w:r>
      <w:r w:rsidDel="00000000" w:rsidR="00000000" w:rsidRPr="00000000">
        <w:rPr>
          <w:rtl w:val="0"/>
        </w:rPr>
      </w:r>
    </w:p>
    <w:p w:rsidR="00000000" w:rsidDel="00000000" w:rsidP="00000000" w:rsidRDefault="00000000" w:rsidRPr="00000000" ns1:paraId="0000038D">
      <w:pPr>
        <w:spacing w:after="120" w:lineRule="auto"/>
        <w:rPr/>
      </w:pPr>
      <w:r w:rsidDel="00000000" w:rsidR="00000000" w:rsidRPr="00000000">
        <w:rPr>
          <w:rtl w:val="0"/>
        </w:rPr>
      </w:r>
    </w:p>
    <w:p w:rsidR="00000000" w:rsidDel="00000000" w:rsidP="00000000" w:rsidRDefault="00000000" w:rsidRPr="00000000" ns1:paraId="0000038E">
      <w:pPr>
        <w:spacing w:after="120" w:lineRule="auto"/>
        <w:rPr/>
      </w:pPr>
      <w:r w:rsidDel="00000000" w:rsidR="00000000" w:rsidRPr="00000000">
        <w:rPr>
          <w:rtl w:val="0"/>
        </w:rPr>
        <w:t xml:space="preserve">Because the joint secret key does not exist in any single location, the tally result requires a decryption share contribution from every voter:</w:t>
      </w:r>
    </w:p>
    <w:p w:rsidR="00000000" w:rsidDel="00000000" w:rsidP="00000000" w:rsidRDefault="00000000" w:rsidRPr="00000000" ns1:paraId="000003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voter accesses the Web interface, which automatically recognizes that the system has entered the decryption phase.</w:t>
      </w:r>
    </w:p>
    <w:p w:rsidR="00000000" w:rsidDel="00000000" w:rsidP="00000000" w:rsidRDefault="00000000" w:rsidRPr="00000000" ns1:paraId="000003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voter's Node.js Client automatically downloads the aggregate ciphertext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from the server.</w:t>
      </w:r>
    </w:p>
    <w:p w:rsidR="00000000" w:rsidDel="00000000" w:rsidP="00000000" w:rsidRDefault="00000000" w:rsidRPr="00000000" ns1:paraId="000003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calls the C++ program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voter_partial_decrypt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passing in the locally stored secret key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secret_key.bin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aggregate ciphertext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voter's role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isLead =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first voter,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isLead = 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subsequent voters).</w:t>
      </w:r>
    </w:p>
    <w:p w:rsidR="00000000" w:rsidDel="00000000" w:rsidP="00000000" w:rsidRDefault="00000000" w:rsidRPr="00000000" ns1:paraId="0000039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generates a decryption share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my_share.bin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client.</w:t>
      </w:r>
    </w:p>
    <w:p w:rsidR="00000000" w:rsidDel="00000000" w:rsidP="00000000" w:rsidRDefault="00000000" w:rsidRPr="00000000" ns1:paraId="0000039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uploads the decryption share file to the server via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POST /share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along with the voter's Eligibility Token.</w:t>
      </w:r>
    </w:p>
    <w:p w:rsidR="00000000" w:rsidDel="00000000" w:rsidP="00000000" w:rsidRDefault="00000000" w:rsidRPr="00000000" ns1:paraId="000003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decryption shares have been received from all registered voters, the server automatically triggers the C++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combine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w:t>
      </w:r>
    </w:p>
    <w:p w:rsidR="00000000" w:rsidDel="00000000" w:rsidP="00000000" w:rsidRDefault="00000000" w:rsidRPr="00000000" ns1:paraId="0000039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combine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 loads all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share_*.bin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files and runs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MultipartyDecryptFusion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combination function to decrypt the aggregate ciphertext into a plaintext polynomial result, then writes the vote count for each candidate to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final_result.txt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39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server reads the result from this file and displays it directly on the Web interface for voters to view.</w:t>
      </w:r>
    </w:p>
    <w:p w:rsidR="00000000" w:rsidDel="00000000" w:rsidP="00000000" w:rsidRDefault="00000000" w:rsidRPr="00000000" ns1:paraId="00000397">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398">
      <w:pPr>
        <w:pStyle w:val="Heading3"/>
        <w:numPr>
          <w:ilvl w:val="1"/>
          <w:numId w:val="32"/>
        </w:numPr>
        <w:rPr/>
      </w:pPr>
      <w:r w:rsidDel="00000000" w:rsidR="00000000" w:rsidRPr="00000000">
        <w:rPr>
          <w:rtl w:val="0"/>
        </w:rPr>
        <w:t xml:space="preserve">3.5 REST API Design</w:t>
      </w:r>
    </w:p>
    <w:p w:rsidR="00000000" w:rsidDel="00000000" w:rsidP="00000000" w:rsidRDefault="00000000" w:rsidRPr="00000000" ns1:paraId="00000399">
      <w:pPr>
        <w:spacing w:after="120" w:line="276" w:lineRule="auto"/>
        <w:jc w:val="both"/>
        <w:rPr/>
      </w:pPr>
      <w:r w:rsidDel="00000000" w:rsidR="00000000" w:rsidRPr="00000000">
        <w:rPr>
          <w:rtl w:val="0"/>
        </w:rPr>
        <w:t xml:space="preserve">The Tally Server exposes a set of REST endpoints to coordinate the election phases. The APIs handle both JSON metadata and raw binary octet-streams to exchange serialized cryptographic objects.</w:t>
      </w:r>
    </w:p>
    <w:p w:rsidR="00000000" w:rsidDel="00000000" w:rsidP="00000000" w:rsidRDefault="00000000" w:rsidRPr="00000000" ns1:paraId="0000039A">
      <w:pPr>
        <w:spacing w:after="120" w:lineRule="auto"/>
        <w:rPr/>
      </w:pPr>
      <w:r w:rsidDel="00000000" w:rsidR="00000000" w:rsidRPr="00000000">
        <w:rPr>
          <w:rtl w:val="0"/>
        </w:rPr>
        <w:t xml:space="preserve">The system uses RESTful APIs to exchange data among the Web UI, the Node.js Client, and the Tally Server.</w:t>
      </w:r>
    </w:p>
    <w:p w:rsidR="00000000" w:rsidDel="00000000" w:rsidP="00000000" w:rsidRDefault="00000000" w:rsidRPr="00000000" ns1:paraId="0000039B">
      <w:pPr>
        <w:pStyle w:val="Heading4"/>
        <w:numPr>
          <w:ilvl w:val="2"/>
          <w:numId w:val="32"/>
        </w:numPr>
        <w:rPr/>
      </w:pPr>
      <w:r w:rsidDel="00000000" w:rsidR="00000000" w:rsidRPr="00000000">
        <w:rPr>
          <w:rtl w:val="0"/>
        </w:rPr>
        <w:t xml:space="preserve">3.5.1 Tally Server API List (Port 3001)</w:t>
      </w:r>
    </w:p>
    <w:p w:rsidR="00000000" w:rsidDel="00000000" w:rsidP="00000000" w:rsidRDefault="00000000" w:rsidRPr="00000000" ns1:paraId="0000039C">
      <w:pPr>
        <w:spacing w:after="120" w:line="276" w:lineRule="auto"/>
        <w:jc w:val="both"/>
        <w:rPr/>
      </w:pPr>
      <w:r w:rsidDel="00000000" w:rsidR="00000000" w:rsidRPr="00000000">
        <w:rPr>
          <w:rtl w:val="0"/>
        </w:rPr>
        <w:t xml:space="preserve">Table 3.4 lists the API endpoints exposed by the Tally Server, specifying the HTTP methods, payloads, and descriptions. Table 3.3 maps the HTTP status codes returned by the server, detailing the error resolution policies.</w:t>
      </w:r>
    </w:p>
    <w:p w:rsidR="00000000" w:rsidDel="00000000" w:rsidP="00000000" w:rsidRDefault="00000000" w:rsidRPr="00000000" ns1:paraId="0000039D">
      <w:pPr>
        <w:spacing w:after="120" w:line="276" w:lineRule="auto"/>
        <w:jc w:val="both"/>
        <w:rPr/>
      </w:pPr>
      <w:r w:rsidDel="00000000" w:rsidR="00000000" w:rsidRPr="00000000">
        <w:rPr>
          <w:rtl w:val="0"/>
        </w:rPr>
        <w:t xml:space="preserve">The REST interface is optimized to transmit large binary payloads, using raw-body parsers to read public keys and ciphertexts without converting them to text representation.</w:t>
      </w:r>
    </w:p>
    <w:p w:rsidR="00000000" w:rsidDel="00000000" w:rsidP="00000000" w:rsidRDefault="00000000" w:rsidRPr="00000000" ns1:paraId="0000039E">
      <w:pPr>
        <w:spacing w:after="120" w:lineRule="auto"/>
        <w:rPr/>
      </w:pPr>
      <w:r w:rsidDel="00000000" w:rsidR="00000000" w:rsidRPr="00000000">
        <w:rPr>
          <w:rtl w:val="0"/>
        </w:rPr>
      </w:r>
    </w:p>
    <w:p w:rsidR="00000000" w:rsidDel="00000000" w:rsidP="00000000" w:rsidRDefault="00000000" w:rsidRPr="00000000" ns1:paraId="0000039F">
      <w:pPr>
        <w:spacing w:after="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3.4: Tally Server API Details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3A0">
            <w:pPr>
              <w:spacing w:after="0" w:lineRule="auto"/>
              <w:rPr/>
            </w:pPr>
            <w:r w:rsidDel="00000000" w:rsidR="00000000" w:rsidRPr="00000000">
              <w:rPr>
                <w:rtl w:val="0"/>
              </w:rPr>
              <w:t xml:space="preserve">HTTP Method</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3A1">
            <w:pPr>
              <w:spacing w:after="0" w:lineRule="auto"/>
              <w:rPr/>
            </w:pPr>
            <w:r w:rsidDel="00000000" w:rsidR="00000000" w:rsidRPr="00000000">
              <w:rPr>
                <w:rtl w:val="0"/>
              </w:rPr>
              <w:t xml:space="preserve">API Route</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3A2">
            <w:pPr>
              <w:spacing w:after="0" w:lineRule="auto"/>
              <w:rPr/>
            </w:pPr>
            <w:r w:rsidDel="00000000" w:rsidR="00000000" w:rsidRPr="00000000">
              <w:rPr>
                <w:rtl w:val="0"/>
              </w:rPr>
              <w:t xml:space="preserve">Request Format</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3A3">
            <w:pPr>
              <w:spacing w:after="0" w:lineRule="auto"/>
              <w:rPr/>
            </w:pPr>
            <w:r w:rsidDel="00000000" w:rsidR="00000000" w:rsidRPr="00000000">
              <w:rPr>
                <w:rtl w:val="0"/>
              </w:rPr>
              <w:t xml:space="preserve">Response Format (200 OK)</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3A4">
            <w:pPr>
              <w:spacing w:after="0" w:lineRule="auto"/>
              <w:rPr/>
            </w:pPr>
            <w:r w:rsidDel="00000000" w:rsidR="00000000" w:rsidRPr="00000000">
              <w:rPr>
                <w:rtl w:val="0"/>
              </w:rPr>
              <w:t xml:space="preserve">Common Error Codes (4xx/5xx)</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3A5">
            <w:pPr>
              <w:spacing w:after="0" w:lineRule="auto"/>
              <w:rPr/>
            </w:pPr>
            <w:r w:rsidDel="00000000" w:rsidR="00000000" w:rsidRPr="00000000">
              <w:rPr>
                <w:rtl w:val="0"/>
              </w:rPr>
              <w:t xml:space="preserve">Description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A6">
            <w:pPr>
              <w:spacing w:after="0" w:lineRule="auto"/>
              <w:rPr/>
            </w:pPr>
            <w:r w:rsidDel="00000000" w:rsidR="00000000" w:rsidRPr="00000000">
              <w:rPr>
                <w:b w:val="1"/>
                <w:bCs w:val="1"/>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A7">
            <w:pPr>
              <w:spacing w:after="0" w:lineRule="auto"/>
              <w:rPr/>
            </w:pPr>
            <w:r w:rsidDel="00000000" w:rsidR="00000000" w:rsidRPr="00000000">
              <w:rPr>
                <w:rFonts w:ascii="Consolas" w:cs="Consolas" w:eastAsia="Consolas" w:hAnsi="Consolas"/>
                <w:sz w:val="20"/>
                <w:szCs w:val="20"/>
                <w:rtl w:val="0"/>
              </w:rPr>
              <w:t xml:space="preserve">/health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A8">
            <w:pPr>
              <w:spacing w:after="0" w:lineRule="auto"/>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A9">
            <w:pPr>
              <w:spacing w:after="0" w:lineRule="auto"/>
              <w:rPr/>
            </w:pPr>
            <w:r w:rsidDel="00000000" w:rsidR="00000000" w:rsidRPr="00000000">
              <w:rPr>
                <w:rFonts w:ascii="Consolas" w:cs="Consolas" w:eastAsia="Consolas" w:hAnsi="Consolas"/>
                <w:sz w:val="20"/>
                <w:szCs w:val="20"/>
                <w:rtl w:val="0"/>
              </w:rPr>
              <w:t xml:space="preserve">{ "status": "ok"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AA">
            <w:pPr>
              <w:spacing w:after="0" w:lineRule="auto"/>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AB">
            <w:pPr>
              <w:spacing w:after="0" w:lineRule="auto"/>
              <w:rPr/>
            </w:pPr>
            <w:r w:rsidDel="00000000" w:rsidR="00000000" w:rsidRPr="00000000">
              <w:rPr>
                <w:rtl w:val="0"/>
              </w:rPr>
              <w:t xml:space="preserve">Checks whether the server is running.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AC">
            <w:pPr>
              <w:spacing w:after="0" w:lineRule="auto"/>
              <w:rPr/>
            </w:pPr>
            <w:r w:rsidDel="00000000" w:rsidR="00000000" w:rsidRPr="00000000">
              <w:rPr>
                <w:b w:val="1"/>
                <w:bCs w:val="1"/>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AD">
            <w:pPr>
              <w:spacing w:after="0" w:lineRule="auto"/>
              <w:rPr/>
            </w:pPr>
            <w:r w:rsidDel="00000000" w:rsidR="00000000" w:rsidRPr="00000000">
              <w:rPr>
                <w:rFonts w:ascii="Consolas" w:cs="Consolas" w:eastAsia="Consolas" w:hAnsi="Consolas"/>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AE">
            <w:pPr>
              <w:spacing w:after="0" w:lineRule="auto"/>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AF">
            <w:pPr>
              <w:spacing w:after="0" w:lineRule="auto"/>
              <w:rPr/>
            </w:pPr>
            <w:r w:rsidDel="00000000" w:rsidR="00000000" w:rsidRPr="00000000">
              <w:rPr>
                <w:rFonts w:ascii="Consolas" w:cs="Consolas" w:eastAsia="Consolas" w:hAnsi="Consolas"/>
                <w:sz w:val="20"/>
                <w:szCs w:val="20"/>
                <w:rtl w:val="0"/>
              </w:rPr>
              <w:t xml:space="preserve">{ "phase": "...", "votes": 3, "voters": 3, "shares": 3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0">
            <w:pPr>
              <w:spacing w:after="0" w:lineRule="auto"/>
              <w:rPr/>
            </w:pPr>
            <w:r w:rsidDel="00000000" w:rsidR="00000000" w:rsidRPr="00000000">
              <w:rPr>
                <w:rFonts w:ascii="Consolas" w:cs="Consolas" w:eastAsia="Consolas" w:hAnsi="Consolas"/>
                <w:sz w:val="20"/>
                <w:szCs w:val="20"/>
                <w:rtl w:val="0"/>
              </w:rPr>
              <w:t xml:space="preserve">500</w:t>
            </w:r>
            <w:r w:rsidDel="00000000" w:rsidR="00000000" w:rsidRPr="00000000">
              <w:rPr>
                <w:rtl w:val="0"/>
              </w:rPr>
              <w:t xml:space="preserve"> Error reading state file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1">
            <w:pPr>
              <w:spacing w:after="0" w:lineRule="auto"/>
              <w:rPr/>
            </w:pPr>
            <w:r w:rsidDel="00000000" w:rsidR="00000000" w:rsidRPr="00000000">
              <w:rPr>
                <w:rtl w:val="0"/>
              </w:rPr>
              <w:t xml:space="preserve">Retrieves real-time election status information.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2">
            <w:pPr>
              <w:spacing w:after="0" w:lineRule="auto"/>
              <w:rPr/>
            </w:pPr>
            <w:r w:rsidDel="00000000" w:rsidR="00000000" w:rsidRPr="00000000">
              <w:rPr>
                <w:b w:val="1"/>
                <w:bCs w:val="1"/>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3">
            <w:pPr>
              <w:spacing w:after="0" w:lineRule="auto"/>
              <w:rPr/>
            </w:pPr>
            <w:r w:rsidDel="00000000" w:rsidR="00000000" w:rsidRPr="00000000">
              <w:rPr>
                <w:rFonts w:ascii="Consolas" w:cs="Consolas" w:eastAsia="Consolas" w:hAnsi="Consolas"/>
                <w:sz w:val="20"/>
                <w:szCs w:val="20"/>
                <w:rtl w:val="0"/>
              </w:rPr>
              <w:t xml:space="preserve">/register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4">
            <w:pPr>
              <w:spacing w:after="0" w:lineRule="auto"/>
              <w:rPr/>
            </w:pPr>
            <w:r w:rsidDel="00000000" w:rsidR="00000000" w:rsidRPr="00000000">
              <w:rPr>
                <w:rtl w:val="0"/>
              </w:rPr>
              <w:t xml:space="preserve">JSON: </w:t>
            </w:r>
            <w:r w:rsidDel="00000000" w:rsidR="00000000" w:rsidRPr="00000000">
              <w:rPr>
                <w:rFonts w:ascii="Consolas" w:cs="Consolas" w:eastAsia="Consolas" w:hAnsi="Consolas"/>
                <w:sz w:val="20"/>
                <w:szCs w:val="20"/>
                <w:rtl w:val="0"/>
              </w:rPr>
              <w:t xml:space="preserve">{ "full_name": "...", "cccd": "...", "dob": "...", "address": "...", "phone":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5">
            <w:pPr>
              <w:spacing w:after="0" w:lineRule="auto"/>
              <w:rPr/>
            </w:pPr>
            <w:r w:rsidDel="00000000" w:rsidR="00000000" w:rsidRPr="00000000">
              <w:rPr>
                <w:rFonts w:ascii="Consolas" w:cs="Consolas" w:eastAsia="Consolas" w:hAnsi="Consolas"/>
                <w:sz w:val="20"/>
                <w:szCs w:val="20"/>
                <w:rtl w:val="0"/>
              </w:rPr>
              <w:t xml:space="preserve">{ "status": "ok", "voterId": "...", "token": "...", "isFirst": true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6">
            <w:pPr>
              <w:spacing w:after="0" w:lineRule="auto"/>
              <w:rPr/>
            </w:pPr>
            <w:r w:rsidDel="00000000" w:rsidR="00000000" w:rsidRPr="00000000">
              <w:rPr>
                <w:rFonts w:ascii="Consolas" w:cs="Consolas" w:eastAsia="Consolas" w:hAnsi="Consolas"/>
                <w:sz w:val="20"/>
                <w:szCs w:val="20"/>
                <w:rtl w:val="0"/>
              </w:rPr>
              <w:t xml:space="preserve">400</w:t>
            </w:r>
            <w:r w:rsidDel="00000000" w:rsidR="00000000" w:rsidRPr="00000000">
              <w:rPr>
                <w:rtl w:val="0"/>
              </w:rPr>
              <w:t xml:space="preserve"> Missing/invalid parameters or under 18&lt;br&gt;</w:t>
            </w:r>
            <w:r w:rsidDel="00000000" w:rsidR="00000000" w:rsidRPr="00000000">
              <w:rPr>
                <w:rFonts w:ascii="Consolas" w:cs="Consolas" w:eastAsia="Consolas" w:hAnsi="Consolas"/>
                <w:sz w:val="20"/>
                <w:szCs w:val="20"/>
                <w:rtl w:val="0"/>
              </w:rPr>
              <w:t xml:space="preserve">409</w:t>
            </w:r>
            <w:r w:rsidDel="00000000" w:rsidR="00000000" w:rsidRPr="00000000">
              <w:rPr>
                <w:rtl w:val="0"/>
              </w:rPr>
              <w:t xml:space="preserve"> Duplicate national 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7">
            <w:pPr>
              <w:spacing w:after="0" w:lineRule="auto"/>
              <w:rPr/>
            </w:pPr>
            <w:r w:rsidDel="00000000" w:rsidR="00000000" w:rsidRPr="00000000">
              <w:rPr>
                <w:rtl w:val="0"/>
              </w:rPr>
              <w:t xml:space="preserve">Registers voter information and issues an Eligibility Token.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8">
            <w:pPr>
              <w:spacing w:after="0" w:lineRule="auto"/>
              <w:rPr/>
            </w:pPr>
            <w:r w:rsidDel="00000000" w:rsidR="00000000" w:rsidRPr="00000000">
              <w:rPr>
                <w:b w:val="1"/>
                <w:bCs w:val="1"/>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9">
            <w:pPr>
              <w:spacing w:after="0" w:lineRule="auto"/>
              <w:rPr/>
            </w:pPr>
            <w:r w:rsidDel="00000000" w:rsidR="00000000" w:rsidRPr="00000000">
              <w:rPr>
                <w:rFonts w:ascii="Consolas" w:cs="Consolas" w:eastAsia="Consolas" w:hAnsi="Consolas"/>
                <w:sz w:val="20"/>
                <w:szCs w:val="20"/>
                <w:rtl w:val="0"/>
              </w:rPr>
              <w:t xml:space="preserve">/upload_pk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A">
            <w:pPr>
              <w:spacing w:after="0" w:lineRule="auto"/>
              <w:rPr/>
            </w:pPr>
            <w:r w:rsidDel="00000000" w:rsidR="00000000" w:rsidRPr="00000000">
              <w:rPr>
                <w:rtl w:val="0"/>
              </w:rPr>
              <w:t xml:space="preserve">Binary (</w:t>
            </w:r>
            <w:r w:rsidDel="00000000" w:rsidR="00000000" w:rsidRPr="00000000">
              <w:rPr>
                <w:rFonts w:ascii="Consolas" w:cs="Consolas" w:eastAsia="Consolas" w:hAnsi="Consolas"/>
                <w:sz w:val="20"/>
                <w:szCs w:val="20"/>
                <w:rtl w:val="0"/>
              </w:rPr>
              <w:t xml:space="preserve">octet-stream</w:t>
            </w: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B">
            <w:pPr>
              <w:spacing w:after="0" w:lineRule="auto"/>
              <w:rPr/>
            </w:pPr>
            <w:r w:rsidDel="00000000" w:rsidR="00000000" w:rsidRPr="00000000">
              <w:rPr>
                <w:rFonts w:ascii="Consolas" w:cs="Consolas" w:eastAsia="Consolas" w:hAnsi="Consolas"/>
                <w:sz w:val="20"/>
                <w:szCs w:val="20"/>
                <w:rtl w:val="0"/>
              </w:rPr>
              <w:t xml:space="preserve">{ "status": "ok", "message":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C">
            <w:pPr>
              <w:spacing w:after="0" w:lineRule="auto"/>
              <w:rPr/>
            </w:pPr>
            <w:r w:rsidDel="00000000" w:rsidR="00000000" w:rsidRPr="00000000">
              <w:rPr>
                <w:rFonts w:ascii="Consolas" w:cs="Consolas" w:eastAsia="Consolas" w:hAnsi="Consolas"/>
                <w:sz w:val="20"/>
                <w:szCs w:val="20"/>
                <w:rtl w:val="0"/>
              </w:rPr>
              <w:t xml:space="preserve">401</w:t>
            </w:r>
            <w:r w:rsidDel="00000000" w:rsidR="00000000" w:rsidRPr="00000000">
              <w:rPr>
                <w:rtl w:val="0"/>
              </w:rPr>
              <w:t xml:space="preserve"> Invalid token&lt;br&gt;</w:t>
            </w:r>
            <w:r w:rsidDel="00000000" w:rsidR="00000000" w:rsidRPr="00000000">
              <w:rPr>
                <w:rFonts w:ascii="Consolas" w:cs="Consolas" w:eastAsia="Consolas" w:hAnsi="Consolas"/>
                <w:sz w:val="20"/>
                <w:szCs w:val="20"/>
                <w:rtl w:val="0"/>
              </w:rPr>
              <w:t xml:space="preserve">409</w:t>
            </w:r>
            <w:r w:rsidDel="00000000" w:rsidR="00000000" w:rsidRPr="00000000">
              <w:rPr>
                <w:rtl w:val="0"/>
              </w:rPr>
              <w:t xml:space="preserve"> Election keys already finalized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D">
            <w:pPr>
              <w:spacing w:after="0" w:lineRule="auto"/>
              <w:rPr/>
            </w:pPr>
            <w:r w:rsidDel="00000000" w:rsidR="00000000" w:rsidRPr="00000000">
              <w:rPr>
                <w:rtl w:val="0"/>
              </w:rPr>
              <w:t xml:space="preserve">Voter uploads their individual public key binary to update the joint key.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E">
            <w:pPr>
              <w:spacing w:after="0" w:lineRule="auto"/>
              <w:rPr/>
            </w:pPr>
            <w:r w:rsidDel="00000000" w:rsidR="00000000" w:rsidRPr="00000000">
              <w:rPr>
                <w:b w:val="1"/>
                <w:bCs w:val="1"/>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BF">
            <w:pPr>
              <w:spacing w:after="0" w:lineRule="auto"/>
              <w:rPr/>
            </w:pPr>
            <w:r w:rsidDel="00000000" w:rsidR="00000000" w:rsidRPr="00000000">
              <w:rPr>
                <w:rFonts w:ascii="Consolas" w:cs="Consolas" w:eastAsia="Consolas" w:hAnsi="Consolas"/>
                <w:sz w:val="20"/>
                <w:szCs w:val="20"/>
                <w:rtl w:val="0"/>
              </w:rPr>
              <w:t xml:space="preserve">/joint_pk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0">
            <w:pPr>
              <w:spacing w:after="0" w:lineRule="auto"/>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1">
            <w:pPr>
              <w:spacing w:after="0" w:lineRule="auto"/>
              <w:rPr/>
            </w:pPr>
            <w:r w:rsidDel="00000000" w:rsidR="00000000" w:rsidRPr="00000000">
              <w:rPr>
                <w:rtl w:val="0"/>
              </w:rPr>
              <w:t xml:space="preserve">Binary stream (</w:t>
            </w:r>
            <w:r w:rsidDel="00000000" w:rsidR="00000000" w:rsidRPr="00000000">
              <w:rPr>
                <w:rFonts w:ascii="Consolas" w:cs="Consolas" w:eastAsia="Consolas" w:hAnsi="Consolas"/>
                <w:sz w:val="20"/>
                <w:szCs w:val="20"/>
                <w:rtl w:val="0"/>
              </w:rPr>
              <w:t xml:space="preserve">joint_pk.bin</w:t>
            </w: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2">
            <w:pPr>
              <w:spacing w:after="0" w:lineRule="auto"/>
              <w:rPr/>
            </w:pPr>
            <w:r w:rsidDel="00000000" w:rsidR="00000000" w:rsidRPr="00000000">
              <w:rPr>
                <w:rFonts w:ascii="Consolas" w:cs="Consolas" w:eastAsia="Consolas" w:hAnsi="Consolas"/>
                <w:sz w:val="20"/>
                <w:szCs w:val="20"/>
                <w:rtl w:val="0"/>
              </w:rPr>
              <w:t xml:space="preserve">404</w:t>
            </w:r>
            <w:r w:rsidDel="00000000" w:rsidR="00000000" w:rsidRPr="00000000">
              <w:rPr>
                <w:rtl w:val="0"/>
              </w:rPr>
              <w:t xml:space="preserve"> joint_pk.bin not yet created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3">
            <w:pPr>
              <w:spacing w:after="0" w:lineRule="auto"/>
              <w:rPr/>
            </w:pPr>
            <w:r w:rsidDel="00000000" w:rsidR="00000000" w:rsidRPr="00000000">
              <w:rPr>
                <w:rtl w:val="0"/>
              </w:rPr>
              <w:t xml:space="preserve">Voter downloads the joint public key for ballot encryption.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4">
            <w:pPr>
              <w:spacing w:after="0" w:lineRule="auto"/>
              <w:rPr/>
            </w:pPr>
            <w:r w:rsidDel="00000000" w:rsidR="00000000" w:rsidRPr="00000000">
              <w:rPr>
                <w:b w:val="1"/>
                <w:bCs w:val="1"/>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5">
            <w:pPr>
              <w:spacing w:after="0" w:lineRule="auto"/>
              <w:rPr/>
            </w:pPr>
            <w:r w:rsidDel="00000000" w:rsidR="00000000" w:rsidRPr="00000000">
              <w:rPr>
                <w:rFonts w:ascii="Consolas" w:cs="Consolas" w:eastAsia="Consolas" w:hAnsi="Consolas"/>
                <w:sz w:val="20"/>
                <w:szCs w:val="20"/>
                <w:rtl w:val="0"/>
              </w:rPr>
              <w:t xml:space="preserve">/finalize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6">
            <w:pPr>
              <w:spacing w:after="0" w:lineRule="auto"/>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7">
            <w:pPr>
              <w:spacing w:after="0" w:lineRule="auto"/>
              <w:rPr/>
            </w:pPr>
            <w:r w:rsidDel="00000000" w:rsidR="00000000" w:rsidRPr="00000000">
              <w:rPr>
                <w:rFonts w:ascii="Consolas" w:cs="Consolas" w:eastAsia="Consolas" w:hAnsi="Consolas"/>
                <w:sz w:val="20"/>
                <w:szCs w:val="20"/>
                <w:rtl w:val="0"/>
              </w:rPr>
              <w:t xml:space="preserve">{ "status": "ok", "message": "...", "voters":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8">
            <w:pPr>
              <w:spacing w:after="0" w:lineRule="auto"/>
              <w:rPr/>
            </w:pPr>
            <w:r w:rsidDel="00000000" w:rsidR="00000000" w:rsidRPr="00000000">
              <w:rPr>
                <w:rFonts w:ascii="Consolas" w:cs="Consolas" w:eastAsia="Consolas" w:hAnsi="Consolas"/>
                <w:sz w:val="20"/>
                <w:szCs w:val="20"/>
                <w:rtl w:val="0"/>
              </w:rPr>
              <w:t xml:space="preserve">400</w:t>
            </w:r>
            <w:r w:rsidDel="00000000" w:rsidR="00000000" w:rsidRPr="00000000">
              <w:rPr>
                <w:rtl w:val="0"/>
              </w:rPr>
              <w:t xml:space="preserve"> No registered voters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9">
            <w:pPr>
              <w:spacing w:after="0" w:lineRule="auto"/>
              <w:rPr/>
            </w:pPr>
            <w:r w:rsidDel="00000000" w:rsidR="00000000" w:rsidRPr="00000000">
              <w:rPr>
                <w:rtl w:val="0"/>
              </w:rPr>
              <w:t xml:space="preserve">Administrator locks the registration list and the final joint public key.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A">
            <w:pPr>
              <w:spacing w:after="0" w:lineRule="auto"/>
              <w:rPr/>
            </w:pPr>
            <w:r w:rsidDel="00000000" w:rsidR="00000000" w:rsidRPr="00000000">
              <w:rPr>
                <w:b w:val="1"/>
                <w:bCs w:val="1"/>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B">
            <w:pPr>
              <w:spacing w:after="0" w:lineRule="auto"/>
              <w:rPr/>
            </w:pPr>
            <w:r w:rsidDel="00000000" w:rsidR="00000000" w:rsidRPr="00000000">
              <w:rPr>
                <w:rFonts w:ascii="Consolas" w:cs="Consolas" w:eastAsia="Consolas" w:hAnsi="Consolas"/>
                <w:sz w:val="20"/>
                <w:szCs w:val="20"/>
                <w:rtl w:val="0"/>
              </w:rPr>
              <w:t xml:space="preserve">/vote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C">
            <w:pPr>
              <w:spacing w:after="0" w:lineRule="auto"/>
              <w:rPr/>
            </w:pPr>
            <w:r w:rsidDel="00000000" w:rsidR="00000000" w:rsidRPr="00000000">
              <w:rPr>
                <w:rtl w:val="0"/>
              </w:rPr>
              <w:t xml:space="preserve">Binary (</w:t>
            </w:r>
            <w:r w:rsidDel="00000000" w:rsidR="00000000" w:rsidRPr="00000000">
              <w:rPr>
                <w:rFonts w:ascii="Consolas" w:cs="Consolas" w:eastAsia="Consolas" w:hAnsi="Consolas"/>
                <w:sz w:val="20"/>
                <w:szCs w:val="20"/>
                <w:rtl w:val="0"/>
              </w:rPr>
              <w:t xml:space="preserve">octet-stream</w:t>
            </w: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D">
            <w:pPr>
              <w:spacing w:after="0" w:lineRule="auto"/>
              <w:rPr/>
            </w:pPr>
            <w:r w:rsidDel="00000000" w:rsidR="00000000" w:rsidRPr="00000000">
              <w:rPr>
                <w:rFonts w:ascii="Consolas" w:cs="Consolas" w:eastAsia="Consolas" w:hAnsi="Consolas"/>
                <w:sz w:val="20"/>
                <w:szCs w:val="20"/>
                <w:rtl w:val="0"/>
              </w:rPr>
              <w:t xml:space="preserve">{ "status": "ok", "message":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E">
            <w:pPr>
              <w:spacing w:after="0" w:lineRule="auto"/>
              <w:rPr/>
            </w:pPr>
            <w:r w:rsidDel="00000000" w:rsidR="00000000" w:rsidRPr="00000000">
              <w:rPr>
                <w:rFonts w:ascii="Consolas" w:cs="Consolas" w:eastAsia="Consolas" w:hAnsi="Consolas"/>
                <w:sz w:val="20"/>
                <w:szCs w:val="20"/>
                <w:rtl w:val="0"/>
              </w:rPr>
              <w:t xml:space="preserve">401</w:t>
            </w:r>
            <w:r w:rsidDel="00000000" w:rsidR="00000000" w:rsidRPr="00000000">
              <w:rPr>
                <w:rtl w:val="0"/>
              </w:rPr>
              <w:t xml:space="preserve"> Invalid token&lt;br&gt;</w:t>
            </w:r>
            <w:r w:rsidDel="00000000" w:rsidR="00000000" w:rsidRPr="00000000">
              <w:rPr>
                <w:rFonts w:ascii="Consolas" w:cs="Consolas" w:eastAsia="Consolas" w:hAnsi="Consolas"/>
                <w:sz w:val="20"/>
                <w:szCs w:val="20"/>
                <w:rtl w:val="0"/>
              </w:rPr>
              <w:t xml:space="preserve">409</w:t>
            </w:r>
            <w:r w:rsidDel="00000000" w:rsidR="00000000" w:rsidRPr="00000000">
              <w:rPr>
                <w:rtl w:val="0"/>
              </w:rPr>
              <w:t xml:space="preserve"> Already voted / election not finalized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CF">
            <w:pPr>
              <w:spacing w:after="0" w:lineRule="auto"/>
              <w:rPr/>
            </w:pPr>
            <w:r w:rsidDel="00000000" w:rsidR="00000000" w:rsidRPr="00000000">
              <w:rPr>
                <w:rtl w:val="0"/>
              </w:rPr>
              <w:t xml:space="preserve">Voter submits their encrypted ballot ciphertext binary.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0">
            <w:pPr>
              <w:spacing w:after="0" w:lineRule="auto"/>
              <w:rPr/>
            </w:pPr>
            <w:r w:rsidDel="00000000" w:rsidR="00000000" w:rsidRPr="00000000">
              <w:rPr>
                <w:b w:val="1"/>
                <w:bCs w:val="1"/>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1">
            <w:pPr>
              <w:spacing w:after="0" w:lineRule="auto"/>
              <w:rPr/>
            </w:pPr>
            <w:r w:rsidDel="00000000" w:rsidR="00000000" w:rsidRPr="00000000">
              <w:rPr>
                <w:rFonts w:ascii="Consolas" w:cs="Consolas" w:eastAsia="Consolas" w:hAnsi="Consolas"/>
                <w:sz w:val="20"/>
                <w:szCs w:val="20"/>
                <w:rtl w:val="0"/>
              </w:rPr>
              <w:t xml:space="preserve">/tally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2">
            <w:pPr>
              <w:spacing w:after="0" w:lineRule="auto"/>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3">
            <w:pPr>
              <w:spacing w:after="0" w:lineRule="auto"/>
              <w:rPr/>
            </w:pPr>
            <w:r w:rsidDel="00000000" w:rsidR="00000000" w:rsidRPr="00000000">
              <w:rPr>
                <w:rFonts w:ascii="Consolas" w:cs="Consolas" w:eastAsia="Consolas" w:hAnsi="Consolas"/>
                <w:sz w:val="20"/>
                <w:szCs w:val="20"/>
                <w:rtl w:val="0"/>
              </w:rPr>
              <w:t xml:space="preserve">{ "status": "ok", "message":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4">
            <w:pPr>
              <w:spacing w:after="0" w:lineRule="auto"/>
              <w:rPr/>
            </w:pPr>
            <w:r w:rsidDel="00000000" w:rsidR="00000000" w:rsidRPr="00000000">
              <w:rPr>
                <w:rFonts w:ascii="Consolas" w:cs="Consolas" w:eastAsia="Consolas" w:hAnsi="Consolas"/>
                <w:sz w:val="20"/>
                <w:szCs w:val="20"/>
                <w:rtl w:val="0"/>
              </w:rPr>
              <w:t xml:space="preserve">400</w:t>
            </w:r>
            <w:r w:rsidDel="00000000" w:rsidR="00000000" w:rsidRPr="00000000">
              <w:rPr>
                <w:rtl w:val="0"/>
              </w:rPr>
              <w:t xml:space="preserve"> No votes / voting not yet closed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5">
            <w:pPr>
              <w:spacing w:after="0" w:lineRule="auto"/>
              <w:rPr/>
            </w:pPr>
            <w:r w:rsidDel="00000000" w:rsidR="00000000" w:rsidRPr="00000000">
              <w:rPr>
                <w:rtl w:val="0"/>
              </w:rPr>
              <w:t xml:space="preserve">Administrator triggers the homomorphic addition process on the server.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6">
            <w:pPr>
              <w:spacing w:after="0" w:lineRule="auto"/>
              <w:rPr/>
            </w:pPr>
            <w:r w:rsidDel="00000000" w:rsidR="00000000" w:rsidRPr="00000000">
              <w:rPr>
                <w:b w:val="1"/>
                <w:bCs w:val="1"/>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7">
            <w:pPr>
              <w:spacing w:after="0" w:lineRule="auto"/>
              <w:rPr/>
            </w:pPr>
            <w:r w:rsidDel="00000000" w:rsidR="00000000" w:rsidRPr="00000000">
              <w:rPr>
                <w:rFonts w:ascii="Consolas" w:cs="Consolas" w:eastAsia="Consolas" w:hAnsi="Consolas"/>
                <w:sz w:val="20"/>
                <w:szCs w:val="20"/>
                <w:rtl w:val="0"/>
              </w:rPr>
              <w:t xml:space="preserve">/tally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8">
            <w:pPr>
              <w:spacing w:after="0" w:lineRule="auto"/>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9">
            <w:pPr>
              <w:spacing w:after="0" w:lineRule="auto"/>
              <w:rPr/>
            </w:pPr>
            <w:r w:rsidDel="00000000" w:rsidR="00000000" w:rsidRPr="00000000">
              <w:rPr>
                <w:rtl w:val="0"/>
              </w:rPr>
              <w:t xml:space="preserve">Binary stream (</w:t>
            </w:r>
            <w:r w:rsidDel="00000000" w:rsidR="00000000" w:rsidRPr="00000000">
              <w:rPr>
                <w:rFonts w:ascii="Consolas" w:cs="Consolas" w:eastAsia="Consolas" w:hAnsi="Consolas"/>
                <w:sz w:val="20"/>
                <w:szCs w:val="20"/>
                <w:rtl w:val="0"/>
              </w:rPr>
              <w:t xml:space="preserve">enc_tally.bin</w:t>
            </w: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A">
            <w:pPr>
              <w:spacing w:after="0" w:lineRule="auto"/>
              <w:rPr/>
            </w:pPr>
            <w:r w:rsidDel="00000000" w:rsidR="00000000" w:rsidRPr="00000000">
              <w:rPr>
                <w:rFonts w:ascii="Consolas" w:cs="Consolas" w:eastAsia="Consolas" w:hAnsi="Consolas"/>
                <w:sz w:val="20"/>
                <w:szCs w:val="20"/>
                <w:rtl w:val="0"/>
              </w:rPr>
              <w:t xml:space="preserve">404</w:t>
            </w:r>
            <w:r w:rsidDel="00000000" w:rsidR="00000000" w:rsidRPr="00000000">
              <w:rPr>
                <w:rtl w:val="0"/>
              </w:rPr>
              <w:t xml:space="preserve"> Tally not yet performed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B">
            <w:pPr>
              <w:spacing w:after="0" w:lineRule="auto"/>
              <w:rPr/>
            </w:pPr>
            <w:r w:rsidDel="00000000" w:rsidR="00000000" w:rsidRPr="00000000">
              <w:rPr>
                <w:rtl w:val="0"/>
              </w:rPr>
              <w:t xml:space="preserve">Voter downloads the aggregate ciphertext to prepare for threshold decryption.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C">
            <w:pPr>
              <w:spacing w:after="0" w:lineRule="auto"/>
              <w:rPr/>
            </w:pPr>
            <w:r w:rsidDel="00000000" w:rsidR="00000000" w:rsidRPr="00000000">
              <w:rPr>
                <w:b w:val="1"/>
                <w:bCs w:val="1"/>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D">
            <w:pPr>
              <w:spacing w:after="0" w:lineRule="auto"/>
              <w:rPr/>
            </w:pPr>
            <w:r w:rsidDel="00000000" w:rsidR="00000000" w:rsidRPr="00000000">
              <w:rPr>
                <w:rFonts w:ascii="Consolas" w:cs="Consolas" w:eastAsia="Consolas" w:hAnsi="Consolas"/>
                <w:sz w:val="20"/>
                <w:szCs w:val="20"/>
                <w:rtl w:val="0"/>
              </w:rPr>
              <w:t xml:space="preserve">/share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E">
            <w:pPr>
              <w:spacing w:after="0" w:lineRule="auto"/>
              <w:rPr/>
            </w:pPr>
            <w:r w:rsidDel="00000000" w:rsidR="00000000" w:rsidRPr="00000000">
              <w:rPr>
                <w:rtl w:val="0"/>
              </w:rPr>
              <w:t xml:space="preserve">Binary (</w:t>
            </w:r>
            <w:r w:rsidDel="00000000" w:rsidR="00000000" w:rsidRPr="00000000">
              <w:rPr>
                <w:rFonts w:ascii="Consolas" w:cs="Consolas" w:eastAsia="Consolas" w:hAnsi="Consolas"/>
                <w:sz w:val="20"/>
                <w:szCs w:val="20"/>
                <w:rtl w:val="0"/>
              </w:rPr>
              <w:t xml:space="preserve">octet-stream</w:t>
            </w: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DF">
            <w:pPr>
              <w:spacing w:after="0" w:lineRule="auto"/>
              <w:rPr/>
            </w:pPr>
            <w:r w:rsidDel="00000000" w:rsidR="00000000" w:rsidRPr="00000000">
              <w:rPr>
                <w:rFonts w:ascii="Consolas" w:cs="Consolas" w:eastAsia="Consolas" w:hAnsi="Consolas"/>
                <w:sz w:val="20"/>
                <w:szCs w:val="20"/>
                <w:rtl w:val="0"/>
              </w:rPr>
              <w:t xml:space="preserve">{ "status": "ok", "submitted": 1, "all_in": false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0">
            <w:pPr>
              <w:spacing w:after="0" w:lineRule="auto"/>
              <w:rPr/>
            </w:pPr>
            <w:r w:rsidDel="00000000" w:rsidR="00000000" w:rsidRPr="00000000">
              <w:rPr>
                <w:rFonts w:ascii="Consolas" w:cs="Consolas" w:eastAsia="Consolas" w:hAnsi="Consolas"/>
                <w:sz w:val="20"/>
                <w:szCs w:val="20"/>
                <w:rtl w:val="0"/>
              </w:rPr>
              <w:t xml:space="preserve">401</w:t>
            </w:r>
            <w:r w:rsidDel="00000000" w:rsidR="00000000" w:rsidRPr="00000000">
              <w:rPr>
                <w:rtl w:val="0"/>
              </w:rPr>
              <w:t xml:space="preserve"> Invalid token&lt;br&gt;</w:t>
            </w:r>
            <w:r w:rsidDel="00000000" w:rsidR="00000000" w:rsidRPr="00000000">
              <w:rPr>
                <w:rFonts w:ascii="Consolas" w:cs="Consolas" w:eastAsia="Consolas" w:hAnsi="Consolas"/>
                <w:sz w:val="20"/>
                <w:szCs w:val="20"/>
                <w:rtl w:val="0"/>
              </w:rPr>
              <w:t xml:space="preserve">409</w:t>
            </w:r>
            <w:r w:rsidDel="00000000" w:rsidR="00000000" w:rsidRPr="00000000">
              <w:rPr>
                <w:rtl w:val="0"/>
              </w:rPr>
              <w:t xml:space="preserve"> Share already submitted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1">
            <w:pPr>
              <w:spacing w:after="0" w:lineRule="auto"/>
              <w:rPr/>
            </w:pPr>
            <w:r w:rsidDel="00000000" w:rsidR="00000000" w:rsidRPr="00000000">
              <w:rPr>
                <w:rtl w:val="0"/>
              </w:rPr>
              <w:t xml:space="preserve">Voter uploads their decryption share binary to the server.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2">
            <w:pPr>
              <w:spacing w:after="0" w:lineRule="auto"/>
              <w:rPr/>
            </w:pPr>
            <w:r w:rsidDel="00000000" w:rsidR="00000000" w:rsidRPr="00000000">
              <w:rPr>
                <w:b w:val="1"/>
                <w:bCs w:val="1"/>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3">
            <w:pPr>
              <w:spacing w:after="0" w:lineRule="auto"/>
              <w:rPr/>
            </w:pPr>
            <w:r w:rsidDel="00000000" w:rsidR="00000000" w:rsidRPr="00000000">
              <w:rPr>
                <w:rFonts w:ascii="Consolas" w:cs="Consolas" w:eastAsia="Consolas" w:hAnsi="Consolas"/>
                <w:sz w:val="20"/>
                <w:szCs w:val="20"/>
                <w:rtl w:val="0"/>
              </w:rPr>
              <w:t xml:space="preserve">/combine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4">
            <w:pPr>
              <w:spacing w:after="0" w:lineRule="auto"/>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5">
            <w:pPr>
              <w:spacing w:after="0" w:lineRule="auto"/>
              <w:rPr/>
            </w:pPr>
            <w:r w:rsidDel="00000000" w:rsidR="00000000" w:rsidRPr="00000000">
              <w:rPr>
                <w:rFonts w:ascii="Consolas" w:cs="Consolas" w:eastAsia="Consolas" w:hAnsi="Consolas"/>
                <w:sz w:val="20"/>
                <w:szCs w:val="20"/>
                <w:rtl w:val="0"/>
              </w:rPr>
              <w:t xml:space="preserve">{ "status": "ok", "message":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6">
            <w:pPr>
              <w:spacing w:after="0" w:lineRule="auto"/>
              <w:rPr/>
            </w:pPr>
            <w:r w:rsidDel="00000000" w:rsidR="00000000" w:rsidRPr="00000000">
              <w:rPr>
                <w:rFonts w:ascii="Consolas" w:cs="Consolas" w:eastAsia="Consolas" w:hAnsi="Consolas"/>
                <w:sz w:val="20"/>
                <w:szCs w:val="20"/>
                <w:rtl w:val="0"/>
              </w:rPr>
              <w:t xml:space="preserve">400</w:t>
            </w:r>
            <w:r w:rsidDel="00000000" w:rsidR="00000000" w:rsidRPr="00000000">
              <w:rPr>
                <w:rtl w:val="0"/>
              </w:rPr>
              <w:t xml:space="preserve"> Not all shares received yet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7">
            <w:pPr>
              <w:spacing w:after="0" w:lineRule="auto"/>
              <w:rPr/>
            </w:pPr>
            <w:r w:rsidDel="00000000" w:rsidR="00000000" w:rsidRPr="00000000">
              <w:rPr>
                <w:rtl w:val="0"/>
              </w:rPr>
              <w:t xml:space="preserve">Administrator triggers decryption aggregation once all shares are received.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8">
            <w:pPr>
              <w:spacing w:after="0" w:lineRule="auto"/>
              <w:rPr/>
            </w:pPr>
            <w:r w:rsidDel="00000000" w:rsidR="00000000" w:rsidRPr="00000000">
              <w:rPr>
                <w:b w:val="1"/>
                <w:bCs w:val="1"/>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9">
            <w:pPr>
              <w:spacing w:after="0" w:lineRule="auto"/>
              <w:rPr/>
            </w:pPr>
            <w:r w:rsidDel="00000000" w:rsidR="00000000" w:rsidRPr="00000000">
              <w:rPr>
                <w:rFonts w:ascii="Consolas" w:cs="Consolas" w:eastAsia="Consolas" w:hAnsi="Consolas"/>
                <w:sz w:val="20"/>
                <w:szCs w:val="20"/>
                <w:rtl w:val="0"/>
              </w:rPr>
              <w:t xml:space="preserve">/result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A">
            <w:pPr>
              <w:spacing w:after="0" w:lineRule="auto"/>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B">
            <w:pPr>
              <w:spacing w:after="0" w:lineRule="auto"/>
              <w:rPr/>
            </w:pPr>
            <w:r w:rsidDel="00000000" w:rsidR="00000000" w:rsidRPr="00000000">
              <w:rPr>
                <w:rFonts w:ascii="Consolas" w:cs="Consolas" w:eastAsia="Consolas" w:hAnsi="Consolas"/>
                <w:sz w:val="20"/>
                <w:szCs w:val="20"/>
                <w:rtl w:val="0"/>
              </w:rPr>
              <w:t xml:space="preserve">{ "result": "CANDIDATE_0:2..."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C">
            <w:pPr>
              <w:spacing w:after="0" w:lineRule="auto"/>
              <w:rPr/>
            </w:pPr>
            <w:r w:rsidDel="00000000" w:rsidR="00000000" w:rsidRPr="00000000">
              <w:rPr>
                <w:rFonts w:ascii="Consolas" w:cs="Consolas" w:eastAsia="Consolas" w:hAnsi="Consolas"/>
                <w:sz w:val="20"/>
                <w:szCs w:val="20"/>
                <w:rtl w:val="0"/>
              </w:rPr>
              <w:t xml:space="preserve">404</w:t>
            </w:r>
            <w:r w:rsidDel="00000000" w:rsidR="00000000" w:rsidRPr="00000000">
              <w:rPr>
                <w:rtl w:val="0"/>
              </w:rPr>
              <w:t xml:space="preserve"> Election result not yet decrypted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D">
            <w:pPr>
              <w:spacing w:after="0" w:lineRule="auto"/>
              <w:rPr/>
            </w:pPr>
            <w:r w:rsidDel="00000000" w:rsidR="00000000" w:rsidRPr="00000000">
              <w:rPr>
                <w:rtl w:val="0"/>
              </w:rPr>
              <w:t xml:space="preserve">Reads the final decrypted election result.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E">
            <w:pPr>
              <w:spacing w:after="0" w:lineRule="auto"/>
              <w:rPr/>
            </w:pPr>
            <w:r w:rsidDel="00000000" w:rsidR="00000000" w:rsidRPr="00000000">
              <w:rPr>
                <w:b w:val="1"/>
                <w:bCs w:val="1"/>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EF">
            <w:pPr>
              <w:spacing w:after="0" w:lineRule="auto"/>
              <w:rPr/>
            </w:pPr>
            <w:r w:rsidDel="00000000" w:rsidR="00000000" w:rsidRPr="00000000">
              <w:rPr>
                <w:rFonts w:ascii="Consolas" w:cs="Consolas" w:eastAsia="Consolas" w:hAnsi="Consolas"/>
                <w:sz w:val="20"/>
                <w:szCs w:val="20"/>
                <w:rtl w:val="0"/>
              </w:rPr>
              <w:t xml:space="preserve">/reset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F0">
            <w:pPr>
              <w:spacing w:after="0" w:lineRule="auto"/>
              <w:rPr/>
            </w:pPr>
            <w:r w:rsidDel="00000000" w:rsidR="00000000" w:rsidRPr="00000000">
              <w:rPr>
                <w:rtl w:val="0"/>
              </w:rPr>
              <w:t xml:space="preserve">None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F1">
            <w:pPr>
              <w:spacing w:after="0" w:lineRule="auto"/>
              <w:rPr/>
            </w:pPr>
            <w:r w:rsidDel="00000000" w:rsidR="00000000" w:rsidRPr="00000000">
              <w:rPr>
                <w:rFonts w:ascii="Consolas" w:cs="Consolas" w:eastAsia="Consolas" w:hAnsi="Consolas"/>
                <w:sz w:val="20"/>
                <w:szCs w:val="20"/>
                <w:rtl w:val="0"/>
              </w:rPr>
              <w:t xml:space="preserve">{ "message": "System reset success."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F2">
            <w:pPr>
              <w:spacing w:after="0" w:lineRule="auto"/>
              <w:rPr/>
            </w:pPr>
            <w:r w:rsidDel="00000000" w:rsidR="00000000" w:rsidRPr="00000000">
              <w:rPr>
                <w:rFonts w:ascii="Consolas" w:cs="Consolas" w:eastAsia="Consolas" w:hAnsi="Consolas"/>
                <w:sz w:val="20"/>
                <w:szCs w:val="20"/>
                <w:rtl w:val="0"/>
              </w:rPr>
              <w:t xml:space="preserve">500</w:t>
            </w:r>
            <w:r w:rsidDel="00000000" w:rsidR="00000000" w:rsidRPr="00000000">
              <w:rPr>
                <w:rtl w:val="0"/>
              </w:rPr>
              <w:t xml:space="preserve"> Error clearing directories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3F3">
            <w:pPr>
              <w:spacing w:after="0" w:lineRule="auto"/>
              <w:rPr/>
            </w:pPr>
            <w:r w:rsidDel="00000000" w:rsidR="00000000" w:rsidRPr="00000000">
              <w:rPr>
                <w:rtl w:val="0"/>
              </w:rPr>
              <w:t xml:space="preserve">Clears all temporary data to prepare for a new election demo.</w:t>
            </w:r>
          </w:p>
        </w:tc>
      </w:tr>
      <w:tr>
        <w:trPr>
          <w:cantSplit w:val="0"/>
          <w:tblHeader w:val="0"/>
        </w:trPr>
        <w:tc>
          <w:tcPr/>
          <w:p w:rsidR="00000000" w:rsidDel="00000000" w:rsidP="00000000" w:rsidRDefault="00000000" w:rsidRPr="00000000" ns1:paraId="000003F4">
            <w:pPr>
              <w:rPr/>
            </w:pPr>
            <w:r w:rsidDel="00000000" w:rsidR="00000000" w:rsidRPr="00000000">
              <w:rPr>
                <w:rtl w:val="0"/>
              </w:rPr>
              <w:t xml:space="preserve">POST</w:t>
            </w:r>
          </w:p>
        </w:tc>
        <w:tc>
          <w:tcPr/>
          <w:p w:rsidR="00000000" w:rsidDel="00000000" w:rsidP="00000000" w:rsidRDefault="00000000" w:rsidRPr="00000000" ns1:paraId="000003F5">
            <w:pPr>
              <w:rPr/>
            </w:pPr>
            <w:r w:rsidDel="00000000" w:rsidR="00000000" w:rsidRPr="00000000">
              <w:rPr>
                <w:rtl w:val="0"/>
              </w:rPr>
              <w:t xml:space="preserve">/reveal-ballot</w:t>
            </w:r>
          </w:p>
        </w:tc>
        <w:tc>
          <w:tcPr/>
          <w:p w:rsidR="00000000" w:rsidDel="00000000" w:rsidP="00000000" w:rsidRDefault="00000000" w:rsidRPr="00000000" ns1:paraId="000003F6">
            <w:pPr>
              <w:rPr/>
            </w:pPr>
            <w:r w:rsidDel="00000000" w:rsidR="00000000" w:rsidRPr="00000000">
              <w:rPr>
                <w:rtl w:val="0"/>
              </w:rPr>
              <w:t xml:space="preserve">JSON: { "candidateIndex": 1, "nonce": "..." }</w:t>
            </w:r>
          </w:p>
        </w:tc>
        <w:tc>
          <w:tcPr/>
          <w:p w:rsidR="00000000" w:rsidDel="00000000" w:rsidP="00000000" w:rsidRDefault="00000000" w:rsidRPr="00000000" ns1:paraId="000003F7">
            <w:pPr>
              <w:rPr/>
            </w:pPr>
            <w:r w:rsidDel="00000000" w:rsidR="00000000" w:rsidRPr="00000000">
              <w:rPr>
                <w:rtl w:val="0"/>
              </w:rPr>
              <w:t xml:space="preserve">{ "status": "ok", "message": "..." }</w:t>
            </w:r>
          </w:p>
        </w:tc>
        <w:tc>
          <w:tcPr/>
          <w:p w:rsidR="00000000" w:rsidDel="00000000" w:rsidP="00000000" w:rsidRDefault="00000000" w:rsidRPr="00000000" ns1:paraId="000003F8">
            <w:pPr>
              <w:rPr/>
            </w:pPr>
            <w:r w:rsidDel="00000000" w:rsidR="00000000" w:rsidRPr="00000000">
              <w:rPr>
                <w:rtl w:val="0"/>
              </w:rPr>
              <w:t xml:space="preserve">400 Invalid reveal&lt;br&gt;409 Already audited</w:t>
            </w:r>
          </w:p>
        </w:tc>
        <w:tc>
          <w:tcPr/>
          <w:p w:rsidR="00000000" w:rsidDel="00000000" w:rsidP="00000000" w:rsidRDefault="00000000" w:rsidRPr="00000000" ns1:paraId="000003F9">
            <w:pPr>
              <w:rPr/>
            </w:pPr>
            <w:r w:rsidDel="00000000" w:rsidR="00000000" w:rsidRPr="00000000">
              <w:rPr>
                <w:rtl w:val="0"/>
              </w:rPr>
              <w:t xml:space="preserve">Anonymously submits candidate choice and nonce to verify and audit the commitment.</w:t>
            </w:r>
          </w:p>
        </w:tc>
      </w:tr>
      <w:tr>
        <w:trPr>
          <w:cantSplit w:val="0"/>
          <w:tblHeader w:val="0"/>
        </w:trPr>
        <w:tc>
          <w:tcPr/>
          <w:p w:rsidR="00000000" w:rsidDel="00000000" w:rsidP="00000000" w:rsidRDefault="00000000" w:rsidRPr="00000000" ns1:paraId="000003FA">
            <w:pPr>
              <w:rPr/>
            </w:pPr>
            <w:r w:rsidDel="00000000" w:rsidR="00000000" w:rsidRPr="00000000">
              <w:rPr>
                <w:rtl w:val="0"/>
              </w:rPr>
              <w:t xml:space="preserve">GET</w:t>
            </w:r>
          </w:p>
        </w:tc>
        <w:tc>
          <w:tcPr/>
          <w:p w:rsidR="00000000" w:rsidDel="00000000" w:rsidP="00000000" w:rsidRDefault="00000000" w:rsidRPr="00000000" ns1:paraId="000003FB">
            <w:pPr>
              <w:rPr/>
            </w:pPr>
            <w:r w:rsidDel="00000000" w:rsidR="00000000" w:rsidRPr="00000000">
              <w:rPr>
                <w:rtl w:val="0"/>
              </w:rPr>
              <w:t xml:space="preserve">/audit-status</w:t>
            </w:r>
          </w:p>
        </w:tc>
        <w:tc>
          <w:tcPr/>
          <w:p w:rsidR="00000000" w:rsidDel="00000000" w:rsidP="00000000" w:rsidRDefault="00000000" w:rsidRPr="00000000" ns1:paraId="000003FC">
            <w:pPr>
              <w:rPr/>
            </w:pPr>
            <w:r w:rsidDel="00000000" w:rsidR="00000000" w:rsidRPr="00000000">
              <w:rPr>
                <w:rtl w:val="0"/>
              </w:rPr>
              <w:t xml:space="preserve">None</w:t>
            </w:r>
          </w:p>
        </w:tc>
        <w:tc>
          <w:tcPr/>
          <w:p w:rsidR="00000000" w:rsidDel="00000000" w:rsidP="00000000" w:rsidRDefault="00000000" w:rsidRPr="00000000" ns1:paraId="000003FD">
            <w:pPr>
              <w:rPr/>
            </w:pPr>
            <w:r w:rsidDel="00000000" w:rsidR="00000000" w:rsidRPr="00000000">
              <w:rPr>
                <w:rtl w:val="0"/>
              </w:rPr>
              <w:t xml:space="preserve">{ "verification": "verified", "total_commitments": 3, "total_reveals": 3, "details": {...} }</w:t>
            </w:r>
          </w:p>
        </w:tc>
        <w:tc>
          <w:tcPr/>
          <w:p w:rsidR="00000000" w:rsidDel="00000000" w:rsidP="00000000" w:rsidRDefault="00000000" w:rsidRPr="00000000" ns1:paraId="000003FE">
            <w:pPr>
              <w:rPr/>
            </w:pPr>
            <w:r w:rsidDel="00000000" w:rsidR="00000000" w:rsidRPr="00000000">
              <w:rPr>
                <w:rtl w:val="0"/>
              </w:rPr>
              <w:t xml:space="preserve">500 Error processing result</w:t>
            </w:r>
          </w:p>
        </w:tc>
        <w:tc>
          <w:tcPr/>
          <w:p w:rsidR="00000000" w:rsidDel="00000000" w:rsidP="00000000" w:rsidRDefault="00000000" w:rsidRPr="00000000" ns1:paraId="000003FF">
            <w:pPr>
              <w:rPr/>
            </w:pPr>
            <w:r w:rsidDel="00000000" w:rsidR="00000000" w:rsidRPr="00000000">
              <w:rPr>
                <w:rtl w:val="0"/>
              </w:rPr>
              <w:t xml:space="preserve">Retrieves the current ballot audit verification status and reconciliation counts.</w:t>
            </w:r>
          </w:p>
        </w:tc>
      </w:tr>
    </w:tbl>
    <w:p w:rsidR="00000000" w:rsidDel="00000000" w:rsidP="00000000" w:rsidRDefault="00000000" w:rsidRPr="00000000" ns1:paraId="00000400">
      <w:pPr>
        <w:jc w:val="center"/>
        <w:rPr/>
      </w:pPr>
      <w:r w:rsidDel="00000000" w:rsidR="00000000" w:rsidRPr="00000000">
        <w:rPr>
          <w:rFonts w:ascii="Times New Roman" w:cs="Times New Roman" w:eastAsia="Times New Roman" w:hAnsi="Times New Roman"/>
          <w:b w:val="1"/>
          <w:bCs w:val="1"/>
          <w:sz w:val="20"/>
          <w:szCs w:val="20"/>
          <w:rtl w:val="0"/>
        </w:rPr>
        <w:t xml:space="preserve">Table 3.5: REST API HTTP Status Codes and Mapping</w:t>
      </w:r>
      <w:r w:rsidDel="00000000" w:rsidR="00000000" w:rsidRPr="00000000">
        <w:rPr>
          <w:rtl w:val="0"/>
        </w:rPr>
      </w:r>
    </w:p>
    <w:tbl>
      <w:tblPr>
        <w:tblStyle w:val="Table11"/>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401">
            <w:pPr>
              <w:jc w:val="center"/>
              <w:rPr/>
            </w:pPr>
            <w:r w:rsidDel="00000000" w:rsidR="00000000" w:rsidRPr="00000000">
              <w:rPr>
                <w:b w:val="1"/>
                <w:bCs w:val="1"/>
                <w:sz w:val="20"/>
                <w:szCs w:val="20"/>
                <w:rtl w:val="0"/>
              </w:rPr>
              <w:t xml:space="preserve">HTTP Status Code</w:t>
            </w:r>
            <w:r w:rsidDel="00000000" w:rsidR="00000000" w:rsidRPr="00000000">
              <w:rPr>
                <w:rtl w:val="0"/>
              </w:rPr>
            </w:r>
          </w:p>
        </w:tc>
        <w:tc>
          <w:tcPr/>
          <w:p w:rsidR="00000000" w:rsidDel="00000000" w:rsidP="00000000" w:rsidRDefault="00000000" w:rsidRPr="00000000" ns1:paraId="00000402">
            <w:pPr>
              <w:jc w:val="center"/>
              <w:rPr/>
            </w:pPr>
            <w:r w:rsidDel="00000000" w:rsidR="00000000" w:rsidRPr="00000000">
              <w:rPr>
                <w:b w:val="1"/>
                <w:bCs w:val="1"/>
                <w:sz w:val="20"/>
                <w:szCs w:val="20"/>
                <w:rtl w:val="0"/>
              </w:rPr>
              <w:t xml:space="preserve">Endpoint Affected</w:t>
            </w:r>
            <w:r w:rsidDel="00000000" w:rsidR="00000000" w:rsidRPr="00000000">
              <w:rPr>
                <w:rtl w:val="0"/>
              </w:rPr>
            </w:r>
          </w:p>
        </w:tc>
        <w:tc>
          <w:tcPr/>
          <w:p w:rsidR="00000000" w:rsidDel="00000000" w:rsidP="00000000" w:rsidRDefault="00000000" w:rsidRPr="00000000" ns1:paraId="00000403">
            <w:pPr>
              <w:jc w:val="center"/>
              <w:rPr/>
            </w:pPr>
            <w:r w:rsidDel="00000000" w:rsidR="00000000" w:rsidRPr="00000000">
              <w:rPr>
                <w:b w:val="1"/>
                <w:bCs w:val="1"/>
                <w:sz w:val="20"/>
                <w:szCs w:val="20"/>
                <w:rtl w:val="0"/>
              </w:rPr>
              <w:t xml:space="preserve">Trigger Condition</w:t>
            </w:r>
            <w:r w:rsidDel="00000000" w:rsidR="00000000" w:rsidRPr="00000000">
              <w:rPr>
                <w:rtl w:val="0"/>
              </w:rPr>
            </w:r>
          </w:p>
        </w:tc>
        <w:tc>
          <w:tcPr/>
          <w:p w:rsidR="00000000" w:rsidDel="00000000" w:rsidP="00000000" w:rsidRDefault="00000000" w:rsidRPr="00000000" ns1:paraId="00000404">
            <w:pPr>
              <w:jc w:val="center"/>
              <w:rPr/>
            </w:pPr>
            <w:r w:rsidDel="00000000" w:rsidR="00000000" w:rsidRPr="00000000">
              <w:rPr>
                <w:b w:val="1"/>
                <w:bCs w:val="1"/>
                <w:sz w:val="20"/>
                <w:szCs w:val="20"/>
                <w:rtl w:val="0"/>
              </w:rPr>
              <w:t xml:space="preserve">Error Resolution Policy</w:t>
            </w:r>
            <w:r w:rsidDel="00000000" w:rsidR="00000000" w:rsidRPr="00000000">
              <w:rPr>
                <w:rtl w:val="0"/>
              </w:rPr>
            </w:r>
          </w:p>
        </w:tc>
      </w:tr>
      <w:tr>
        <w:trPr>
          <w:cantSplit w:val="0"/>
          <w:tblHeader w:val="0"/>
        </w:trPr>
        <w:tc>
          <w:tcPr/>
          <w:p w:rsidR="00000000" w:rsidDel="00000000" w:rsidP="00000000" w:rsidRDefault="00000000" w:rsidRPr="00000000" ns1:paraId="00000405">
            <w:pPr>
              <w:jc w:val="left"/>
              <w:rPr/>
            </w:pPr>
            <w:r w:rsidDel="00000000" w:rsidR="00000000" w:rsidRPr="00000000">
              <w:rPr>
                <w:sz w:val="18"/>
                <w:szCs w:val="18"/>
                <w:rtl w:val="0"/>
              </w:rPr>
              <w:t xml:space="preserve">200 OK</w:t>
            </w:r>
            <w:r w:rsidDel="00000000" w:rsidR="00000000" w:rsidRPr="00000000">
              <w:rPr>
                <w:rtl w:val="0"/>
              </w:rPr>
            </w:r>
          </w:p>
        </w:tc>
        <w:tc>
          <w:tcPr/>
          <w:p w:rsidR="00000000" w:rsidDel="00000000" w:rsidP="00000000" w:rsidRDefault="00000000" w:rsidRPr="00000000" ns1:paraId="00000406">
            <w:pPr>
              <w:jc w:val="left"/>
              <w:rPr/>
            </w:pPr>
            <w:r w:rsidDel="00000000" w:rsidR="00000000" w:rsidRPr="00000000">
              <w:rPr>
                <w:sz w:val="18"/>
                <w:szCs w:val="18"/>
                <w:rtl w:val="0"/>
              </w:rPr>
              <w:t xml:space="preserve">All GET / POST routes</w:t>
            </w:r>
            <w:r w:rsidDel="00000000" w:rsidR="00000000" w:rsidRPr="00000000">
              <w:rPr>
                <w:rtl w:val="0"/>
              </w:rPr>
            </w:r>
          </w:p>
        </w:tc>
        <w:tc>
          <w:tcPr/>
          <w:p w:rsidR="00000000" w:rsidDel="00000000" w:rsidP="00000000" w:rsidRDefault="00000000" w:rsidRPr="00000000" ns1:paraId="00000407">
            <w:pPr>
              <w:jc w:val="left"/>
              <w:rPr/>
            </w:pPr>
            <w:r w:rsidDel="00000000" w:rsidR="00000000" w:rsidRPr="00000000">
              <w:rPr>
                <w:sz w:val="18"/>
                <w:szCs w:val="18"/>
                <w:rtl w:val="0"/>
              </w:rPr>
              <w:t xml:space="preserve">Successful request processing.</w:t>
            </w:r>
            <w:r w:rsidDel="00000000" w:rsidR="00000000" w:rsidRPr="00000000">
              <w:rPr>
                <w:rtl w:val="0"/>
              </w:rPr>
            </w:r>
          </w:p>
        </w:tc>
        <w:tc>
          <w:tcPr/>
          <w:p w:rsidR="00000000" w:rsidDel="00000000" w:rsidP="00000000" w:rsidRDefault="00000000" w:rsidRPr="00000000" ns1:paraId="00000408">
            <w:pPr>
              <w:jc w:val="left"/>
              <w:rPr/>
            </w:pPr>
            <w:r w:rsidDel="00000000" w:rsidR="00000000" w:rsidRPr="00000000">
              <w:rPr>
                <w:sz w:val="18"/>
                <w:szCs w:val="18"/>
                <w:rtl w:val="0"/>
              </w:rPr>
              <w:t xml:space="preserve">Return JSON metadata or binary stream.</w:t>
            </w:r>
            <w:r w:rsidDel="00000000" w:rsidR="00000000" w:rsidRPr="00000000">
              <w:rPr>
                <w:rtl w:val="0"/>
              </w:rPr>
            </w:r>
          </w:p>
        </w:tc>
      </w:tr>
      <w:tr>
        <w:trPr>
          <w:cantSplit w:val="0"/>
          <w:tblHeader w:val="0"/>
        </w:trPr>
        <w:tc>
          <w:tcPr/>
          <w:p w:rsidR="00000000" w:rsidDel="00000000" w:rsidP="00000000" w:rsidRDefault="00000000" w:rsidRPr="00000000" ns1:paraId="00000409">
            <w:pPr>
              <w:jc w:val="left"/>
              <w:rPr/>
            </w:pPr>
            <w:r w:rsidDel="00000000" w:rsidR="00000000" w:rsidRPr="00000000">
              <w:rPr>
                <w:sz w:val="18"/>
                <w:szCs w:val="18"/>
                <w:rtl w:val="0"/>
              </w:rPr>
              <w:t xml:space="preserve">400 Bad Request</w:t>
            </w:r>
            <w:r w:rsidDel="00000000" w:rsidR="00000000" w:rsidRPr="00000000">
              <w:rPr>
                <w:rtl w:val="0"/>
              </w:rPr>
            </w:r>
          </w:p>
        </w:tc>
        <w:tc>
          <w:tcPr/>
          <w:p w:rsidR="00000000" w:rsidDel="00000000" w:rsidP="00000000" w:rsidRDefault="00000000" w:rsidRPr="00000000" ns1:paraId="0000040A">
            <w:pPr>
              <w:jc w:val="left"/>
              <w:rPr/>
            </w:pPr>
            <w:r w:rsidDel="00000000" w:rsidR="00000000" w:rsidRPr="00000000">
              <w:rPr>
                <w:sz w:val="18"/>
                <w:szCs w:val="18"/>
                <w:rtl w:val="0"/>
              </w:rPr>
              <w:t xml:space="preserve">/register, /vote</w:t>
            </w:r>
            <w:r w:rsidDel="00000000" w:rsidR="00000000" w:rsidRPr="00000000">
              <w:rPr>
                <w:rtl w:val="0"/>
              </w:rPr>
            </w:r>
          </w:p>
        </w:tc>
        <w:tc>
          <w:tcPr/>
          <w:p w:rsidR="00000000" w:rsidDel="00000000" w:rsidP="00000000" w:rsidRDefault="00000000" w:rsidRPr="00000000" ns1:paraId="0000040B">
            <w:pPr>
              <w:jc w:val="left"/>
              <w:rPr/>
            </w:pPr>
            <w:r w:rsidDel="00000000" w:rsidR="00000000" w:rsidRPr="00000000">
              <w:rPr>
                <w:sz w:val="18"/>
                <w:szCs w:val="18"/>
                <w:rtl w:val="0"/>
              </w:rPr>
              <w:t xml:space="preserve">Missing fields or invalid formats.</w:t>
            </w:r>
            <w:r w:rsidDel="00000000" w:rsidR="00000000" w:rsidRPr="00000000">
              <w:rPr>
                <w:rtl w:val="0"/>
              </w:rPr>
            </w:r>
          </w:p>
        </w:tc>
        <w:tc>
          <w:tcPr/>
          <w:p w:rsidR="00000000" w:rsidDel="00000000" w:rsidP="00000000" w:rsidRDefault="00000000" w:rsidRPr="00000000" ns1:paraId="0000040C">
            <w:pPr>
              <w:jc w:val="left"/>
              <w:rPr/>
            </w:pPr>
            <w:r w:rsidDel="00000000" w:rsidR="00000000" w:rsidRPr="00000000">
              <w:rPr>
                <w:sz w:val="18"/>
                <w:szCs w:val="18"/>
                <w:rtl w:val="0"/>
              </w:rPr>
              <w:t xml:space="preserve">Reject request, prompt user to correct input.</w:t>
            </w:r>
            <w:r w:rsidDel="00000000" w:rsidR="00000000" w:rsidRPr="00000000">
              <w:rPr>
                <w:rtl w:val="0"/>
              </w:rPr>
            </w:r>
          </w:p>
        </w:tc>
      </w:tr>
      <w:tr>
        <w:trPr>
          <w:cantSplit w:val="0"/>
          <w:tblHeader w:val="0"/>
        </w:trPr>
        <w:tc>
          <w:tcPr/>
          <w:p w:rsidR="00000000" w:rsidDel="00000000" w:rsidP="00000000" w:rsidRDefault="00000000" w:rsidRPr="00000000" ns1:paraId="0000040D">
            <w:pPr>
              <w:jc w:val="left"/>
              <w:rPr/>
            </w:pPr>
            <w:r w:rsidDel="00000000" w:rsidR="00000000" w:rsidRPr="00000000">
              <w:rPr>
                <w:sz w:val="18"/>
                <w:szCs w:val="18"/>
                <w:rtl w:val="0"/>
              </w:rPr>
              <w:t xml:space="preserve">401 Unauthorized</w:t>
            </w:r>
            <w:r w:rsidDel="00000000" w:rsidR="00000000" w:rsidRPr="00000000">
              <w:rPr>
                <w:rtl w:val="0"/>
              </w:rPr>
            </w:r>
          </w:p>
        </w:tc>
        <w:tc>
          <w:tcPr/>
          <w:p w:rsidR="00000000" w:rsidDel="00000000" w:rsidP="00000000" w:rsidRDefault="00000000" w:rsidRPr="00000000" ns1:paraId="0000040E">
            <w:pPr>
              <w:jc w:val="left"/>
              <w:rPr/>
            </w:pPr>
            <w:r w:rsidDel="00000000" w:rsidR="00000000" w:rsidRPr="00000000">
              <w:rPr>
                <w:sz w:val="18"/>
                <w:szCs w:val="18"/>
                <w:rtl w:val="0"/>
              </w:rPr>
              <w:t xml:space="preserve">/upload_pk, /vote</w:t>
            </w:r>
            <w:r w:rsidDel="00000000" w:rsidR="00000000" w:rsidRPr="00000000">
              <w:rPr>
                <w:rtl w:val="0"/>
              </w:rPr>
            </w:r>
          </w:p>
        </w:tc>
        <w:tc>
          <w:tcPr/>
          <w:p w:rsidR="00000000" w:rsidDel="00000000" w:rsidP="00000000" w:rsidRDefault="00000000" w:rsidRPr="00000000" ns1:paraId="0000040F">
            <w:pPr>
              <w:jc w:val="left"/>
              <w:rPr/>
            </w:pPr>
            <w:r w:rsidDel="00000000" w:rsidR="00000000" w:rsidRPr="00000000">
              <w:rPr>
                <w:sz w:val="18"/>
                <w:szCs w:val="18"/>
                <w:rtl w:val="0"/>
              </w:rPr>
              <w:t xml:space="preserve">Missing or invalid Bearer token.</w:t>
            </w:r>
            <w:r w:rsidDel="00000000" w:rsidR="00000000" w:rsidRPr="00000000">
              <w:rPr>
                <w:rtl w:val="0"/>
              </w:rPr>
            </w:r>
          </w:p>
        </w:tc>
        <w:tc>
          <w:tcPr/>
          <w:p w:rsidR="00000000" w:rsidDel="00000000" w:rsidP="00000000" w:rsidRDefault="00000000" w:rsidRPr="00000000" ns1:paraId="00000410">
            <w:pPr>
              <w:jc w:val="left"/>
              <w:rPr/>
            </w:pPr>
            <w:r w:rsidDel="00000000" w:rsidR="00000000" w:rsidRPr="00000000">
              <w:rPr>
                <w:sz w:val="18"/>
                <w:szCs w:val="18"/>
                <w:rtl w:val="0"/>
              </w:rPr>
              <w:t xml:space="preserve">Reject access, prompt client to register.</w:t>
            </w:r>
            <w:r w:rsidDel="00000000" w:rsidR="00000000" w:rsidRPr="00000000">
              <w:rPr>
                <w:rtl w:val="0"/>
              </w:rPr>
            </w:r>
          </w:p>
        </w:tc>
      </w:tr>
      <w:tr>
        <w:trPr>
          <w:cantSplit w:val="0"/>
          <w:tblHeader w:val="0"/>
        </w:trPr>
        <w:tc>
          <w:tcPr/>
          <w:p w:rsidR="00000000" w:rsidDel="00000000" w:rsidP="00000000" w:rsidRDefault="00000000" w:rsidRPr="00000000" ns1:paraId="00000411">
            <w:pPr>
              <w:jc w:val="left"/>
              <w:rPr/>
            </w:pPr>
            <w:r w:rsidDel="00000000" w:rsidR="00000000" w:rsidRPr="00000000">
              <w:rPr>
                <w:sz w:val="18"/>
                <w:szCs w:val="18"/>
                <w:rtl w:val="0"/>
              </w:rPr>
              <w:t xml:space="preserve">404 Not Found</w:t>
            </w:r>
            <w:r w:rsidDel="00000000" w:rsidR="00000000" w:rsidRPr="00000000">
              <w:rPr>
                <w:rtl w:val="0"/>
              </w:rPr>
            </w:r>
          </w:p>
        </w:tc>
        <w:tc>
          <w:tcPr/>
          <w:p w:rsidR="00000000" w:rsidDel="00000000" w:rsidP="00000000" w:rsidRDefault="00000000" w:rsidRPr="00000000" ns1:paraId="00000412">
            <w:pPr>
              <w:jc w:val="left"/>
              <w:rPr/>
            </w:pPr>
            <w:r w:rsidDel="00000000" w:rsidR="00000000" w:rsidRPr="00000000">
              <w:rPr>
                <w:sz w:val="18"/>
                <w:szCs w:val="18"/>
                <w:rtl w:val="0"/>
              </w:rPr>
              <w:t xml:space="preserve">/joint_pk, /result</w:t>
            </w:r>
            <w:r w:rsidDel="00000000" w:rsidR="00000000" w:rsidRPr="00000000">
              <w:rPr>
                <w:rtl w:val="0"/>
              </w:rPr>
            </w:r>
          </w:p>
        </w:tc>
        <w:tc>
          <w:tcPr/>
          <w:p w:rsidR="00000000" w:rsidDel="00000000" w:rsidP="00000000" w:rsidRDefault="00000000" w:rsidRPr="00000000" ns1:paraId="00000413">
            <w:pPr>
              <w:jc w:val="left"/>
              <w:rPr/>
            </w:pPr>
            <w:r w:rsidDel="00000000" w:rsidR="00000000" w:rsidRPr="00000000">
              <w:rPr>
                <w:sz w:val="18"/>
                <w:szCs w:val="18"/>
                <w:rtl w:val="0"/>
              </w:rPr>
              <w:t xml:space="preserve">Requested file does not exist.</w:t>
            </w:r>
            <w:r w:rsidDel="00000000" w:rsidR="00000000" w:rsidRPr="00000000">
              <w:rPr>
                <w:rtl w:val="0"/>
              </w:rPr>
            </w:r>
          </w:p>
        </w:tc>
        <w:tc>
          <w:tcPr/>
          <w:p w:rsidR="00000000" w:rsidDel="00000000" w:rsidP="00000000" w:rsidRDefault="00000000" w:rsidRPr="00000000" ns1:paraId="00000414">
            <w:pPr>
              <w:jc w:val="left"/>
              <w:rPr/>
            </w:pPr>
            <w:r w:rsidDel="00000000" w:rsidR="00000000" w:rsidRPr="00000000">
              <w:rPr>
                <w:sz w:val="18"/>
                <w:szCs w:val="18"/>
                <w:rtl w:val="0"/>
              </w:rPr>
              <w:t xml:space="preserve">Return resource unavailable error.</w:t>
            </w:r>
            <w:r w:rsidDel="00000000" w:rsidR="00000000" w:rsidRPr="00000000">
              <w:rPr>
                <w:rtl w:val="0"/>
              </w:rPr>
            </w:r>
          </w:p>
        </w:tc>
      </w:tr>
      <w:tr>
        <w:trPr>
          <w:cantSplit w:val="0"/>
          <w:tblHeader w:val="0"/>
        </w:trPr>
        <w:tc>
          <w:tcPr/>
          <w:p w:rsidR="00000000" w:rsidDel="00000000" w:rsidP="00000000" w:rsidRDefault="00000000" w:rsidRPr="00000000" ns1:paraId="00000415">
            <w:pPr>
              <w:jc w:val="left"/>
              <w:rPr/>
            </w:pPr>
            <w:r w:rsidDel="00000000" w:rsidR="00000000" w:rsidRPr="00000000">
              <w:rPr>
                <w:sz w:val="18"/>
                <w:szCs w:val="18"/>
                <w:rtl w:val="0"/>
              </w:rPr>
              <w:t xml:space="preserve">409 Conflict</w:t>
            </w:r>
            <w:r w:rsidDel="00000000" w:rsidR="00000000" w:rsidRPr="00000000">
              <w:rPr>
                <w:rtl w:val="0"/>
              </w:rPr>
            </w:r>
          </w:p>
        </w:tc>
        <w:tc>
          <w:tcPr/>
          <w:p w:rsidR="00000000" w:rsidDel="00000000" w:rsidP="00000000" w:rsidRDefault="00000000" w:rsidRPr="00000000" ns1:paraId="00000416">
            <w:pPr>
              <w:jc w:val="left"/>
              <w:rPr/>
            </w:pPr>
            <w:r w:rsidDel="00000000" w:rsidR="00000000" w:rsidRPr="00000000">
              <w:rPr>
                <w:sz w:val="18"/>
                <w:szCs w:val="18"/>
                <w:rtl w:val="0"/>
              </w:rPr>
              <w:t xml:space="preserve">/register, /upload_pk</w:t>
            </w:r>
            <w:r w:rsidDel="00000000" w:rsidR="00000000" w:rsidRPr="00000000">
              <w:rPr>
                <w:rtl w:val="0"/>
              </w:rPr>
            </w:r>
          </w:p>
        </w:tc>
        <w:tc>
          <w:tcPr/>
          <w:p w:rsidR="00000000" w:rsidDel="00000000" w:rsidP="00000000" w:rsidRDefault="00000000" w:rsidRPr="00000000" ns1:paraId="00000417">
            <w:pPr>
              <w:jc w:val="left"/>
              <w:rPr/>
            </w:pPr>
            <w:r w:rsidDel="00000000" w:rsidR="00000000" w:rsidRPr="00000000">
              <w:rPr>
                <w:sz w:val="18"/>
                <w:szCs w:val="18"/>
                <w:rtl w:val="0"/>
              </w:rPr>
              <w:t xml:space="preserve">CCCD duplicate or duplicate key upload.</w:t>
            </w:r>
            <w:r w:rsidDel="00000000" w:rsidR="00000000" w:rsidRPr="00000000">
              <w:rPr>
                <w:rtl w:val="0"/>
              </w:rPr>
            </w:r>
          </w:p>
        </w:tc>
        <w:tc>
          <w:tcPr/>
          <w:p w:rsidR="00000000" w:rsidDel="00000000" w:rsidP="00000000" w:rsidRDefault="00000000" w:rsidRPr="00000000" ns1:paraId="00000418">
            <w:pPr>
              <w:jc w:val="left"/>
              <w:rPr/>
            </w:pPr>
            <w:r w:rsidDel="00000000" w:rsidR="00000000" w:rsidRPr="00000000">
              <w:rPr>
                <w:sz w:val="18"/>
                <w:szCs w:val="18"/>
                <w:rtl w:val="0"/>
              </w:rPr>
              <w:t xml:space="preserve">Reject request, notify user of duplicate submission.</w:t>
            </w:r>
            <w:r w:rsidDel="00000000" w:rsidR="00000000" w:rsidRPr="00000000">
              <w:rPr>
                <w:rtl w:val="0"/>
              </w:rPr>
            </w:r>
          </w:p>
        </w:tc>
      </w:tr>
      <w:tr>
        <w:trPr>
          <w:cantSplit w:val="0"/>
          <w:tblHeader w:val="0"/>
        </w:trPr>
        <w:tc>
          <w:tcPr/>
          <w:p w:rsidR="00000000" w:rsidDel="00000000" w:rsidP="00000000" w:rsidRDefault="00000000" w:rsidRPr="00000000" ns1:paraId="00000419">
            <w:pPr>
              <w:jc w:val="left"/>
              <w:rPr/>
            </w:pPr>
            <w:r w:rsidDel="00000000" w:rsidR="00000000" w:rsidRPr="00000000">
              <w:rPr>
                <w:sz w:val="18"/>
                <w:szCs w:val="18"/>
                <w:rtl w:val="0"/>
              </w:rPr>
              <w:t xml:space="preserve">500 Internal Error</w:t>
            </w:r>
            <w:r w:rsidDel="00000000" w:rsidR="00000000" w:rsidRPr="00000000">
              <w:rPr>
                <w:rtl w:val="0"/>
              </w:rPr>
            </w:r>
          </w:p>
        </w:tc>
        <w:tc>
          <w:tcPr/>
          <w:p w:rsidR="00000000" w:rsidDel="00000000" w:rsidP="00000000" w:rsidRDefault="00000000" w:rsidRPr="00000000" ns1:paraId="0000041A">
            <w:pPr>
              <w:jc w:val="left"/>
              <w:rPr/>
            </w:pPr>
            <w:r w:rsidDel="00000000" w:rsidR="00000000" w:rsidRPr="00000000">
              <w:rPr>
                <w:sz w:val="18"/>
                <w:szCs w:val="18"/>
                <w:rtl w:val="0"/>
              </w:rPr>
              <w:t xml:space="preserve">/tally, /combine</w:t>
            </w:r>
            <w:r w:rsidDel="00000000" w:rsidR="00000000" w:rsidRPr="00000000">
              <w:rPr>
                <w:rtl w:val="0"/>
              </w:rPr>
            </w:r>
          </w:p>
        </w:tc>
        <w:tc>
          <w:tcPr/>
          <w:p w:rsidR="00000000" w:rsidDel="00000000" w:rsidP="00000000" w:rsidRDefault="00000000" w:rsidRPr="00000000" ns1:paraId="0000041B">
            <w:pPr>
              <w:jc w:val="left"/>
              <w:rPr/>
            </w:pPr>
            <w:r w:rsidDel="00000000" w:rsidR="00000000" w:rsidRPr="00000000">
              <w:rPr>
                <w:sz w:val="18"/>
                <w:szCs w:val="18"/>
                <w:rtl w:val="0"/>
              </w:rPr>
              <w:t xml:space="preserve">C++ process failure or file I/O error.</w:t>
            </w:r>
            <w:r w:rsidDel="00000000" w:rsidR="00000000" w:rsidRPr="00000000">
              <w:rPr>
                <w:rtl w:val="0"/>
              </w:rPr>
            </w:r>
          </w:p>
        </w:tc>
        <w:tc>
          <w:tcPr/>
          <w:p w:rsidR="00000000" w:rsidDel="00000000" w:rsidP="00000000" w:rsidRDefault="00000000" w:rsidRPr="00000000" ns1:paraId="0000041C">
            <w:pPr>
              <w:jc w:val="left"/>
              <w:rPr/>
            </w:pPr>
            <w:r w:rsidDel="00000000" w:rsidR="00000000" w:rsidRPr="00000000">
              <w:rPr>
                <w:sz w:val="18"/>
                <w:szCs w:val="18"/>
                <w:rtl w:val="0"/>
              </w:rPr>
              <w:t xml:space="preserve">Log error on server, return failure code.</w:t>
            </w:r>
            <w:r w:rsidDel="00000000" w:rsidR="00000000" w:rsidRPr="00000000">
              <w:rPr>
                <w:rtl w:val="0"/>
              </w:rPr>
            </w:r>
          </w:p>
        </w:tc>
      </w:tr>
    </w:tbl>
    <w:p w:rsidR="00000000" w:rsidDel="00000000" w:rsidP="00000000" w:rsidRDefault="00000000" w:rsidRPr="00000000" ns1:paraId="0000041D">
      <w:pPr>
        <w:spacing w:after="120" w:lineRule="auto"/>
        <w:rPr/>
      </w:pPr>
      <w:r w:rsidDel="00000000" w:rsidR="00000000" w:rsidRPr="00000000">
        <w:rPr>
          <w:rtl w:val="0"/>
        </w:rPr>
      </w:r>
    </w:p>
    <w:p w:rsidR="00000000" w:rsidDel="00000000" w:rsidP="00000000" w:rsidRDefault="00000000" w:rsidRPr="00000000" ns1:paraId="0000041E">
      <w:pPr>
        <w:spacing w:after="160" w:lineRule="auto"/>
        <w:rPr/>
      </w:pPr>
      <w:r w:rsidDel="00000000" w:rsidR="00000000" w:rsidRPr="00000000">
        <w:rPr>
          <w:rtl w:val="0"/>
        </w:rPr>
      </w:r>
    </w:p>
    <w:p w:rsidR="00000000" w:rsidDel="00000000" w:rsidP="00000000" w:rsidRDefault="00000000" w:rsidRPr="00000000" ns1:paraId="0000041F">
      <w:pPr>
        <w:pStyle w:val="Heading4"/>
        <w:numPr>
          <w:ilvl w:val="2"/>
          <w:numId w:val="32"/>
        </w:numPr>
        <w:rPr/>
      </w:pPr>
      <w:r w:rsidDel="00000000" w:rsidR="00000000" w:rsidRPr="00000000">
        <w:rPr>
          <w:rtl w:val="0"/>
        </w:rPr>
        <w:t xml:space="preserve">3.5.2 API Security and CORS Policy Design</w:t>
      </w:r>
    </w:p>
    <w:p w:rsidR="00000000" w:rsidDel="00000000" w:rsidP="00000000" w:rsidRDefault="00000000" w:rsidRPr="00000000" ns1:paraId="00000420">
      <w:pPr>
        <w:spacing w:after="120" w:line="276" w:lineRule="auto"/>
        <w:jc w:val="both"/>
        <w:rPr/>
      </w:pPr>
      <w:r w:rsidDel="00000000" w:rsidR="00000000" w:rsidRPr="00000000">
        <w:rPr>
          <w:rtl w:val="0"/>
        </w:rPr>
        <w:t xml:space="preserve">API security is enforced using token authorization. The client must present a valid registration token to access the key upload and vote endpoints. CORS policies are configured to restrict access to trusted client origins.</w:t>
      </w:r>
    </w:p>
    <w:p w:rsidR="00000000" w:rsidDel="00000000" w:rsidP="00000000" w:rsidRDefault="00000000" w:rsidRPr="00000000" ns1:paraId="00000421">
      <w:pPr>
        <w:spacing w:after="120" w:line="276" w:lineRule="auto"/>
        <w:jc w:val="both"/>
        <w:rPr/>
      </w:pPr>
      <w:r w:rsidDel="00000000" w:rsidR="00000000" w:rsidRPr="00000000">
        <w:rPr>
          <w:rtl w:val="0"/>
        </w:rPr>
        <w:t xml:space="preserve">We also enforce size limits on binary uploads to prevent denial-of-service attacks. Any upload exceeding 500 KB is immediately rejected by Express middleware.</w:t>
      </w:r>
    </w:p>
    <w:p w:rsidR="00000000" w:rsidDel="00000000" w:rsidP="00000000" w:rsidRDefault="00000000" w:rsidRPr="00000000" ns1:paraId="00000422">
      <w:pPr>
        <w:spacing w:after="120" w:lineRule="auto"/>
        <w:rPr/>
      </w:pPr>
      <w:r w:rsidDel="00000000" w:rsidR="00000000" w:rsidRPr="00000000">
        <w:rPr>
          <w:rtl w:val="0"/>
        </w:rPr>
        <w:t xml:space="preserve">To ensure basic network security and avoid Cross-Origin Resource Sharing (CORS) vulnerabilities, both the Server and the Client apply secure configurations:</w:t>
      </w:r>
    </w:p>
    <w:p w:rsidR="00000000" w:rsidDel="00000000" w:rsidP="00000000" w:rsidRDefault="00000000" w:rsidRPr="00000000" ns1:paraId="000004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CORS Configuration: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server restricts access to requests only from the Client's predefined IP address, set via an environment variable.</w:t>
      </w:r>
    </w:p>
    <w:p w:rsidR="00000000" w:rsidDel="00000000" w:rsidP="00000000" w:rsidRDefault="00000000" w:rsidRPr="00000000" ns1:paraId="000004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Authorization Verification: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Sensitive voting-related APIs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/upload_pk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/share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require an authentication header:</w:t>
      </w:r>
    </w:p>
    <w:p w:rsidR="00000000" w:rsidDel="00000000" w:rsidP="00000000" w:rsidRDefault="00000000" w:rsidRPr="00000000" ns1:paraId="00000425">
      <w:pPr>
        <w:spacing w:after="120" w:lineRule="auto"/>
        <w:rPr/>
      </w:pPr>
      <w:r w:rsidDel="00000000" w:rsidR="00000000" w:rsidRPr="00000000">
        <w:rPr>
          <w:rtl w:val="0"/>
        </w:rPr>
        <w:t xml:space="preserve">  </w:t>
      </w:r>
      <w:r w:rsidDel="00000000" w:rsidR="00000000" w:rsidRPr="00000000">
        <w:rPr>
          <w:rFonts w:ascii="Consolas" w:cs="Consolas" w:eastAsia="Consolas" w:hAnsi="Consolas"/>
          <w:sz w:val="20"/>
          <w:szCs w:val="20"/>
          <w:rtl w:val="0"/>
        </w:rPr>
        <w:t xml:space="preserve">Authorization: Bearer &lt;Eligibility Token&gt;</w:t>
      </w:r>
      <w:r w:rsidDel="00000000" w:rsidR="00000000" w:rsidRPr="00000000">
        <w:rPr>
          <w:rtl w:val="0"/>
        </w:rPr>
      </w:r>
    </w:p>
    <w:p w:rsidR="00000000" w:rsidDel="00000000" w:rsidP="00000000" w:rsidRDefault="00000000" w:rsidRPr="00000000" ns1:paraId="00000426">
      <w:pPr>
        <w:spacing w:after="120" w:lineRule="auto"/>
        <w:rPr/>
      </w:pPr>
      <w:r w:rsidDel="00000000" w:rsidR="00000000" w:rsidRPr="00000000">
        <w:rPr>
          <w:rtl w:val="0"/>
        </w:rPr>
        <w:t xml:space="preserve">  The server decodes this token from its in-memory </w:t>
      </w:r>
      <w:r w:rsidDel="00000000" w:rsidR="00000000" w:rsidRPr="00000000">
        <w:rPr>
          <w:rFonts w:ascii="Consolas" w:cs="Consolas" w:eastAsia="Consolas" w:hAnsi="Consolas"/>
          <w:sz w:val="20"/>
          <w:szCs w:val="20"/>
          <w:rtl w:val="0"/>
        </w:rPr>
        <w:t xml:space="preserve">TOKENS</w:t>
      </w:r>
      <w:r w:rsidDel="00000000" w:rsidR="00000000" w:rsidRPr="00000000">
        <w:rPr>
          <w:rtl w:val="0"/>
        </w:rPr>
        <w:t xml:space="preserve"> cache to map it directly to an anonymous </w:t>
      </w:r>
      <w:r w:rsidDel="00000000" w:rsidR="00000000" w:rsidRPr="00000000">
        <w:rPr>
          <w:rFonts w:ascii="Consolas" w:cs="Consolas" w:eastAsia="Consolas" w:hAnsi="Consolas"/>
          <w:sz w:val="20"/>
          <w:szCs w:val="20"/>
          <w:rtl w:val="0"/>
        </w:rPr>
        <w:t xml:space="preserve">voter_id</w:t>
      </w:r>
      <w:r w:rsidDel="00000000" w:rsidR="00000000" w:rsidRPr="00000000">
        <w:rPr>
          <w:rtl w:val="0"/>
        </w:rPr>
        <w:t xml:space="preserve">, ensuring no one can forge or submit a valid anonymous request.</w:t>
      </w:r>
    </w:p>
    <w:p w:rsidR="00000000" w:rsidDel="00000000" w:rsidP="00000000" w:rsidRDefault="00000000" w:rsidRPr="00000000" ns1:paraId="00000427">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428">
      <w:pPr>
        <w:pStyle w:val="Heading3"/>
        <w:numPr>
          <w:ilvl w:val="1"/>
          <w:numId w:val="32"/>
        </w:numPr>
        <w:rPr/>
      </w:pPr>
      <w:r w:rsidDel="00000000" w:rsidR="00000000" w:rsidRPr="00000000">
        <w:rPr>
          <w:rtl w:val="0"/>
        </w:rPr>
        <w:t xml:space="preserve">3.6 Database Design (File-based Storage)</w:t>
      </w:r>
    </w:p>
    <w:p w:rsidR="00000000" w:rsidDel="00000000" w:rsidP="00000000" w:rsidRDefault="00000000" w:rsidRPr="00000000" ns1:paraId="00000429">
      <w:pPr>
        <w:spacing w:after="120" w:line="276" w:lineRule="auto"/>
        <w:jc w:val="both"/>
        <w:rPr/>
      </w:pPr>
      <w:r w:rsidDel="00000000" w:rsidR="00000000" w:rsidRPr="00000000">
        <w:rPr>
          <w:rtl w:val="0"/>
        </w:rPr>
        <w:t xml:space="preserve">The server database uses a file-based storage layout to organize serialized OpenFHE objects, eliminating database dependency. The files are organized under the server/data/ directory.</w:t>
      </w:r>
    </w:p>
    <w:p w:rsidR="00000000" w:rsidDel="00000000" w:rsidP="00000000" w:rsidRDefault="00000000" w:rsidRPr="00000000" ns1:paraId="0000042A">
      <w:pPr>
        <w:spacing w:after="120" w:lineRule="auto"/>
        <w:rPr/>
      </w:pPr>
      <w:r w:rsidDel="00000000" w:rsidR="00000000" w:rsidRPr="00000000">
        <w:rPr>
          <w:rtl w:val="0"/>
        </w:rPr>
        <w:t xml:space="preserve">Because of the nature of the FHE cryptographic system using OpenFHE, the generated cryptographic data consists of binary files ranging from tens to hundreds of kilobytes in size. Furthermore, the C++ executable binaries require physical file paths to read and write data. Therefore, rather than using a traditional relational database (such as MySQL or PostgreSQL), which would add I/O latency from binary-to-BLOB type conversion, the thesis designs a direct filesystem storage mechanism.</w:t>
      </w:r>
    </w:p>
    <w:p w:rsidR="00000000" w:rsidDel="00000000" w:rsidP="00000000" w:rsidRDefault="00000000" w:rsidRPr="00000000" ns1:paraId="0000042B">
      <w:pPr>
        <w:pStyle w:val="Heading4"/>
        <w:numPr>
          <w:ilvl w:val="2"/>
          <w:numId w:val="32"/>
        </w:numPr>
        <w:rPr/>
      </w:pPr>
      <w:r w:rsidDel="00000000" w:rsidR="00000000" w:rsidRPr="00000000">
        <w:rPr>
          <w:rtl w:val="0"/>
        </w:rPr>
        <w:t xml:space="preserve">3.6.1 Server-Side Data Directory Structure (</w:t>
      </w:r>
      <w:r w:rsidDel="00000000" w:rsidR="00000000" w:rsidRPr="00000000">
        <w:rPr>
          <w:rFonts w:ascii="Consolas" w:cs="Consolas" w:eastAsia="Consolas" w:hAnsi="Consolas"/>
          <w:sz w:val="20"/>
          <w:szCs w:val="20"/>
          <w:rtl w:val="0"/>
        </w:rPr>
        <w:t xml:space="preserve">server/data/</w:t>
      </w:r>
      <w:r w:rsidDel="00000000" w:rsidR="00000000" w:rsidRPr="00000000">
        <w:rPr>
          <w:rtl w:val="0"/>
        </w:rPr>
        <w:t xml:space="preserve">)</w:t>
      </w:r>
    </w:p>
    <w:p w:rsidR="00000000" w:rsidDel="00000000" w:rsidP="00000000" w:rsidRDefault="00000000" w:rsidRPr="00000000" ns1:paraId="0000042C">
      <w:pPr>
        <w:spacing w:after="120" w:line="276" w:lineRule="auto"/>
        <w:jc w:val="both"/>
        <w:rPr/>
      </w:pPr>
      <w:r w:rsidDel="00000000" w:rsidR="00000000" w:rsidRPr="00000000">
        <w:rPr>
          <w:rtl w:val="0"/>
        </w:rPr>
        <w:t xml:space="preserve">Figure 3.6 presents the directory tree structure of the server-side database, showing where registrations, ciphertexts, and shares are saved.</w:t>
      </w:r>
    </w:p>
    <w:p w:rsidR="00000000" w:rsidDel="00000000" w:rsidP="00000000" w:rsidRDefault="00000000" w:rsidRPr="00000000" ns1:paraId="0000042D">
      <w:pPr>
        <w:spacing w:after="120" w:line="276" w:lineRule="auto"/>
        <w:jc w:val="both"/>
        <w:rPr/>
      </w:pPr>
      <w:r w:rsidDel="00000000" w:rsidR="00000000" w:rsidRPr="00000000">
        <w:rPr>
          <w:rtl w:val="0"/>
        </w:rPr>
        <w:t xml:space="preserve">By organizing database records into folders (voters/, ciphertexts/, shares/), the server can perform rapid lookups and counts using native filesystem directory reads.</w:t>
      </w:r>
    </w:p>
    <w:p w:rsidR="00000000" w:rsidDel="00000000" w:rsidP="00000000" w:rsidRDefault="00000000" w:rsidRPr="00000000" ns1:paraId="0000042E">
      <w:pPr>
        <w:jc w:val="center"/>
        <w:rPr/>
      </w:pPr>
      <w:r w:rsidDel="00000000" w:rsidR="00000000" w:rsidRPr="00000000">
        <w:rPr/>
        <w:drawing>
          <ns3:inline distB="0" distT="0" distL="114300" distR="114300">
            <ns3:extent cx="4572000" cy="2481943"/>
            <ns3:effectExtent b="0" l="0" r="0" t="0"/>
            <ns3:docPr id="51" name="image52.png"/>
            <ns4:graphic>
              <ns4:graphicData uri="http://schemas.openxmlformats.org/drawingml/2006/picture">
                <ns5:pic>
                  <ns5:nvPicPr>
                    <ns5:cNvPr id="0" name="image52.png"/>
                    <ns5:cNvPicPr preferRelativeResize="0"/>
                  </ns5:nvPicPr>
                  <ns5:blipFill>
                    <ns4:blip ns2:embed="rId21"/>
                    <ns4:srcRect b="0" l="0" r="0" t="0"/>
                    <ns4:stretch>
                      <ns4:fillRect/>
                    </ns4:stretch>
                  </ns5:blipFill>
                  <ns5:spPr>
                    <ns4:xfrm>
                      <ns4:off x="0" y="0"/>
                      <ns4:ext cx="4572000" cy="2481943"/>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2F">
      <w:pPr>
        <w:jc w:val="center"/>
        <w:rPr/>
      </w:pPr>
      <w:r w:rsidDel="00000000" w:rsidR="00000000" w:rsidRPr="00000000">
        <w:rPr>
          <w:i w:val="1"/>
          <w:iCs w:val="1"/>
          <w:sz w:val="20"/>
          <w:szCs w:val="20"/>
          <w:rtl w:val="0"/>
        </w:rPr>
        <w:t xml:space="preserve">Figure 3.6: Directory tree structure of server-side database.</w:t>
      </w:r>
      <w:r w:rsidDel="00000000" w:rsidR="00000000" w:rsidRPr="00000000">
        <w:rPr>
          <w:rtl w:val="0"/>
        </w:rPr>
      </w:r>
    </w:p>
    <w:p w:rsidR="00000000" w:rsidDel="00000000" w:rsidP="00000000" w:rsidRDefault="00000000" w:rsidRPr="00000000" ns1:paraId="00000430">
      <w:pPr>
        <w:spacing w:after="120" w:lineRule="auto"/>
        <w:rPr/>
      </w:pPr>
      <w:r w:rsidDel="00000000" w:rsidR="00000000" w:rsidRPr="00000000">
        <w:rPr>
          <w:rtl w:val="0"/>
        </w:rPr>
      </w:r>
    </w:p>
    <w:p w:rsidR="00000000" w:rsidDel="00000000" w:rsidP="00000000" w:rsidRDefault="00000000" w:rsidRPr="00000000" ns1:paraId="00000431">
      <w:pPr>
        <w:spacing w:after="120" w:lineRule="auto"/>
        <w:rPr/>
      </w:pPr>
      <w:r w:rsidDel="00000000" w:rsidR="00000000" w:rsidRPr="00000000">
        <w:rPr>
          <w:rtl w:val="0"/>
        </w:rPr>
        <w:t xml:space="preserve">The system organizes storage into a well-structured hierarchy to manage state:</w:t>
      </w:r>
    </w:p>
    <w:p w:rsidR="00000000" w:rsidDel="00000000" w:rsidP="00000000" w:rsidRDefault="00000000" w:rsidRPr="00000000" ns1:paraId="0000043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voters/voters.json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Contains the raw voter identity database and voting status.</w:t>
      </w:r>
    </w:p>
    <w:p w:rsidR="00000000" w:rsidDel="00000000" w:rsidP="00000000" w:rsidRDefault="00000000" w:rsidRPr="00000000" ns1:paraId="0000043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keys/voter_list.txt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 of anonymous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who have successfully registered keys.</w:t>
      </w:r>
    </w:p>
    <w:p w:rsidR="00000000" w:rsidDel="00000000" w:rsidP="00000000" w:rsidRDefault="00000000" w:rsidRPr="00000000" ns1:paraId="000004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keys/joint_pk.bin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Binary file of the shared joint public key.</w:t>
      </w:r>
    </w:p>
    <w:p w:rsidR="00000000" w:rsidDel="00000000" w:rsidP="00000000" w:rsidRDefault="00000000" w:rsidRPr="00000000" ns1:paraId="000004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keys/pk_&lt;voter_id&gt;.bin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Backup copy of each voter's individual public key.</w:t>
      </w:r>
    </w:p>
    <w:p w:rsidR="00000000" w:rsidDel="00000000" w:rsidP="00000000" w:rsidRDefault="00000000" w:rsidRPr="00000000" ns1:paraId="000004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ciphertexts/enc_vote_&lt;voter_id&gt;.bin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Voters' ballot ciphertext binary files.</w:t>
      </w:r>
    </w:p>
    <w:p w:rsidR="00000000" w:rsidDel="00000000" w:rsidP="00000000" w:rsidRDefault="00000000" w:rsidRPr="00000000" ns1:paraId="000004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tally/enc_tally.bin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Binary file containing the aggregate ciphertext after homomorphic addition.</w:t>
      </w:r>
    </w:p>
    <w:p w:rsidR="00000000" w:rsidDel="00000000" w:rsidP="00000000" w:rsidRDefault="00000000" w:rsidRPr="00000000" ns1:paraId="000004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tally/final_result.txt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Plain text file containing the final decrypted result, expressed as counts.</w:t>
      </w:r>
    </w:p>
    <w:p w:rsidR="00000000" w:rsidDel="00000000" w:rsidP="00000000" w:rsidRDefault="00000000" w:rsidRPr="00000000" ns1:paraId="000004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shares/share_&lt;voter_id&gt;.bin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Binary files containing each voter's decryption share.</w:t>
      </w:r>
    </w:p>
    <w:p w:rsidR="00000000" w:rsidDel="00000000" w:rsidP="00000000" w:rsidRDefault="00000000" w:rsidRPr="00000000" ns1:paraId="000004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candidates.json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 of candidate configuration (candidate index and real name).</w:t>
      </w:r>
    </w:p>
    <w:p w:rsidR="00000000" w:rsidDel="00000000" w:rsidP="00000000" w:rsidRDefault="00000000" w:rsidRPr="00000000" ns1:paraId="000004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state.json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 storing the election's finalization state.</w:t>
      </w:r>
    </w:p>
    <w:p w:rsidR="00000000" w:rsidDel="00000000" w:rsidP="00000000" w:rsidRDefault="00000000" w:rsidRPr="00000000" ns1:paraId="0000043C">
      <w:pPr>
        <w:pStyle w:val="Heading4"/>
        <w:numPr>
          <w:ilvl w:val="2"/>
          <w:numId w:val="32"/>
        </w:numPr>
        <w:rPr/>
      </w:pPr>
      <w:r w:rsidDel="00000000" w:rsidR="00000000" w:rsidRPr="00000000">
        <w:rPr>
          <w:rtl w:val="0"/>
        </w:rPr>
        <w:t xml:space="preserve">3.6.2 Election State Machine</w:t>
      </w:r>
    </w:p>
    <w:p w:rsidR="00000000" w:rsidDel="00000000" w:rsidP="00000000" w:rsidRDefault="00000000" w:rsidRPr="00000000" ns1:paraId="0000043D">
      <w:pPr>
        <w:spacing w:after="120" w:line="276" w:lineRule="auto"/>
        <w:jc w:val="both"/>
        <w:rPr/>
      </w:pPr>
      <w:r w:rsidDel="00000000" w:rsidR="00000000" w:rsidRPr="00000000">
        <w:rPr>
          <w:rtl w:val="0"/>
        </w:rPr>
        <w:t xml:space="preserve">The election state transitions are managed using file evaluations. Figure 3.5 diagrams the state machine flowchart. The trust boundaries, network stack, and error handling graphs are mapped in Figures 3.12, 3.13, and 3.14. Figure 3.15 details the system scalability limits under sequential key generation. Table 3.6 logs the system error categories.</w:t>
      </w:r>
    </w:p>
    <w:p w:rsidR="00000000" w:rsidDel="00000000" w:rsidP="00000000" w:rsidRDefault="00000000" w:rsidRPr="00000000" ns1:paraId="0000043E">
      <w:pPr>
        <w:spacing w:after="120" w:line="276" w:lineRule="auto"/>
        <w:jc w:val="both"/>
        <w:rPr/>
      </w:pPr>
      <w:r w:rsidDel="00000000" w:rsidR="00000000" w:rsidRPr="00000000">
        <w:rPr>
          <w:rtl w:val="0"/>
        </w:rPr>
        <w:t xml:space="preserve">The server checks for setup.bin, joint_pk.bin, and enc_tally.bin to determine the active phase, enforcing strict logical validation on all routes.</w:t>
      </w:r>
    </w:p>
    <w:p w:rsidR="00000000" w:rsidDel="00000000" w:rsidP="00000000" w:rsidRDefault="00000000" w:rsidRPr="00000000" ns1:paraId="0000043F">
      <w:pPr>
        <w:jc w:val="center"/>
        <w:rPr/>
      </w:pPr>
      <w:r w:rsidDel="00000000" w:rsidR="00000000" w:rsidRPr="00000000">
        <w:rPr/>
        <w:drawing>
          <ns3:inline distB="0" distT="0" distL="114300" distR="114300">
            <ns3:extent cx="5486400" cy="1341120"/>
            <ns3:effectExtent b="0" l="0" r="0" t="0"/>
            <ns3:docPr id="53" name="image53.png"/>
            <ns4:graphic>
              <ns4:graphicData uri="http://schemas.openxmlformats.org/drawingml/2006/picture">
                <ns5:pic>
                  <ns5:nvPicPr>
                    <ns5:cNvPr id="0" name="image53.png"/>
                    <ns5:cNvPicPr preferRelativeResize="0"/>
                  </ns5:nvPicPr>
                  <ns5:blipFill>
                    <ns4:blip ns2:embed="rId22"/>
                    <ns4:srcRect b="0" l="0" r="0" t="0"/>
                    <ns4:stretch>
                      <ns4:fillRect/>
                    </ns4:stretch>
                  </ns5:blipFill>
                  <ns5:spPr>
                    <ns4:xfrm>
                      <ns4:off x="0" y="0"/>
                      <ns4:ext cx="5486400" cy="134112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40">
      <w:pPr>
        <w:jc w:val="center"/>
        <w:rPr/>
      </w:pPr>
      <w:r w:rsidDel="00000000" w:rsidR="00000000" w:rsidRPr="00000000">
        <w:rPr>
          <w:i w:val="1"/>
          <w:iCs w:val="1"/>
          <w:sz w:val="20"/>
          <w:szCs w:val="20"/>
          <w:rtl w:val="0"/>
        </w:rPr>
        <w:t xml:space="preserve">Figure 3.5: Election phase transition state machine flowchart.</w:t>
      </w:r>
      <w:r w:rsidDel="00000000" w:rsidR="00000000" w:rsidRPr="00000000">
        <w:rPr>
          <w:rtl w:val="0"/>
        </w:rPr>
      </w:r>
    </w:p>
    <w:p w:rsidR="00000000" w:rsidDel="00000000" w:rsidP="00000000" w:rsidRDefault="00000000" w:rsidRPr="00000000" ns1:paraId="00000441">
      <w:pPr>
        <w:spacing w:after="120" w:lineRule="auto"/>
        <w:rPr/>
      </w:pPr>
      <w:r w:rsidDel="00000000" w:rsidR="00000000" w:rsidRPr="00000000">
        <w:rPr>
          <w:rtl w:val="0"/>
        </w:rPr>
      </w:r>
    </w:p>
    <w:p w:rsidR="00000000" w:rsidDel="00000000" w:rsidP="00000000" w:rsidRDefault="00000000" w:rsidRPr="00000000" ns1:paraId="00000442">
      <w:pPr>
        <w:jc w:val="center"/>
        <w:rPr/>
      </w:pPr>
      <w:r w:rsidDel="00000000" w:rsidR="00000000" w:rsidRPr="00000000">
        <w:rPr/>
        <w:drawing>
          <ns3:inline distB="0" distT="0" distL="114300" distR="114300">
            <ns3:extent cx="4572000" cy="2000250"/>
            <ns3:effectExtent b="0" l="0" r="0" t="0"/>
            <ns3:docPr id="54" name="image47.png"/>
            <ns4:graphic>
              <ns4:graphicData uri="http://schemas.openxmlformats.org/drawingml/2006/picture">
                <ns5:pic>
                  <ns5:nvPicPr>
                    <ns5:cNvPr id="0" name="image47.png"/>
                    <ns5:cNvPicPr preferRelativeResize="0"/>
                  </ns5:nvPicPr>
                  <ns5:blipFill>
                    <ns4:blip ns2:embed="rId23"/>
                    <ns4:srcRect b="0" l="0" r="0" t="0"/>
                    <ns4:stretch>
                      <ns4:fillRect/>
                    </ns4:stretch>
                  </ns5:blipFill>
                  <ns5:spPr>
                    <ns4:xfrm>
                      <ns4:off x="0" y="0"/>
                      <ns4:ext cx="4572000" cy="200025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43">
      <w:pPr>
        <w:jc w:val="center"/>
        <w:rPr/>
      </w:pPr>
      <w:r w:rsidDel="00000000" w:rsidR="00000000" w:rsidRPr="00000000">
        <w:rPr>
          <w:i w:val="1"/>
          <w:iCs w:val="1"/>
          <w:sz w:val="20"/>
          <w:szCs w:val="20"/>
          <w:rtl w:val="0"/>
        </w:rPr>
        <w:t xml:space="preserve">Figure 3.12: System trust boundaries and data classification.</w:t>
      </w:r>
      <w:r w:rsidDel="00000000" w:rsidR="00000000" w:rsidRPr="00000000">
        <w:rPr>
          <w:rtl w:val="0"/>
        </w:rPr>
      </w:r>
    </w:p>
    <w:p w:rsidR="00000000" w:rsidDel="00000000" w:rsidP="00000000" w:rsidRDefault="00000000" w:rsidRPr="00000000" ns1:paraId="00000444">
      <w:pPr>
        <w:spacing w:after="120" w:lineRule="auto"/>
        <w:rPr/>
      </w:pPr>
      <w:r w:rsidDel="00000000" w:rsidR="00000000" w:rsidRPr="00000000">
        <w:rPr>
          <w:rtl w:val="0"/>
        </w:rPr>
      </w:r>
    </w:p>
    <w:p w:rsidR="00000000" w:rsidDel="00000000" w:rsidP="00000000" w:rsidRDefault="00000000" w:rsidRPr="00000000" ns1:paraId="00000445">
      <w:pPr>
        <w:jc w:val="center"/>
        <w:rPr/>
      </w:pPr>
      <w:r w:rsidDel="00000000" w:rsidR="00000000" w:rsidRPr="00000000">
        <w:rPr/>
        <w:drawing>
          <ns3:inline distB="0" distT="0" distL="114300" distR="114300">
            <ns3:extent cx="5029200" cy="2011680"/>
            <ns3:effectExtent b="0" l="0" r="0" t="0"/>
            <ns3:docPr id="55" name="image50.png"/>
            <ns4:graphic>
              <ns4:graphicData uri="http://schemas.openxmlformats.org/drawingml/2006/picture">
                <ns5:pic>
                  <ns5:nvPicPr>
                    <ns5:cNvPr id="0" name="image50.png"/>
                    <ns5:cNvPicPr preferRelativeResize="0"/>
                  </ns5:nvPicPr>
                  <ns5:blipFill>
                    <ns4:blip ns2:embed="rId24"/>
                    <ns4:srcRect b="0" l="0" r="0" t="0"/>
                    <ns4:stretch>
                      <ns4:fillRect/>
                    </ns4:stretch>
                  </ns5:blipFill>
                  <ns5:spPr>
                    <ns4:xfrm>
                      <ns4:off x="0" y="0"/>
                      <ns4:ext cx="5029200" cy="201168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46">
      <w:pPr>
        <w:jc w:val="center"/>
        <w:rPr/>
      </w:pPr>
      <w:r w:rsidDel="00000000" w:rsidR="00000000" w:rsidRPr="00000000">
        <w:rPr>
          <w:i w:val="1"/>
          <w:iCs w:val="1"/>
          <w:sz w:val="20"/>
          <w:szCs w:val="20"/>
          <w:rtl w:val="0"/>
        </w:rPr>
        <w:t xml:space="preserve">Figure 3.13: Network communication protocol stack.</w:t>
      </w:r>
      <w:r w:rsidDel="00000000" w:rsidR="00000000" w:rsidRPr="00000000">
        <w:rPr>
          <w:rtl w:val="0"/>
        </w:rPr>
      </w:r>
    </w:p>
    <w:p w:rsidR="00000000" w:rsidDel="00000000" w:rsidP="00000000" w:rsidRDefault="00000000" w:rsidRPr="00000000" ns1:paraId="00000447">
      <w:pPr>
        <w:spacing w:after="120" w:lineRule="auto"/>
        <w:rPr/>
      </w:pPr>
      <w:r w:rsidDel="00000000" w:rsidR="00000000" w:rsidRPr="00000000">
        <w:rPr>
          <w:rtl w:val="0"/>
        </w:rPr>
      </w:r>
    </w:p>
    <w:p w:rsidR="00000000" w:rsidDel="00000000" w:rsidP="00000000" w:rsidRDefault="00000000" w:rsidRPr="00000000" ns1:paraId="00000448">
      <w:pPr>
        <w:jc w:val="center"/>
        <w:rPr/>
      </w:pPr>
      <w:r w:rsidDel="00000000" w:rsidR="00000000" w:rsidRPr="00000000">
        <w:rPr/>
        <w:drawing>
          <ns3:inline distB="0" distT="0" distL="114300" distR="114300">
            <ns3:extent cx="5029200" cy="1893346"/>
            <ns3:effectExtent b="0" l="0" r="0" t="0"/>
            <ns3:docPr id="56" name="image56.png"/>
            <ns4:graphic>
              <ns4:graphicData uri="http://schemas.openxmlformats.org/drawingml/2006/picture">
                <ns5:pic>
                  <ns5:nvPicPr>
                    <ns5:cNvPr id="0" name="image56.png"/>
                    <ns5:cNvPicPr preferRelativeResize="0"/>
                  </ns5:nvPicPr>
                  <ns5:blipFill>
                    <ns4:blip ns2:embed="rId25"/>
                    <ns4:srcRect b="0" l="0" r="0" t="0"/>
                    <ns4:stretch>
                      <ns4:fillRect/>
                    </ns4:stretch>
                  </ns5:blipFill>
                  <ns5:spPr>
                    <ns4:xfrm>
                      <ns4:off x="0" y="0"/>
                      <ns4:ext cx="5029200" cy="1893346"/>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49">
      <w:pPr>
        <w:jc w:val="center"/>
        <w:rPr/>
      </w:pPr>
      <w:r w:rsidDel="00000000" w:rsidR="00000000" w:rsidRPr="00000000">
        <w:rPr>
          <w:i w:val="1"/>
          <w:iCs w:val="1"/>
          <w:sz w:val="20"/>
          <w:szCs w:val="20"/>
          <w:rtl w:val="0"/>
        </w:rPr>
        <w:t xml:space="preserve">Figure 3.14: Error handling and exception transition graph.</w:t>
      </w:r>
      <w:r w:rsidDel="00000000" w:rsidR="00000000" w:rsidRPr="00000000">
        <w:rPr>
          <w:rtl w:val="0"/>
        </w:rPr>
      </w:r>
    </w:p>
    <w:p w:rsidR="00000000" w:rsidDel="00000000" w:rsidP="00000000" w:rsidRDefault="00000000" w:rsidRPr="00000000" ns1:paraId="0000044A">
      <w:pPr>
        <w:spacing w:after="120" w:lineRule="auto"/>
        <w:rPr/>
      </w:pPr>
      <w:r w:rsidDel="00000000" w:rsidR="00000000" w:rsidRPr="00000000">
        <w:rPr>
          <w:rtl w:val="0"/>
        </w:rPr>
      </w:r>
    </w:p>
    <w:p w:rsidR="00000000" w:rsidDel="00000000" w:rsidP="00000000" w:rsidRDefault="00000000" w:rsidRPr="00000000" ns1:paraId="0000044B">
      <w:pPr>
        <w:jc w:val="center"/>
        <w:rPr/>
      </w:pPr>
      <w:r w:rsidDel="00000000" w:rsidR="00000000" w:rsidRPr="00000000">
        <w:rPr/>
        <w:drawing>
          <ns3:inline distB="0" distT="0" distL="114300" distR="114300">
            <ns3:extent cx="4572000" cy="1714500"/>
            <ns3:effectExtent b="0" l="0" r="0" t="0"/>
            <ns3:docPr id="57" name="image54.png"/>
            <ns4:graphic>
              <ns4:graphicData uri="http://schemas.openxmlformats.org/drawingml/2006/picture">
                <ns5:pic>
                  <ns5:nvPicPr>
                    <ns5:cNvPr id="0" name="image54.png"/>
                    <ns5:cNvPicPr preferRelativeResize="0"/>
                  </ns5:nvPicPr>
                  <ns5:blipFill>
                    <ns4:blip ns2:embed="rId26"/>
                    <ns4:srcRect b="0" l="0" r="0" t="0"/>
                    <ns4:stretch>
                      <ns4:fillRect/>
                    </ns4:stretch>
                  </ns5:blipFill>
                  <ns5:spPr>
                    <ns4:xfrm>
                      <ns4:off x="0" y="0"/>
                      <ns4:ext cx="4572000" cy="1714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4C">
      <w:pPr>
        <w:jc w:val="center"/>
        <w:rPr/>
      </w:pPr>
      <w:r w:rsidDel="00000000" w:rsidR="00000000" w:rsidRPr="00000000">
        <w:rPr>
          <w:i w:val="1"/>
          <w:iCs w:val="1"/>
          <w:sz w:val="20"/>
          <w:szCs w:val="20"/>
          <w:rtl w:val="0"/>
        </w:rPr>
        <w:t xml:space="preserve">Figure 3.15: System scalability model.</w:t>
      </w:r>
      <w:r w:rsidDel="00000000" w:rsidR="00000000" w:rsidRPr="00000000">
        <w:rPr>
          <w:rtl w:val="0"/>
        </w:rPr>
      </w:r>
    </w:p>
    <w:p w:rsidR="00000000" w:rsidDel="00000000" w:rsidP="00000000" w:rsidRDefault="00000000" w:rsidRPr="00000000" ns1:paraId="0000044D">
      <w:pPr>
        <w:spacing w:after="120" w:lineRule="auto"/>
        <w:rPr/>
      </w:pPr>
      <w:r w:rsidDel="00000000" w:rsidR="00000000" w:rsidRPr="00000000">
        <w:rPr>
          <w:rtl w:val="0"/>
        </w:rPr>
      </w:r>
    </w:p>
    <w:p w:rsidR="00000000" w:rsidDel="00000000" w:rsidP="00000000" w:rsidRDefault="00000000" w:rsidRPr="00000000" ns1:paraId="0000044E">
      <w:pPr>
        <w:jc w:val="center"/>
        <w:rPr/>
      </w:pPr>
      <w:r w:rsidDel="00000000" w:rsidR="00000000" w:rsidRPr="00000000">
        <w:rPr>
          <w:rFonts w:ascii="Times New Roman" w:cs="Times New Roman" w:eastAsia="Times New Roman" w:hAnsi="Times New Roman"/>
          <w:b w:val="1"/>
          <w:bCs w:val="1"/>
          <w:sz w:val="20"/>
          <w:szCs w:val="20"/>
          <w:rtl w:val="0"/>
        </w:rPr>
        <w:t xml:space="preserve">Table 3.6: Error Categories and Resolution Policies</w:t>
      </w:r>
      <w:r w:rsidDel="00000000" w:rsidR="00000000" w:rsidRPr="00000000">
        <w:rPr>
          <w:rtl w:val="0"/>
        </w:rPr>
      </w:r>
    </w:p>
    <w:tbl>
      <w:tblPr>
        <w:tblStyle w:val="Table12"/>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44F">
            <w:pPr>
              <w:jc w:val="center"/>
              <w:rPr/>
            </w:pPr>
            <w:r w:rsidDel="00000000" w:rsidR="00000000" w:rsidRPr="00000000">
              <w:rPr>
                <w:b w:val="1"/>
                <w:bCs w:val="1"/>
                <w:sz w:val="20"/>
                <w:szCs w:val="20"/>
                <w:rtl w:val="0"/>
              </w:rPr>
              <w:t xml:space="preserve">Error Category</w:t>
            </w:r>
            <w:r w:rsidDel="00000000" w:rsidR="00000000" w:rsidRPr="00000000">
              <w:rPr>
                <w:rtl w:val="0"/>
              </w:rPr>
            </w:r>
          </w:p>
        </w:tc>
        <w:tc>
          <w:tcPr/>
          <w:p w:rsidR="00000000" w:rsidDel="00000000" w:rsidP="00000000" w:rsidRDefault="00000000" w:rsidRPr="00000000" ns1:paraId="00000450">
            <w:pPr>
              <w:jc w:val="center"/>
              <w:rPr/>
            </w:pPr>
            <w:r w:rsidDel="00000000" w:rsidR="00000000" w:rsidRPr="00000000">
              <w:rPr>
                <w:b w:val="1"/>
                <w:bCs w:val="1"/>
                <w:sz w:val="20"/>
                <w:szCs w:val="20"/>
                <w:rtl w:val="0"/>
              </w:rPr>
              <w:t xml:space="preserve">Primary Cause</w:t>
            </w:r>
            <w:r w:rsidDel="00000000" w:rsidR="00000000" w:rsidRPr="00000000">
              <w:rPr>
                <w:rtl w:val="0"/>
              </w:rPr>
            </w:r>
          </w:p>
        </w:tc>
        <w:tc>
          <w:tcPr/>
          <w:p w:rsidR="00000000" w:rsidDel="00000000" w:rsidP="00000000" w:rsidRDefault="00000000" w:rsidRPr="00000000" ns1:paraId="00000451">
            <w:pPr>
              <w:jc w:val="center"/>
              <w:rPr/>
            </w:pPr>
            <w:r w:rsidDel="00000000" w:rsidR="00000000" w:rsidRPr="00000000">
              <w:rPr>
                <w:b w:val="1"/>
                <w:bCs w:val="1"/>
                <w:sz w:val="20"/>
                <w:szCs w:val="20"/>
                <w:rtl w:val="0"/>
              </w:rPr>
              <w:t xml:space="preserve">System Response</w:t>
            </w:r>
            <w:r w:rsidDel="00000000" w:rsidR="00000000" w:rsidRPr="00000000">
              <w:rPr>
                <w:rtl w:val="0"/>
              </w:rPr>
            </w:r>
          </w:p>
        </w:tc>
        <w:tc>
          <w:tcPr/>
          <w:p w:rsidR="00000000" w:rsidDel="00000000" w:rsidP="00000000" w:rsidRDefault="00000000" w:rsidRPr="00000000" ns1:paraId="00000452">
            <w:pPr>
              <w:jc w:val="center"/>
              <w:rPr/>
            </w:pPr>
            <w:r w:rsidDel="00000000" w:rsidR="00000000" w:rsidRPr="00000000">
              <w:rPr>
                <w:b w:val="1"/>
                <w:bCs w:val="1"/>
                <w:sz w:val="20"/>
                <w:szCs w:val="20"/>
                <w:rtl w:val="0"/>
              </w:rPr>
              <w:t xml:space="preserve">Resolution Policy</w:t>
            </w:r>
            <w:r w:rsidDel="00000000" w:rsidR="00000000" w:rsidRPr="00000000">
              <w:rPr>
                <w:rtl w:val="0"/>
              </w:rPr>
            </w:r>
          </w:p>
        </w:tc>
      </w:tr>
      <w:tr>
        <w:trPr>
          <w:cantSplit w:val="0"/>
          <w:tblHeader w:val="0"/>
        </w:trPr>
        <w:tc>
          <w:tcPr/>
          <w:p w:rsidR="00000000" w:rsidDel="00000000" w:rsidP="00000000" w:rsidRDefault="00000000" w:rsidRPr="00000000" ns1:paraId="00000453">
            <w:pPr>
              <w:jc w:val="left"/>
              <w:rPr/>
            </w:pPr>
            <w:r w:rsidDel="00000000" w:rsidR="00000000" w:rsidRPr="00000000">
              <w:rPr>
                <w:sz w:val="18"/>
                <w:szCs w:val="18"/>
                <w:rtl w:val="0"/>
              </w:rPr>
              <w:t xml:space="preserve">CCCD Validation Error</w:t>
            </w:r>
            <w:r w:rsidDel="00000000" w:rsidR="00000000" w:rsidRPr="00000000">
              <w:rPr>
                <w:rtl w:val="0"/>
              </w:rPr>
            </w:r>
          </w:p>
        </w:tc>
        <w:tc>
          <w:tcPr/>
          <w:p w:rsidR="00000000" w:rsidDel="00000000" w:rsidP="00000000" w:rsidRDefault="00000000" w:rsidRPr="00000000" ns1:paraId="00000454">
            <w:pPr>
              <w:jc w:val="left"/>
              <w:rPr/>
            </w:pPr>
            <w:r w:rsidDel="00000000" w:rsidR="00000000" w:rsidRPr="00000000">
              <w:rPr>
                <w:sz w:val="18"/>
                <w:szCs w:val="18"/>
                <w:rtl w:val="0"/>
              </w:rPr>
              <w:t xml:space="preserve">Malformed or duplicate ID.</w:t>
            </w:r>
            <w:r w:rsidDel="00000000" w:rsidR="00000000" w:rsidRPr="00000000">
              <w:rPr>
                <w:rtl w:val="0"/>
              </w:rPr>
            </w:r>
          </w:p>
        </w:tc>
        <w:tc>
          <w:tcPr/>
          <w:p w:rsidR="00000000" w:rsidDel="00000000" w:rsidP="00000000" w:rsidRDefault="00000000" w:rsidRPr="00000000" ns1:paraId="00000455">
            <w:pPr>
              <w:jc w:val="left"/>
              <w:rPr/>
            </w:pPr>
            <w:r w:rsidDel="00000000" w:rsidR="00000000" w:rsidRPr="00000000">
              <w:rPr>
                <w:sz w:val="18"/>
                <w:szCs w:val="18"/>
                <w:rtl w:val="0"/>
              </w:rPr>
              <w:t xml:space="preserve">Return HTTP 400 or 409.</w:t>
            </w:r>
            <w:r w:rsidDel="00000000" w:rsidR="00000000" w:rsidRPr="00000000">
              <w:rPr>
                <w:rtl w:val="0"/>
              </w:rPr>
            </w:r>
          </w:p>
        </w:tc>
        <w:tc>
          <w:tcPr/>
          <w:p w:rsidR="00000000" w:rsidDel="00000000" w:rsidP="00000000" w:rsidRDefault="00000000" w:rsidRPr="00000000" ns1:paraId="00000456">
            <w:pPr>
              <w:jc w:val="left"/>
              <w:rPr/>
            </w:pPr>
            <w:r w:rsidDel="00000000" w:rsidR="00000000" w:rsidRPr="00000000">
              <w:rPr>
                <w:sz w:val="18"/>
                <w:szCs w:val="18"/>
                <w:rtl w:val="0"/>
              </w:rPr>
              <w:t xml:space="preserve">Prompt user to check input.</w:t>
            </w:r>
            <w:r w:rsidDel="00000000" w:rsidR="00000000" w:rsidRPr="00000000">
              <w:rPr>
                <w:rtl w:val="0"/>
              </w:rPr>
            </w:r>
          </w:p>
        </w:tc>
      </w:tr>
      <w:tr>
        <w:trPr>
          <w:cantSplit w:val="0"/>
          <w:tblHeader w:val="0"/>
        </w:trPr>
        <w:tc>
          <w:tcPr/>
          <w:p w:rsidR="00000000" w:rsidDel="00000000" w:rsidP="00000000" w:rsidRDefault="00000000" w:rsidRPr="00000000" ns1:paraId="00000457">
            <w:pPr>
              <w:jc w:val="left"/>
              <w:rPr/>
            </w:pPr>
            <w:r w:rsidDel="00000000" w:rsidR="00000000" w:rsidRPr="00000000">
              <w:rPr>
                <w:sz w:val="18"/>
                <w:szCs w:val="18"/>
                <w:rtl w:val="0"/>
              </w:rPr>
              <w:t xml:space="preserve">Token Authentication Error</w:t>
            </w:r>
            <w:r w:rsidDel="00000000" w:rsidR="00000000" w:rsidRPr="00000000">
              <w:rPr>
                <w:rtl w:val="0"/>
              </w:rPr>
            </w:r>
          </w:p>
        </w:tc>
        <w:tc>
          <w:tcPr/>
          <w:p w:rsidR="00000000" w:rsidDel="00000000" w:rsidP="00000000" w:rsidRDefault="00000000" w:rsidRPr="00000000" ns1:paraId="00000458">
            <w:pPr>
              <w:jc w:val="left"/>
              <w:rPr/>
            </w:pPr>
            <w:r w:rsidDel="00000000" w:rsidR="00000000" w:rsidRPr="00000000">
              <w:rPr>
                <w:sz w:val="18"/>
                <w:szCs w:val="18"/>
                <w:rtl w:val="0"/>
              </w:rPr>
              <w:t xml:space="preserve">Expired or missing token.</w:t>
            </w:r>
            <w:r w:rsidDel="00000000" w:rsidR="00000000" w:rsidRPr="00000000">
              <w:rPr>
                <w:rtl w:val="0"/>
              </w:rPr>
            </w:r>
          </w:p>
        </w:tc>
        <w:tc>
          <w:tcPr/>
          <w:p w:rsidR="00000000" w:rsidDel="00000000" w:rsidP="00000000" w:rsidRDefault="00000000" w:rsidRPr="00000000" ns1:paraId="00000459">
            <w:pPr>
              <w:jc w:val="left"/>
              <w:rPr/>
            </w:pPr>
            <w:r w:rsidDel="00000000" w:rsidR="00000000" w:rsidRPr="00000000">
              <w:rPr>
                <w:sz w:val="18"/>
                <w:szCs w:val="18"/>
                <w:rtl w:val="0"/>
              </w:rPr>
              <w:t xml:space="preserve">Return HTTP 401.</w:t>
            </w:r>
            <w:r w:rsidDel="00000000" w:rsidR="00000000" w:rsidRPr="00000000">
              <w:rPr>
                <w:rtl w:val="0"/>
              </w:rPr>
            </w:r>
          </w:p>
        </w:tc>
        <w:tc>
          <w:tcPr/>
          <w:p w:rsidR="00000000" w:rsidDel="00000000" w:rsidP="00000000" w:rsidRDefault="00000000" w:rsidRPr="00000000" ns1:paraId="0000045A">
            <w:pPr>
              <w:jc w:val="left"/>
              <w:rPr/>
            </w:pPr>
            <w:r w:rsidDel="00000000" w:rsidR="00000000" w:rsidRPr="00000000">
              <w:rPr>
                <w:sz w:val="18"/>
                <w:szCs w:val="18"/>
                <w:rtl w:val="0"/>
              </w:rPr>
              <w:t xml:space="preserve">Prompt client to re-register.</w:t>
            </w:r>
            <w:r w:rsidDel="00000000" w:rsidR="00000000" w:rsidRPr="00000000">
              <w:rPr>
                <w:rtl w:val="0"/>
              </w:rPr>
            </w:r>
          </w:p>
        </w:tc>
      </w:tr>
      <w:tr>
        <w:trPr>
          <w:cantSplit w:val="0"/>
          <w:tblHeader w:val="0"/>
        </w:trPr>
        <w:tc>
          <w:tcPr/>
          <w:p w:rsidR="00000000" w:rsidDel="00000000" w:rsidP="00000000" w:rsidRDefault="00000000" w:rsidRPr="00000000" ns1:paraId="0000045B">
            <w:pPr>
              <w:jc w:val="left"/>
              <w:rPr/>
            </w:pPr>
            <w:r w:rsidDel="00000000" w:rsidR="00000000" w:rsidRPr="00000000">
              <w:rPr>
                <w:sz w:val="18"/>
                <w:szCs w:val="18"/>
                <w:rtl w:val="0"/>
              </w:rPr>
              <w:t xml:space="preserve">File System I/O Error</w:t>
            </w:r>
            <w:r w:rsidDel="00000000" w:rsidR="00000000" w:rsidRPr="00000000">
              <w:rPr>
                <w:rtl w:val="0"/>
              </w:rPr>
            </w:r>
          </w:p>
        </w:tc>
        <w:tc>
          <w:tcPr/>
          <w:p w:rsidR="00000000" w:rsidDel="00000000" w:rsidP="00000000" w:rsidRDefault="00000000" w:rsidRPr="00000000" ns1:paraId="0000045C">
            <w:pPr>
              <w:jc w:val="left"/>
              <w:rPr/>
            </w:pPr>
            <w:r w:rsidDel="00000000" w:rsidR="00000000" w:rsidRPr="00000000">
              <w:rPr>
                <w:sz w:val="18"/>
                <w:szCs w:val="18"/>
                <w:rtl w:val="0"/>
              </w:rPr>
              <w:t xml:space="preserve">Disk full or permission issue.</w:t>
            </w:r>
            <w:r w:rsidDel="00000000" w:rsidR="00000000" w:rsidRPr="00000000">
              <w:rPr>
                <w:rtl w:val="0"/>
              </w:rPr>
            </w:r>
          </w:p>
        </w:tc>
        <w:tc>
          <w:tcPr/>
          <w:p w:rsidR="00000000" w:rsidDel="00000000" w:rsidP="00000000" w:rsidRDefault="00000000" w:rsidRPr="00000000" ns1:paraId="0000045D">
            <w:pPr>
              <w:jc w:val="left"/>
              <w:rPr/>
            </w:pPr>
            <w:r w:rsidDel="00000000" w:rsidR="00000000" w:rsidRPr="00000000">
              <w:rPr>
                <w:sz w:val="18"/>
                <w:szCs w:val="18"/>
                <w:rtl w:val="0"/>
              </w:rPr>
              <w:t xml:space="preserve">Return HTTP 500.</w:t>
            </w:r>
            <w:r w:rsidDel="00000000" w:rsidR="00000000" w:rsidRPr="00000000">
              <w:rPr>
                <w:rtl w:val="0"/>
              </w:rPr>
            </w:r>
          </w:p>
        </w:tc>
        <w:tc>
          <w:tcPr/>
          <w:p w:rsidR="00000000" w:rsidDel="00000000" w:rsidP="00000000" w:rsidRDefault="00000000" w:rsidRPr="00000000" ns1:paraId="0000045E">
            <w:pPr>
              <w:jc w:val="left"/>
              <w:rPr/>
            </w:pPr>
            <w:r w:rsidDel="00000000" w:rsidR="00000000" w:rsidRPr="00000000">
              <w:rPr>
                <w:sz w:val="18"/>
                <w:szCs w:val="18"/>
                <w:rtl w:val="0"/>
              </w:rPr>
              <w:t xml:space="preserve">Log error, retry operation.</w:t>
            </w:r>
            <w:r w:rsidDel="00000000" w:rsidR="00000000" w:rsidRPr="00000000">
              <w:rPr>
                <w:rtl w:val="0"/>
              </w:rPr>
            </w:r>
          </w:p>
        </w:tc>
      </w:tr>
      <w:tr>
        <w:trPr>
          <w:cantSplit w:val="0"/>
          <w:tblHeader w:val="0"/>
        </w:trPr>
        <w:tc>
          <w:tcPr/>
          <w:p w:rsidR="00000000" w:rsidDel="00000000" w:rsidP="00000000" w:rsidRDefault="00000000" w:rsidRPr="00000000" ns1:paraId="0000045F">
            <w:pPr>
              <w:jc w:val="left"/>
              <w:rPr/>
            </w:pPr>
            <w:r w:rsidDel="00000000" w:rsidR="00000000" w:rsidRPr="00000000">
              <w:rPr>
                <w:sz w:val="18"/>
                <w:szCs w:val="18"/>
                <w:rtl w:val="0"/>
              </w:rPr>
              <w:t xml:space="preserve">C++ Process Crash</w:t>
            </w:r>
            <w:r w:rsidDel="00000000" w:rsidR="00000000" w:rsidRPr="00000000">
              <w:rPr>
                <w:rtl w:val="0"/>
              </w:rPr>
            </w:r>
          </w:p>
        </w:tc>
        <w:tc>
          <w:tcPr/>
          <w:p w:rsidR="00000000" w:rsidDel="00000000" w:rsidP="00000000" w:rsidRDefault="00000000" w:rsidRPr="00000000" ns1:paraId="00000460">
            <w:pPr>
              <w:jc w:val="left"/>
              <w:rPr/>
            </w:pPr>
            <w:r w:rsidDel="00000000" w:rsidR="00000000" w:rsidRPr="00000000">
              <w:rPr>
                <w:sz w:val="18"/>
                <w:szCs w:val="18"/>
                <w:rtl w:val="0"/>
              </w:rPr>
              <w:t xml:space="preserve">Lattice coefficient mismatch.</w:t>
            </w:r>
            <w:r w:rsidDel="00000000" w:rsidR="00000000" w:rsidRPr="00000000">
              <w:rPr>
                <w:rtl w:val="0"/>
              </w:rPr>
            </w:r>
          </w:p>
        </w:tc>
        <w:tc>
          <w:tcPr/>
          <w:p w:rsidR="00000000" w:rsidDel="00000000" w:rsidP="00000000" w:rsidRDefault="00000000" w:rsidRPr="00000000" ns1:paraId="00000461">
            <w:pPr>
              <w:jc w:val="left"/>
              <w:rPr/>
            </w:pPr>
            <w:r w:rsidDel="00000000" w:rsidR="00000000" w:rsidRPr="00000000">
              <w:rPr>
                <w:sz w:val="18"/>
                <w:szCs w:val="18"/>
                <w:rtl w:val="0"/>
              </w:rPr>
              <w:t xml:space="preserve">Return HTTP 500.</w:t>
            </w:r>
            <w:r w:rsidDel="00000000" w:rsidR="00000000" w:rsidRPr="00000000">
              <w:rPr>
                <w:rtl w:val="0"/>
              </w:rPr>
            </w:r>
          </w:p>
        </w:tc>
        <w:tc>
          <w:tcPr/>
          <w:p w:rsidR="00000000" w:rsidDel="00000000" w:rsidP="00000000" w:rsidRDefault="00000000" w:rsidRPr="00000000" ns1:paraId="00000462">
            <w:pPr>
              <w:jc w:val="left"/>
              <w:rPr/>
            </w:pPr>
            <w:r w:rsidDel="00000000" w:rsidR="00000000" w:rsidRPr="00000000">
              <w:rPr>
                <w:sz w:val="18"/>
                <w:szCs w:val="18"/>
                <w:rtl w:val="0"/>
              </w:rPr>
              <w:t xml:space="preserve">Rollback file state, notify admin.</w:t>
            </w:r>
            <w:r w:rsidDel="00000000" w:rsidR="00000000" w:rsidRPr="00000000">
              <w:rPr>
                <w:rtl w:val="0"/>
              </w:rPr>
            </w:r>
          </w:p>
        </w:tc>
      </w:tr>
    </w:tbl>
    <w:p w:rsidR="00000000" w:rsidDel="00000000" w:rsidP="00000000" w:rsidRDefault="00000000" w:rsidRPr="00000000" ns1:paraId="00000463">
      <w:pPr>
        <w:spacing w:after="120" w:lineRule="auto"/>
        <w:rPr/>
      </w:pPr>
      <w:r w:rsidDel="00000000" w:rsidR="00000000" w:rsidRPr="00000000">
        <w:rPr>
          <w:rtl w:val="0"/>
        </w:rPr>
      </w:r>
    </w:p>
    <w:p w:rsidR="00000000" w:rsidDel="00000000" w:rsidP="00000000" w:rsidRDefault="00000000" w:rsidRPr="00000000" ns1:paraId="00000464">
      <w:pPr>
        <w:spacing w:after="120" w:lineRule="auto"/>
        <w:rPr/>
      </w:pPr>
      <w:r w:rsidDel="00000000" w:rsidR="00000000" w:rsidRPr="00000000">
        <w:rPr>
          <w:rtl w:val="0"/>
        </w:rPr>
        <w:t xml:space="preserve">The election operates sequentially through four business states:</w:t>
      </w:r>
    </w:p>
    <w:p w:rsidR="00000000" w:rsidDel="00000000" w:rsidP="00000000" w:rsidRDefault="00000000" w:rsidRPr="00000000" ns1:paraId="0000046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Finalize  ┌───────────┐  Tally Run  ┌──────────────┐  Combine Run  ┌────────────┐</w:t>
      </w:r>
      <w:r w:rsidDel="00000000" w:rsidR="00000000" w:rsidRPr="00000000">
        <w:rPr>
          <w:rtl w:val="0"/>
        </w:rPr>
      </w:r>
    </w:p>
    <w:p w:rsidR="00000000" w:rsidDel="00000000" w:rsidP="00000000" w:rsidRDefault="00000000" w:rsidRPr="00000000" ns1:paraId="0000046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REGISTRATION  ├───────────►│  VOTING   ├────────────►│  DECRYPTING  ├──────────────►│  RESULTS   │</w:t>
      </w:r>
      <w:r w:rsidDel="00000000" w:rsidR="00000000" w:rsidRPr="00000000">
        <w:rPr>
          <w:rtl w:val="0"/>
        </w:rPr>
      </w:r>
    </w:p>
    <w:p w:rsidR="00000000" w:rsidDel="00000000" w:rsidP="00000000" w:rsidRDefault="00000000" w:rsidRPr="00000000" ns1:paraId="0000046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             └──────────────┘               └────────────┘</w:t>
      </w:r>
      <w:r w:rsidDel="00000000" w:rsidR="00000000" w:rsidRPr="00000000">
        <w:rPr>
          <w:rtl w:val="0"/>
        </w:rPr>
      </w:r>
    </w:p>
    <w:p w:rsidR="00000000" w:rsidDel="00000000" w:rsidP="00000000" w:rsidRDefault="00000000" w:rsidRPr="00000000" ns1:paraId="00000468">
      <w:pPr>
        <w:spacing w:after="160" w:lineRule="auto"/>
        <w:rPr/>
      </w:pPr>
      <w:r w:rsidDel="00000000" w:rsidR="00000000" w:rsidRPr="00000000">
        <w:rPr>
          <w:rtl w:val="0"/>
        </w:rPr>
      </w:r>
    </w:p>
    <w:p w:rsidR="00000000" w:rsidDel="00000000" w:rsidP="00000000" w:rsidRDefault="00000000" w:rsidRPr="00000000" ns1:paraId="000004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REGISTRATION (Registration and key-generation state):</w:t>
      </w:r>
      <w:r w:rsidDel="00000000" w:rsidR="00000000" w:rsidRPr="00000000">
        <w:rPr>
          <w:rtl w:val="0"/>
        </w:rPr>
      </w:r>
    </w:p>
    <w:p w:rsidR="00000000" w:rsidDel="00000000" w:rsidP="00000000" w:rsidRDefault="00000000" w:rsidRPr="00000000" ns1:paraId="000004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Activation condition: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default initial state.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state.finalized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state.json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false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does not yet exist.</w:t>
      </w:r>
    </w:p>
    <w:p w:rsidR="00000000" w:rsidDel="00000000" w:rsidP="00000000" w:rsidRDefault="00000000" w:rsidRPr="00000000" ns1:paraId="000004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API permissions: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/register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/upload_pk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/candidates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/finalize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Voters may declare their identity and update the joint key.</w:t>
      </w:r>
    </w:p>
    <w:p w:rsidR="00000000" w:rsidDel="00000000" w:rsidP="00000000" w:rsidRDefault="00000000" w:rsidRPr="00000000" ns1:paraId="0000046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VOTING (Voting state):</w:t>
      </w:r>
      <w:r w:rsidDel="00000000" w:rsidR="00000000" w:rsidRPr="00000000">
        <w:rPr>
          <w:rtl w:val="0"/>
        </w:rPr>
      </w:r>
    </w:p>
    <w:p w:rsidR="00000000" w:rsidDel="00000000" w:rsidP="00000000" w:rsidRDefault="00000000" w:rsidRPr="00000000" ns1:paraId="000004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Activation condition: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administrator triggers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/finalize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setting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state.finalized = true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4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API permissions: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Locks all registration and public-key update APIs. Allows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triggers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46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DECRYPTING (Threshold decryption state):</w:t>
      </w:r>
      <w:r w:rsidDel="00000000" w:rsidR="00000000" w:rsidRPr="00000000">
        <w:rPr>
          <w:rtl w:val="0"/>
        </w:rPr>
      </w:r>
    </w:p>
    <w:p w:rsidR="00000000" w:rsidDel="00000000" w:rsidP="00000000" w:rsidRDefault="00000000" w:rsidRPr="00000000" ns1:paraId="000004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Activation condition: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 has been created after homomorphic addition, and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final_result.txt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does not yet exist.</w:t>
      </w:r>
    </w:p>
    <w:p w:rsidR="00000000" w:rsidDel="00000000" w:rsidP="00000000" w:rsidRDefault="00000000" w:rsidRPr="00000000" ns1:paraId="000004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API permissions: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Locks voting rights. Allows voters to download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via GET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submit decryption shares via POST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/share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47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(Election completion state):</w:t>
      </w:r>
      <w:r w:rsidDel="00000000" w:rsidR="00000000" w:rsidRPr="00000000">
        <w:rPr>
          <w:rtl w:val="0"/>
        </w:rPr>
      </w:r>
    </w:p>
    <w:p w:rsidR="00000000" w:rsidDel="00000000" w:rsidP="00000000" w:rsidRDefault="00000000" w:rsidRPr="00000000" ns1:paraId="000004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Activation condition: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Decryption shares have been received from all voters, and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final_result.txt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has been successfully written following a call to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/combine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4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API permissions: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Locks all data-modifying APIs. Allows voters to read the result via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/result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475">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476">
      <w:pPr>
        <w:pStyle w:val="Heading3"/>
        <w:numPr>
          <w:ilvl w:val="1"/>
          <w:numId w:val="32"/>
        </w:numPr>
        <w:rPr/>
      </w:pPr>
      <w:r w:rsidDel="00000000" w:rsidR="00000000" w:rsidRPr="00000000">
        <w:rPr>
          <w:rtl w:val="0"/>
        </w:rPr>
        <w:t xml:space="preserve">3.7 User Interface Design</w:t>
      </w:r>
    </w:p>
    <w:p w:rsidR="00000000" w:rsidDel="00000000" w:rsidP="00000000" w:rsidRDefault="00000000" w:rsidRPr="00000000" ns1:paraId="00000477">
      <w:pPr>
        <w:spacing w:after="120" w:line="276" w:lineRule="auto"/>
        <w:jc w:val="both"/>
        <w:rPr/>
      </w:pPr>
      <w:r w:rsidDel="00000000" w:rsidR="00000000" w:rsidRPr="00000000">
        <w:rPr>
          <w:rtl w:val="0"/>
        </w:rPr>
        <w:t xml:space="preserve">The Web UI is designed to guide voters through registration, voting, and decryption wait states. The layout uses modern styling, with progress indicators and status feedback.</w:t>
      </w:r>
    </w:p>
    <w:p w:rsidR="00000000" w:rsidDel="00000000" w:rsidP="00000000" w:rsidRDefault="00000000" w:rsidRPr="00000000" ns1:paraId="00000478">
      <w:pPr>
        <w:spacing w:after="120" w:lineRule="auto"/>
        <w:rPr/>
      </w:pPr>
      <w:r w:rsidDel="00000000" w:rsidR="00000000" w:rsidRPr="00000000">
        <w:rPr>
          <w:rtl w:val="0"/>
        </w:rPr>
        <w:t xml:space="preserve">The user interface is designed to be minimal, focusing on clarity and intuitive interaction that accurately reflects the election state machine.</w:t>
      </w:r>
    </w:p>
    <w:p w:rsidR="00000000" w:rsidDel="00000000" w:rsidP="00000000" w:rsidRDefault="00000000" w:rsidRPr="00000000" ns1:paraId="00000479">
      <w:pPr>
        <w:pStyle w:val="Heading4"/>
        <w:numPr>
          <w:ilvl w:val="2"/>
          <w:numId w:val="32"/>
        </w:numPr>
        <w:rPr/>
      </w:pPr>
      <w:r w:rsidDel="00000000" w:rsidR="00000000" w:rsidRPr="00000000">
        <w:rPr>
          <w:rtl w:val="0"/>
        </w:rPr>
        <w:t xml:space="preserve">3.7.1 Dynamic Layered Interface</w:t>
      </w:r>
    </w:p>
    <w:p w:rsidR="00000000" w:rsidDel="00000000" w:rsidP="00000000" w:rsidRDefault="00000000" w:rsidRPr="00000000" ns1:paraId="0000047A">
      <w:pPr>
        <w:spacing w:after="120" w:line="276" w:lineRule="auto"/>
        <w:jc w:val="both"/>
        <w:rPr/>
      </w:pPr>
      <w:r w:rsidDel="00000000" w:rsidR="00000000" w:rsidRPr="00000000">
        <w:rPr>
          <w:rtl w:val="0"/>
        </w:rPr>
        <w:t xml:space="preserve">Figures 3.7 to 3.11 present screenshots of the Web UI, showing the registration forms, candidate selections, decryption waiting boards, and the final dashboard. The interface uses responsive CSS to support mobile and desktop screens.</w:t>
      </w:r>
    </w:p>
    <w:p w:rsidR="00000000" w:rsidDel="00000000" w:rsidP="00000000" w:rsidRDefault="00000000" w:rsidRPr="00000000" ns1:paraId="0000047B">
      <w:pPr>
        <w:spacing w:after="120" w:line="276" w:lineRule="auto"/>
        <w:jc w:val="both"/>
        <w:rPr/>
      </w:pPr>
      <w:r w:rsidDel="00000000" w:rsidR="00000000" w:rsidRPr="00000000">
        <w:rPr>
          <w:rtl w:val="0"/>
        </w:rPr>
        <w:t xml:space="preserve">The dynamic interface updates automatically based on the election status polled from the server, hiding irrelevant options and showing phase transition guides.</w:t>
      </w:r>
    </w:p>
    <w:p w:rsidR="00000000" w:rsidDel="00000000" w:rsidP="00000000" w:rsidRDefault="00000000" w:rsidRPr="00000000" ns1:paraId="0000047C">
      <w:pPr>
        <w:jc w:val="center"/>
        <w:rPr/>
      </w:pPr>
      <w:r w:rsidDel="00000000" w:rsidR="00000000" w:rsidRPr="00000000">
        <w:rPr/>
        <w:drawing>
          <ns3:inline distB="0" distT="0" distL="114300" distR="114300">
            <ns3:extent cx="5029200" cy="6898386"/>
            <ns3:effectExtent b="0" l="0" r="0" t="0"/>
            <ns3:docPr id="58" name="image51.png"/>
            <ns4:graphic>
              <ns4:graphicData uri="http://schemas.openxmlformats.org/drawingml/2006/picture">
                <ns5:pic>
                  <ns5:nvPicPr>
                    <ns5:cNvPr id="0" name="image51.png"/>
                    <ns5:cNvPicPr preferRelativeResize="0"/>
                  </ns5:nvPicPr>
                  <ns5:blipFill>
                    <ns4:blip ns2:embed="rId27"/>
                    <ns4:srcRect b="0" l="0" r="0" t="0"/>
                    <ns4:stretch>
                      <ns4:fillRect/>
                    </ns4:stretch>
                  </ns5:blipFill>
                  <ns5:spPr>
                    <ns4:xfrm>
                      <ns4:off x="0" y="0"/>
                      <ns4:ext cx="5029200" cy="6898386"/>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7D">
      <w:pPr>
        <w:jc w:val="center"/>
        <w:rPr/>
      </w:pPr>
      <w:r w:rsidDel="00000000" w:rsidR="00000000" w:rsidRPr="00000000">
        <w:rPr>
          <w:i w:val="1"/>
          <w:iCs w:val="1"/>
          <w:sz w:val="20"/>
          <w:szCs w:val="20"/>
          <w:rtl w:val="0"/>
        </w:rPr>
        <w:t xml:space="preserve">Figure 3.7: Voter registration and validation interface screenshot.</w:t>
      </w:r>
      <w:r w:rsidDel="00000000" w:rsidR="00000000" w:rsidRPr="00000000">
        <w:rPr>
          <w:rtl w:val="0"/>
        </w:rPr>
      </w:r>
    </w:p>
    <w:p w:rsidR="00000000" w:rsidDel="00000000" w:rsidP="00000000" w:rsidRDefault="00000000" w:rsidRPr="00000000" ns1:paraId="0000047E">
      <w:pPr>
        <w:spacing w:after="120" w:lineRule="auto"/>
        <w:rPr/>
      </w:pPr>
      <w:r w:rsidDel="00000000" w:rsidR="00000000" w:rsidRPr="00000000">
        <w:rPr>
          <w:rtl w:val="0"/>
        </w:rPr>
      </w:r>
    </w:p>
    <w:p w:rsidR="00000000" w:rsidDel="00000000" w:rsidP="00000000" w:rsidRDefault="00000000" w:rsidRPr="00000000" ns1:paraId="0000047F">
      <w:pPr>
        <w:jc w:val="center"/>
        <w:rPr/>
      </w:pPr>
      <w:r w:rsidDel="00000000" w:rsidR="00000000" w:rsidRPr="00000000">
        <w:rPr/>
        <w:drawing>
          <ns3:inline distB="0" distT="0" distL="114300" distR="114300">
            <ns3:extent cx="5029200" cy="7564755"/>
            <ns3:effectExtent b="0" l="0" r="0" t="0"/>
            <ns3:docPr id="21" name="image29.png"/>
            <ns4:graphic>
              <ns4:graphicData uri="http://schemas.openxmlformats.org/drawingml/2006/picture">
                <ns5:pic>
                  <ns5:nvPicPr>
                    <ns5:cNvPr id="0" name="image29.png"/>
                    <ns5:cNvPicPr preferRelativeResize="0"/>
                  </ns5:nvPicPr>
                  <ns5:blipFill>
                    <ns4:blip ns2:embed="rId28"/>
                    <ns4:srcRect b="0" l="0" r="0" t="0"/>
                    <ns4:stretch>
                      <ns4:fillRect/>
                    </ns4:stretch>
                  </ns5:blipFill>
                  <ns5:spPr>
                    <ns4:xfrm>
                      <ns4:off x="0" y="0"/>
                      <ns4:ext cx="5029200" cy="756475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80">
      <w:pPr>
        <w:jc w:val="center"/>
        <w:rPr/>
      </w:pPr>
      <w:r w:rsidDel="00000000" w:rsidR="00000000" w:rsidRPr="00000000">
        <w:rPr>
          <w:i w:val="1"/>
          <w:iCs w:val="1"/>
          <w:sz w:val="20"/>
          <w:szCs w:val="20"/>
          <w:rtl w:val="0"/>
        </w:rPr>
        <w:t xml:space="preserve">Figure 3.8: Voter ballot selection interface screenshot.</w:t>
      </w:r>
      <w:r w:rsidDel="00000000" w:rsidR="00000000" w:rsidRPr="00000000">
        <w:rPr>
          <w:rtl w:val="0"/>
        </w:rPr>
      </w:r>
    </w:p>
    <w:p w:rsidR="00000000" w:rsidDel="00000000" w:rsidP="00000000" w:rsidRDefault="00000000" w:rsidRPr="00000000" ns1:paraId="00000481">
      <w:pPr>
        <w:spacing w:after="120" w:lineRule="auto"/>
        <w:rPr/>
      </w:pPr>
      <w:r w:rsidDel="00000000" w:rsidR="00000000" w:rsidRPr="00000000">
        <w:rPr>
          <w:rtl w:val="0"/>
        </w:rPr>
      </w:r>
    </w:p>
    <w:p w:rsidR="00000000" w:rsidDel="00000000" w:rsidP="00000000" w:rsidRDefault="00000000" w:rsidRPr="00000000" ns1:paraId="00000482">
      <w:pPr>
        <w:jc w:val="center"/>
        <w:rPr/>
      </w:pPr>
      <w:r w:rsidDel="00000000" w:rsidR="00000000" w:rsidRPr="00000000">
        <w:rPr/>
        <w:drawing>
          <ns3:inline distB="0" distT="0" distL="114300" distR="114300">
            <ns3:extent cx="5029200" cy="7564755"/>
            <ns3:effectExtent b="0" l="0" r="0" t="0"/>
            <ns3:docPr id="22" name="image21.png"/>
            <ns4:graphic>
              <ns4:graphicData uri="http://schemas.openxmlformats.org/drawingml/2006/picture">
                <ns5:pic>
                  <ns5:nvPicPr>
                    <ns5:cNvPr id="0" name="image21.png"/>
                    <ns5:cNvPicPr preferRelativeResize="0"/>
                  </ns5:nvPicPr>
                  <ns5:blipFill>
                    <ns4:blip ns2:embed="rId29"/>
                    <ns4:srcRect b="0" l="0" r="0" t="0"/>
                    <ns4:stretch>
                      <ns4:fillRect/>
                    </ns4:stretch>
                  </ns5:blipFill>
                  <ns5:spPr>
                    <ns4:xfrm>
                      <ns4:off x="0" y="0"/>
                      <ns4:ext cx="5029200" cy="756475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83">
      <w:pPr>
        <w:jc w:val="center"/>
        <w:rPr/>
      </w:pPr>
      <w:r w:rsidDel="00000000" w:rsidR="00000000" w:rsidRPr="00000000">
        <w:rPr>
          <w:i w:val="1"/>
          <w:iCs w:val="1"/>
          <w:sz w:val="20"/>
          <w:szCs w:val="20"/>
          <w:rtl w:val="0"/>
        </w:rPr>
        <w:t xml:space="preserve">Figure 3.9: Decryption phase waiting board screenshot.</w:t>
      </w:r>
      <w:r w:rsidDel="00000000" w:rsidR="00000000" w:rsidRPr="00000000">
        <w:rPr>
          <w:rtl w:val="0"/>
        </w:rPr>
      </w:r>
    </w:p>
    <w:p w:rsidR="00000000" w:rsidDel="00000000" w:rsidP="00000000" w:rsidRDefault="00000000" w:rsidRPr="00000000" ns1:paraId="00000484">
      <w:pPr>
        <w:spacing w:after="120" w:lineRule="auto"/>
        <w:rPr/>
      </w:pPr>
      <w:r w:rsidDel="00000000" w:rsidR="00000000" w:rsidRPr="00000000">
        <w:rPr>
          <w:rtl w:val="0"/>
        </w:rPr>
      </w:r>
    </w:p>
    <w:p w:rsidR="00000000" w:rsidDel="00000000" w:rsidP="00000000" w:rsidRDefault="00000000" w:rsidRPr="00000000" ns1:paraId="00000485">
      <w:pPr>
        <w:jc w:val="center"/>
        <w:rPr/>
      </w:pPr>
      <w:r w:rsidDel="00000000" w:rsidR="00000000" w:rsidRPr="00000000">
        <w:rPr/>
        <w:drawing>
          <ns3:inline distB="0" distT="0" distL="114300" distR="114300">
            <ns3:extent cx="5029200" cy="6202680"/>
            <ns3:effectExtent b="0" l="0" r="0" t="0"/>
            <ns3:docPr id="23" name="image28.png"/>
            <ns4:graphic>
              <ns4:graphicData uri="http://schemas.openxmlformats.org/drawingml/2006/picture">
                <ns5:pic>
                  <ns5:nvPicPr>
                    <ns5:cNvPr id="0" name="image28.png"/>
                    <ns5:cNvPicPr preferRelativeResize="0"/>
                  </ns5:nvPicPr>
                  <ns5:blipFill>
                    <ns4:blip ns2:embed="rId30"/>
                    <ns4:srcRect b="0" l="0" r="0" t="0"/>
                    <ns4:stretch>
                      <ns4:fillRect/>
                    </ns4:stretch>
                  </ns5:blipFill>
                  <ns5:spPr>
                    <ns4:xfrm>
                      <ns4:off x="0" y="0"/>
                      <ns4:ext cx="5029200" cy="620268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86">
      <w:pPr>
        <w:jc w:val="center"/>
        <w:rPr/>
      </w:pPr>
      <w:r w:rsidDel="00000000" w:rsidR="00000000" w:rsidRPr="00000000">
        <w:rPr>
          <w:i w:val="1"/>
          <w:iCs w:val="1"/>
          <w:sz w:val="20"/>
          <w:szCs w:val="20"/>
          <w:rtl w:val="0"/>
        </w:rPr>
        <w:t xml:space="preserve">Figure 3.10: Public election results leaderboard dashboard screenshot.</w:t>
      </w:r>
      <w:r w:rsidDel="00000000" w:rsidR="00000000" w:rsidRPr="00000000">
        <w:rPr>
          <w:rtl w:val="0"/>
        </w:rPr>
      </w:r>
    </w:p>
    <w:p w:rsidR="00000000" w:rsidDel="00000000" w:rsidP="00000000" w:rsidRDefault="00000000" w:rsidRPr="00000000" ns1:paraId="00000487">
      <w:pPr>
        <w:spacing w:after="120" w:lineRule="auto"/>
        <w:rPr/>
      </w:pPr>
      <w:r w:rsidDel="00000000" w:rsidR="00000000" w:rsidRPr="00000000">
        <w:rPr>
          <w:rtl w:val="0"/>
        </w:rPr>
      </w:r>
    </w:p>
    <w:p w:rsidR="00000000" w:rsidDel="00000000" w:rsidP="00000000" w:rsidRDefault="00000000" w:rsidRPr="00000000" ns1:paraId="00000488">
      <w:pPr>
        <w:jc w:val="center"/>
        <w:rPr/>
      </w:pPr>
      <w:r w:rsidDel="00000000" w:rsidR="00000000" w:rsidRPr="00000000">
        <w:rPr/>
        <w:drawing>
          <ns3:inline distB="0" distT="0" distL="114300" distR="114300">
            <ns3:extent cx="4114800" cy="25321846"/>
            <ns3:effectExtent b="0" l="0" r="0" t="0"/>
            <ns3:docPr id="24" name="image31.png"/>
            <ns4:graphic>
              <ns4:graphicData uri="http://schemas.openxmlformats.org/drawingml/2006/picture">
                <ns5:pic>
                  <ns5:nvPicPr>
                    <ns5:cNvPr id="0" name="image31.png"/>
                    <ns5:cNvPicPr preferRelativeResize="0"/>
                  </ns5:nvPicPr>
                  <ns5:blipFill>
                    <ns4:blip ns2:embed="rId31"/>
                    <ns4:srcRect b="0" l="0" r="0" t="0"/>
                    <ns4:stretch>
                      <ns4:fillRect/>
                    </ns4:stretch>
                  </ns5:blipFill>
                  <ns5:spPr>
                    <ns4:xfrm>
                      <ns4:off x="0" y="0"/>
                      <ns4:ext cx="4114800" cy="25321846"/>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89">
      <w:pPr>
        <w:jc w:val="center"/>
        <w:rPr/>
      </w:pPr>
      <w:r w:rsidDel="00000000" w:rsidR="00000000" w:rsidRPr="00000000">
        <w:rPr>
          <w:i w:val="1"/>
          <w:iCs w:val="1"/>
          <w:sz w:val="20"/>
          <w:szCs w:val="20"/>
          <w:rtl w:val="0"/>
        </w:rPr>
        <w:t xml:space="preserve">Figure 3.11: Web UI responsive layout on mobile screens screenshot.</w:t>
      </w:r>
      <w:r w:rsidDel="00000000" w:rsidR="00000000" w:rsidRPr="00000000">
        <w:rPr>
          <w:rtl w:val="0"/>
        </w:rPr>
      </w:r>
    </w:p>
    <w:p w:rsidR="00000000" w:rsidDel="00000000" w:rsidP="00000000" w:rsidRDefault="00000000" w:rsidRPr="00000000" ns1:paraId="0000048A">
      <w:pPr>
        <w:spacing w:after="120" w:lineRule="auto"/>
        <w:rPr/>
      </w:pPr>
      <w:r w:rsidDel="00000000" w:rsidR="00000000" w:rsidRPr="00000000">
        <w:rPr>
          <w:rtl w:val="0"/>
        </w:rPr>
      </w:r>
    </w:p>
    <w:p w:rsidR="00000000" w:rsidDel="00000000" w:rsidP="00000000" w:rsidRDefault="00000000" w:rsidRPr="00000000" ns1:paraId="0000048B">
      <w:pPr>
        <w:spacing w:after="120" w:lineRule="auto"/>
        <w:rPr/>
      </w:pPr>
      <w:r w:rsidDel="00000000" w:rsidR="00000000" w:rsidRPr="00000000">
        <w:rPr>
          <w:rtl w:val="0"/>
        </w:rPr>
        <w:t xml:space="preserve">The Web UI operates as a Single Page Application (SPA), automatically switching views based on the response of the system status API:</w:t>
      </w:r>
    </w:p>
    <w:p w:rsidR="00000000" w:rsidDel="00000000" w:rsidP="00000000" w:rsidRDefault="00000000" w:rsidRPr="00000000" ns1:paraId="000004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Registration Form 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Shown when the user has not yet registered. Requires entering full name, national ID, date of birth, address, and phone number.</w:t>
      </w:r>
    </w:p>
    <w:p w:rsidR="00000000" w:rsidDel="00000000" w:rsidP="00000000" w:rsidRDefault="00000000" w:rsidRPr="00000000" ns1:paraId="000004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Generation Wait 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Shown after a voter has finished registering, while the system waits for other voters to complete contributing to the joint key.</w:t>
      </w:r>
    </w:p>
    <w:p w:rsidR="00000000" w:rsidDel="00000000" w:rsidP="00000000" w:rsidRDefault="00000000" w:rsidRPr="00000000" ns1:paraId="000004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Voting Ballot 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Displays the list of candidates from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candidates.json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radio buttons, along with a "Vote" button.</w:t>
      </w:r>
    </w:p>
    <w:p w:rsidR="00000000" w:rsidDel="00000000" w:rsidP="00000000" w:rsidRDefault="00000000" w:rsidRPr="00000000" ns1:paraId="000004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Decryption Wait 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Shown after a voter has finished voting, while the system waits for the administrator to perform the homomorphic tally and transition to the decryption phase. When the "Decrypt" button appears, the voter clicks it to have the client automatically run the share-generation process in the background.</w:t>
      </w:r>
    </w:p>
    <w:p w:rsidR="00000000" w:rsidDel="00000000" w:rsidP="00000000" w:rsidRDefault="00000000" w:rsidRPr="00000000" ns1:paraId="000004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 Dashboard 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Displays a bar chart of vote counts for each candidate, along with the identity of the winning candidate.</w:t>
      </w:r>
    </w:p>
    <w:p w:rsidR="00000000" w:rsidDel="00000000" w:rsidP="00000000" w:rsidRDefault="00000000" w:rsidRPr="00000000" ns1:paraId="00000491">
      <w:pPr>
        <w:pStyle w:val="Heading4"/>
        <w:numPr>
          <w:ilvl w:val="2"/>
          <w:numId w:val="32"/>
        </w:numPr>
        <w:rPr/>
      </w:pPr>
      <w:r w:rsidDel="00000000" w:rsidR="00000000" w:rsidRPr="00000000">
        <w:rPr>
          <w:rtl w:val="0"/>
        </w:rPr>
        <w:t xml:space="preserve">3.7.2 Automatic Polling Mechanism</w:t>
      </w:r>
    </w:p>
    <w:p w:rsidR="00000000" w:rsidDel="00000000" w:rsidP="00000000" w:rsidRDefault="00000000" w:rsidRPr="00000000" ns1:paraId="00000492">
      <w:pPr>
        <w:spacing w:after="120" w:line="276" w:lineRule="auto"/>
        <w:jc w:val="both"/>
        <w:rPr/>
      </w:pPr>
      <w:r w:rsidDel="00000000" w:rsidR="00000000" w:rsidRPr="00000000">
        <w:rPr>
          <w:rtl w:val="0"/>
        </w:rPr>
        <w:t xml:space="preserve">To keep the Web UI updated, the javascript client polls the server status API at regular intervals. This allows the client to transition views automatically when the election moves to the next phase.</w:t>
      </w:r>
    </w:p>
    <w:p w:rsidR="00000000" w:rsidDel="00000000" w:rsidP="00000000" w:rsidRDefault="00000000" w:rsidRPr="00000000" ns1:paraId="00000493">
      <w:pPr>
        <w:spacing w:after="120" w:line="276" w:lineRule="auto"/>
        <w:jc w:val="both"/>
        <w:rPr/>
      </w:pPr>
      <w:r w:rsidDel="00000000" w:rsidR="00000000" w:rsidRPr="00000000">
        <w:rPr>
          <w:rtl w:val="0"/>
        </w:rPr>
        <w:t xml:space="preserve">The polling interval is set to 3 seconds, minimizing server load while ensuring a responsive interface that reacts quickly to phase transitions.</w:t>
      </w:r>
    </w:p>
    <w:p w:rsidR="00000000" w:rsidDel="00000000" w:rsidP="00000000" w:rsidRDefault="00000000" w:rsidRPr="00000000" ns1:paraId="00000494">
      <w:pPr>
        <w:spacing w:after="120" w:lineRule="auto"/>
        <w:rPr/>
      </w:pPr>
      <w:r w:rsidDel="00000000" w:rsidR="00000000" w:rsidRPr="00000000">
        <w:rPr>
          <w:rtl w:val="0"/>
        </w:rPr>
        <w:t xml:space="preserve">So that voters do not need to manually refresh the web page throughout the distributed election process, the </w:t>
      </w:r>
      <w:r w:rsidDel="00000000" w:rsidR="00000000" w:rsidRPr="00000000">
        <w:rPr>
          <w:rFonts w:ascii="Consolas" w:cs="Consolas" w:eastAsia="Consolas" w:hAnsi="Consolas"/>
          <w:sz w:val="20"/>
          <w:szCs w:val="20"/>
          <w:rtl w:val="0"/>
        </w:rPr>
        <w:t xml:space="preserve">vote.js</w:t>
      </w:r>
      <w:r w:rsidDel="00000000" w:rsidR="00000000" w:rsidRPr="00000000">
        <w:rPr>
          <w:rtl w:val="0"/>
        </w:rPr>
        <w:t xml:space="preserve"> interface file implements an automatic timer:</w:t>
      </w:r>
    </w:p>
    <w:p w:rsidR="00000000" w:rsidDel="00000000" w:rsidP="00000000" w:rsidRDefault="00000000" w:rsidRPr="00000000" ns1:paraId="0000049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setInterval(pollStatus, 4000);</w:t>
      </w:r>
      <w:r w:rsidDel="00000000" w:rsidR="00000000" w:rsidRPr="00000000">
        <w:rPr>
          <w:rtl w:val="0"/>
        </w:rPr>
      </w:r>
    </w:p>
    <w:p w:rsidR="00000000" w:rsidDel="00000000" w:rsidP="00000000" w:rsidRDefault="00000000" w:rsidRPr="00000000" ns1:paraId="00000496">
      <w:pPr>
        <w:spacing w:after="160" w:lineRule="auto"/>
        <w:rPr/>
      </w:pPr>
      <w:r w:rsidDel="00000000" w:rsidR="00000000" w:rsidRPr="00000000">
        <w:rPr>
          <w:rtl w:val="0"/>
        </w:rPr>
      </w:r>
    </w:p>
    <w:p w:rsidR="00000000" w:rsidDel="00000000" w:rsidP="00000000" w:rsidRDefault="00000000" w:rsidRPr="00000000" ns1:paraId="00000497">
      <w:pPr>
        <w:spacing w:after="120" w:lineRule="auto"/>
        <w:rPr/>
      </w:pPr>
      <w:r w:rsidDel="00000000" w:rsidR="00000000" w:rsidRPr="00000000">
        <w:rPr>
          <w:rtl w:val="0"/>
        </w:rPr>
        <w:t xml:space="preserve">Every 4 seconds, the voter's browser sends a GET request to the server's </w:t>
      </w:r>
      <w:r w:rsidDel="00000000" w:rsidR="00000000" w:rsidRPr="00000000">
        <w:rPr>
          <w:rFonts w:ascii="Consolas" w:cs="Consolas" w:eastAsia="Consolas" w:hAnsi="Consolas"/>
          <w:sz w:val="20"/>
          <w:szCs w:val="20"/>
          <w:rtl w:val="0"/>
        </w:rPr>
        <w:t xml:space="preserve">/status</w:t>
      </w:r>
      <w:r w:rsidDel="00000000" w:rsidR="00000000" w:rsidRPr="00000000">
        <w:rPr>
          <w:rtl w:val="0"/>
        </w:rPr>
        <w:t xml:space="preserve"> endpoint. The response handler parses the number of votes received, the number of decryption shares submitted, the election finalization state, and automatically switches the user interface to match the current phase of the election state machine.</w:t>
      </w:r>
    </w:p>
    <w:p w:rsidR="00000000" w:rsidDel="00000000" w:rsidP="00000000" w:rsidRDefault="00000000" w:rsidRPr="00000000" ns1:paraId="00000498">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499">
      <w:pPr>
        <w:pStyle w:val="Heading3"/>
        <w:numPr>
          <w:ilvl w:val="1"/>
          <w:numId w:val="32"/>
        </w:numPr>
        <w:rPr/>
      </w:pPr>
      <w:r w:rsidDel="00000000" w:rsidR="00000000" w:rsidRPr="00000000">
        <w:rPr>
          <w:rtl w:val="0"/>
        </w:rPr>
        <w:t xml:space="preserve">Chapter 3 Summary</w:t>
      </w:r>
    </w:p>
    <w:p w:rsidR="00000000" w:rsidDel="00000000" w:rsidP="00000000" w:rsidRDefault="00000000" w:rsidRPr="00000000" ns1:paraId="0000049A">
      <w:pPr>
        <w:spacing w:after="120" w:lineRule="auto"/>
        <w:rPr/>
      </w:pPr>
      <w:r w:rsidDel="00000000" w:rsidR="00000000" w:rsidRPr="00000000">
        <w:rPr>
          <w:rtl w:val="0"/>
        </w:rPr>
        <w:t xml:space="preserve">Chapter 3 has completed the detailed technical architecture design of the privacy-preserving voting system. From defining functional requirements for national-ID verification and non-functional cryptographic requirements, this chapter established a realistic threat model protecting data against a semi-honest central server. Next, the four-tier architecture and the five-phase election protocol were specified in detail, along with a rigorous REST API design and a file-storage-controlled election state machine. Chapter 4 will next present the actual source-code implementation of the system in detail.</w:t>
      </w:r>
    </w:p>
    <w:p w:rsidR="00000000" w:rsidDel="00000000" w:rsidP="00000000" w:rsidRDefault="00000000" w:rsidRPr="00000000" ns1:paraId="0000049B">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49C">
      <w:pPr>
        <w:pStyle w:val="Heading3"/>
        <w:numPr>
          <w:ilvl w:val="1"/>
          <w:numId w:val="32"/>
        </w:numPr>
        <w:rPr/>
      </w:pPr>
      <w:r w:rsidDel="00000000" w:rsidR="00000000" w:rsidRPr="00000000">
        <w:rPr>
          <w:rtl w:val="0"/>
        </w:rPr>
        <w:t xml:space="preserve">Chapter 3 References</w:t>
      </w:r>
    </w:p>
    <w:p w:rsidR="00000000" w:rsidDel="00000000" w:rsidP="00000000" w:rsidRDefault="00000000" w:rsidRPr="00000000" ns1:paraId="000004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 Stallings,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Cryptography and Network Security: Principles and Practice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8th ed., Pearson, 2020.</w:t>
      </w:r>
    </w:p>
    <w:p w:rsidR="00000000" w:rsidDel="00000000" w:rsidP="00000000" w:rsidRDefault="00000000" w:rsidRPr="00000000" ns1:paraId="000004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 Fielding, "Architectural Styles and the Design of Network-based Software Architectures," Ph.D. dissertation, University of California, Irvine, 2000.</w:t>
      </w:r>
    </w:p>
    <w:p w:rsidR="00000000" w:rsidDel="00000000" w:rsidP="00000000" w:rsidRDefault="00000000" w:rsidRPr="00000000" ns1:paraId="000004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 Fowler,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Patterns of Enterprise Application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Addison-Wesley, 2002.</w:t>
      </w:r>
    </w:p>
    <w:p w:rsidR="00000000" w:rsidDel="00000000" w:rsidP="00000000" w:rsidRDefault="00000000" w:rsidRPr="00000000" ns1:paraId="000004A0">
      <w:pPr>
        <w:pStyle w:val="Heading2"/>
        <w:pageBreakBefore w:val="1"/>
        <w:numPr>
          <w:ilvl w:val="0"/>
          <w:numId w:val="32"/>
        </w:numPr>
        <w:ind w:left="720" w:hanging="360"/>
        <w:rPr/>
      </w:pPr>
      <w:r w:rsidDel="00000000" w:rsidR="00000000" w:rsidRPr="00000000">
        <w:rPr>
          <w:rtl w:val="0"/>
        </w:rPr>
        <w:t xml:space="preserve">CHAPTER 4: IMPLEMENTATION</w:t>
      </w:r>
    </w:p>
    <w:p w:rsidR="00000000" w:rsidDel="00000000" w:rsidP="00000000" w:rsidRDefault="00000000" w:rsidRPr="00000000" ns1:paraId="000004A1">
      <w:pPr>
        <w:pStyle w:val="Heading3"/>
        <w:numPr>
          <w:ilvl w:val="1"/>
          <w:numId w:val="32"/>
        </w:numPr>
        <w:rPr/>
      </w:pPr>
      <w:r w:rsidDel="00000000" w:rsidR="00000000" w:rsidRPr="00000000">
        <w:rPr>
          <w:rtl w:val="0"/>
        </w:rPr>
        <w:t xml:space="preserve">4.1 Development Environment and System Configuration</w:t>
      </w:r>
    </w:p>
    <w:p w:rsidR="00000000" w:rsidDel="00000000" w:rsidP="00000000" w:rsidRDefault="00000000" w:rsidRPr="00000000" ns1:paraId="000004A2">
      <w:pPr>
        <w:spacing w:after="120" w:line="276" w:lineRule="auto"/>
        <w:jc w:val="both"/>
        <w:rPr/>
      </w:pPr>
      <w:r w:rsidDel="00000000" w:rsidR="00000000" w:rsidRPr="00000000">
        <w:rPr>
          <w:rtl w:val="0"/>
        </w:rPr>
        <w:t xml:space="preserve">The system is compiled and tested on standard development environments. The cryptographic layer is written in C++17, while the coordination services run on Node.js.</w:t>
      </w:r>
    </w:p>
    <w:p w:rsidR="00000000" w:rsidDel="00000000" w:rsidP="00000000" w:rsidRDefault="00000000" w:rsidRPr="00000000" ns1:paraId="000004A3">
      <w:pPr>
        <w:spacing w:after="120" w:lineRule="auto"/>
        <w:rPr/>
      </w:pPr>
      <w:r w:rsidDel="00000000" w:rsidR="00000000" w:rsidRPr="00000000">
        <w:rPr>
          <w:rtl w:val="0"/>
        </w:rPr>
        <w:t xml:space="preserve">The privacy-preserving electronic voting system is built by combining C++17 for the homomorphic cryptographic computation layer and Node.js for the web service management layer. The actual development environment consists of the following components:</w:t>
      </w:r>
    </w:p>
    <w:p w:rsidR="00000000" w:rsidDel="00000000" w:rsidP="00000000" w:rsidRDefault="00000000" w:rsidRPr="00000000" ns1:paraId="000004A4">
      <w:pPr>
        <w:pStyle w:val="Heading4"/>
        <w:numPr>
          <w:ilvl w:val="2"/>
          <w:numId w:val="32"/>
        </w:numPr>
        <w:rPr/>
      </w:pPr>
      <w:r w:rsidDel="00000000" w:rsidR="00000000" w:rsidRPr="00000000">
        <w:rPr>
          <w:rtl w:val="0"/>
        </w:rPr>
        <w:t xml:space="preserve">4.1.1 C++ Compilation and Runtime Environment</w:t>
      </w:r>
    </w:p>
    <w:p w:rsidR="00000000" w:rsidDel="00000000" w:rsidP="00000000" w:rsidRDefault="00000000" w:rsidRPr="00000000" ns1:paraId="000004A5">
      <w:pPr>
        <w:spacing w:after="120" w:line="276" w:lineRule="auto"/>
        <w:jc w:val="both"/>
        <w:rPr/>
      </w:pPr>
      <w:r w:rsidDel="00000000" w:rsidR="00000000" w:rsidRPr="00000000">
        <w:rPr>
          <w:rtl w:val="0"/>
        </w:rPr>
        <w:t xml:space="preserve">The C++ layer uses the OpenFHE library and is compiled using GCC 9+ or Apple Clang. The build configurations are managed using CMake, which automatically links the required algebra and security libraries.</w:t>
      </w:r>
    </w:p>
    <w:p w:rsidR="00000000" w:rsidDel="00000000" w:rsidP="00000000" w:rsidRDefault="00000000" w:rsidRPr="00000000" ns1:paraId="000004A6">
      <w:pPr>
        <w:spacing w:after="120" w:line="276" w:lineRule="auto"/>
        <w:jc w:val="both"/>
        <w:rPr/>
      </w:pPr>
      <w:r w:rsidDel="00000000" w:rsidR="00000000" w:rsidRPr="00000000">
        <w:rPr>
          <w:rtl w:val="0"/>
        </w:rPr>
        <w:t xml:space="preserve">Standard optimizations (such as -O3 and -march=native) are enabled during compilation to leverage hardware-specific vectorization features.</w:t>
      </w:r>
    </w:p>
    <w:p w:rsidR="00000000" w:rsidDel="00000000" w:rsidP="00000000" w:rsidRDefault="00000000" w:rsidRPr="00000000" ns1:paraId="000004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Operating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macOS Sonoma or Ubuntu 22.04 LTS (x86_64 or ARM64 architecture).</w:t>
      </w:r>
    </w:p>
    <w:p w:rsidR="00000000" w:rsidDel="00000000" w:rsidP="00000000" w:rsidRDefault="00000000" w:rsidRPr="00000000" ns1:paraId="000004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Compiler: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C++17 standard support (minimum version g++-9).</w:t>
      </w:r>
    </w:p>
    <w:p w:rsidR="00000000" w:rsidDel="00000000" w:rsidP="00000000" w:rsidRDefault="00000000" w:rsidRPr="00000000" ns1:paraId="000004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Build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CMake, minimum version 3.16.</w:t>
      </w:r>
    </w:p>
    <w:p w:rsidR="00000000" w:rsidDel="00000000" w:rsidP="00000000" w:rsidRDefault="00000000" w:rsidRPr="00000000" ns1:paraId="000004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FHE Library: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OpenFHE v1.x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 The library is compiled from source with the system's compiler optimization flags.</w:t>
      </w:r>
    </w:p>
    <w:p w:rsidR="00000000" w:rsidDel="00000000" w:rsidP="00000000" w:rsidRDefault="00000000" w:rsidRPr="00000000" ns1:paraId="000004A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git clone https://github.com/openfhe/openfhe-development.git</w:t>
      </w:r>
      <w:r w:rsidDel="00000000" w:rsidR="00000000" w:rsidRPr="00000000">
        <w:rPr>
          <w:rtl w:val="0"/>
        </w:rPr>
      </w:r>
    </w:p>
    <w:p w:rsidR="00000000" w:rsidDel="00000000" w:rsidP="00000000" w:rsidRDefault="00000000" w:rsidRPr="00000000" ns1:paraId="000004A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cd openfhe-development</w:t>
      </w:r>
      <w:r w:rsidDel="00000000" w:rsidR="00000000" w:rsidRPr="00000000">
        <w:rPr>
          <w:rtl w:val="0"/>
        </w:rPr>
      </w:r>
    </w:p>
    <w:p w:rsidR="00000000" w:rsidDel="00000000" w:rsidP="00000000" w:rsidRDefault="00000000" w:rsidRPr="00000000" ns1:paraId="000004A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mkdir build &amp;&amp; cd build</w:t>
      </w:r>
      <w:r w:rsidDel="00000000" w:rsidR="00000000" w:rsidRPr="00000000">
        <w:rPr>
          <w:rtl w:val="0"/>
        </w:rPr>
      </w:r>
    </w:p>
    <w:p w:rsidR="00000000" w:rsidDel="00000000" w:rsidP="00000000" w:rsidRDefault="00000000" w:rsidRPr="00000000" ns1:paraId="000004A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cmake ..</w:t>
      </w:r>
      <w:r w:rsidDel="00000000" w:rsidR="00000000" w:rsidRPr="00000000">
        <w:rPr>
          <w:rtl w:val="0"/>
        </w:rPr>
      </w:r>
    </w:p>
    <w:p w:rsidR="00000000" w:rsidDel="00000000" w:rsidP="00000000" w:rsidRDefault="00000000" w:rsidRPr="00000000" ns1:paraId="000004A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make -j$(nproc)</w:t>
      </w:r>
      <w:r w:rsidDel="00000000" w:rsidR="00000000" w:rsidRPr="00000000">
        <w:rPr>
          <w:rtl w:val="0"/>
        </w:rPr>
      </w:r>
    </w:p>
    <w:p w:rsidR="00000000" w:rsidDel="00000000" w:rsidP="00000000" w:rsidRDefault="00000000" w:rsidRPr="00000000" ns1:paraId="000004B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sudo make install</w:t>
      </w:r>
      <w:r w:rsidDel="00000000" w:rsidR="00000000" w:rsidRPr="00000000">
        <w:rPr>
          <w:rtl w:val="0"/>
        </w:rPr>
      </w:r>
    </w:p>
    <w:p w:rsidR="00000000" w:rsidDel="00000000" w:rsidP="00000000" w:rsidRDefault="00000000" w:rsidRPr="00000000" ns1:paraId="000004B1">
      <w:pPr>
        <w:spacing w:after="160" w:lineRule="auto"/>
        <w:rPr/>
      </w:pPr>
      <w:r w:rsidDel="00000000" w:rsidR="00000000" w:rsidRPr="00000000">
        <w:rPr>
          <w:rtl w:val="0"/>
        </w:rPr>
      </w:r>
    </w:p>
    <w:p w:rsidR="00000000" w:rsidDel="00000000" w:rsidP="00000000" w:rsidRDefault="00000000" w:rsidRPr="00000000" ns1:paraId="000004B2">
      <w:pPr>
        <w:pStyle w:val="Heading4"/>
        <w:numPr>
          <w:ilvl w:val="2"/>
          <w:numId w:val="32"/>
        </w:numPr>
        <w:rPr/>
      </w:pPr>
      <w:r w:rsidDel="00000000" w:rsidR="00000000" w:rsidRPr="00000000">
        <w:rPr>
          <w:rtl w:val="0"/>
        </w:rPr>
        <w:t xml:space="preserve">4.1.2 Node.js Environment and Dependencies</w:t>
      </w:r>
    </w:p>
    <w:p w:rsidR="00000000" w:rsidDel="00000000" w:rsidP="00000000" w:rsidRDefault="00000000" w:rsidRPr="00000000" ns1:paraId="000004B3">
      <w:pPr>
        <w:spacing w:after="120" w:line="276" w:lineRule="auto"/>
        <w:jc w:val="both"/>
        <w:rPr/>
      </w:pPr>
      <w:r w:rsidDel="00000000" w:rsidR="00000000" w:rsidRPr="00000000">
        <w:rPr>
          <w:rtl w:val="0"/>
        </w:rPr>
        <w:t xml:space="preserve">The server and client runtime environments use Node.js. Dependencies include Express.js for routing, node-fetch for server-to-server communications, and standard filesystem utilities to handle binary streams.</w:t>
      </w:r>
    </w:p>
    <w:p w:rsidR="00000000" w:rsidDel="00000000" w:rsidP="00000000" w:rsidRDefault="00000000" w:rsidRPr="00000000" ns1:paraId="000004B4">
      <w:pPr>
        <w:spacing w:after="120" w:line="276" w:lineRule="auto"/>
        <w:jc w:val="both"/>
        <w:rPr/>
      </w:pPr>
      <w:r w:rsidDel="00000000" w:rsidR="00000000" w:rsidRPr="00000000">
        <w:rPr>
          <w:rtl w:val="0"/>
        </w:rPr>
        <w:t xml:space="preserve">We use asynchronous filesystem modules (fs.promises) to prevent disk I/O from blocking the server's single-threaded event loop.</w:t>
      </w:r>
    </w:p>
    <w:p w:rsidR="00000000" w:rsidDel="00000000" w:rsidP="00000000" w:rsidRDefault="00000000" w:rsidRPr="00000000" ns1:paraId="000004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Node.js: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LTS version 18.x or 20.x.</w:t>
      </w:r>
    </w:p>
    <w:p w:rsidR="00000000" w:rsidDel="00000000" w:rsidP="00000000" w:rsidRDefault="00000000" w:rsidRPr="00000000" ns1:paraId="000004B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npm dependencies:</w:t>
      </w:r>
      <w:r w:rsidDel="00000000" w:rsidR="00000000" w:rsidRPr="00000000">
        <w:rPr>
          <w:rtl w:val="0"/>
        </w:rPr>
      </w:r>
    </w:p>
    <w:p w:rsidR="00000000" w:rsidDel="00000000" w:rsidP="00000000" w:rsidRDefault="00000000" w:rsidRPr="00000000" ns1:paraId="000004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express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main REST API routing framework.</w:t>
      </w:r>
    </w:p>
    <w:p w:rsidR="00000000" w:rsidDel="00000000" w:rsidP="00000000" w:rsidRDefault="00000000" w:rsidRPr="00000000" ns1:paraId="000004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Configures cross-origin resource sharing to allow the Web UI to interact with the servers.</w:t>
      </w:r>
    </w:p>
    <w:p w:rsidR="00000000" w:rsidDel="00000000" w:rsidP="00000000" w:rsidRDefault="00000000" w:rsidRPr="00000000" ns1:paraId="000004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node-fetch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Performs asynchronous API calls between the Node.js Client and the Tally Server.</w:t>
      </w:r>
    </w:p>
    <w:p w:rsidR="00000000" w:rsidDel="00000000" w:rsidP="00000000" w:rsidRDefault="00000000" w:rsidRPr="00000000" ns1:paraId="000004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Node.js's built-in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crypto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module: Used for anonymous SHA-256 hashing and token generation.</w:t>
      </w:r>
    </w:p>
    <w:p w:rsidR="00000000" w:rsidDel="00000000" w:rsidP="00000000" w:rsidRDefault="00000000" w:rsidRPr="00000000" ns1:paraId="000004BB">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4BC">
      <w:pPr>
        <w:pStyle w:val="Heading3"/>
        <w:numPr>
          <w:ilvl w:val="1"/>
          <w:numId w:val="32"/>
        </w:numPr>
        <w:rPr/>
      </w:pPr>
      <w:r w:rsidDel="00000000" w:rsidR="00000000" w:rsidRPr="00000000">
        <w:rPr>
          <w:rtl w:val="0"/>
        </w:rPr>
        <w:t xml:space="preserve">4.2 Implementation of the Cryptographic Layer (C++)</w:t>
      </w:r>
    </w:p>
    <w:p w:rsidR="00000000" w:rsidDel="00000000" w:rsidP="00000000" w:rsidRDefault="00000000" w:rsidRPr="00000000" ns1:paraId="000004BD">
      <w:pPr>
        <w:spacing w:after="120" w:line="276" w:lineRule="auto"/>
        <w:jc w:val="both"/>
        <w:rPr/>
      </w:pPr>
      <w:r w:rsidDel="00000000" w:rsidR="00000000" w:rsidRPr="00000000">
        <w:rPr>
          <w:rtl w:val="0"/>
        </w:rPr>
        <w:t xml:space="preserve">The C++ layer consists of six compiled binaries. Figure 4.1 maps the implementation module architecture, showing how the binaries compile and link against OpenFHE. Table 4.1 lists the selected cryptographic parameters.</w:t>
      </w:r>
    </w:p>
    <w:p w:rsidR="00000000" w:rsidDel="00000000" w:rsidP="00000000" w:rsidRDefault="00000000" w:rsidRPr="00000000" ns1:paraId="000004BE">
      <w:pPr>
        <w:spacing w:after="120" w:line="276" w:lineRule="auto"/>
        <w:jc w:val="both"/>
        <w:rPr/>
      </w:pPr>
      <w:r w:rsidDel="00000000" w:rsidR="00000000" w:rsidRPr="00000000">
        <w:rPr>
          <w:rtl w:val="0"/>
        </w:rPr>
        <w:t xml:space="preserve">The binaries communicate with Node.js using file-based IPC. This design decouples the heavy cryptographic computations from the runtime memory footprint of the API server.</w:t>
      </w:r>
    </w:p>
    <w:p w:rsidR="00000000" w:rsidDel="00000000" w:rsidP="00000000" w:rsidRDefault="00000000" w:rsidRPr="00000000" ns1:paraId="000004BF">
      <w:pPr>
        <w:jc w:val="center"/>
        <w:rPr/>
      </w:pPr>
      <w:r w:rsidDel="00000000" w:rsidR="00000000" w:rsidRPr="00000000">
        <w:rPr/>
        <w:drawing>
          <ns3:inline distB="0" distT="0" distL="114300" distR="114300">
            <ns3:extent cx="5486400" cy="2743200"/>
            <ns3:effectExtent b="0" l="0" r="0" t="0"/>
            <ns3:docPr id="25" name="image23.png"/>
            <ns4:graphic>
              <ns4:graphicData uri="http://schemas.openxmlformats.org/drawingml/2006/picture">
                <ns5:pic>
                  <ns5:nvPicPr>
                    <ns5:cNvPr id="0" name="image23.png"/>
                    <ns5:cNvPicPr preferRelativeResize="0"/>
                  </ns5:nvPicPr>
                  <ns5:blipFill>
                    <ns4:blip ns2:embed="rId32"/>
                    <ns4:srcRect b="0" l="0" r="0" t="0"/>
                    <ns4:stretch>
                      <ns4:fillRect/>
                    </ns4:stretch>
                  </ns5:blipFill>
                  <ns5:spPr>
                    <ns4:xfrm>
                      <ns4:off x="0" y="0"/>
                      <ns4:ext cx="5486400" cy="27432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C0">
      <w:pPr>
        <w:jc w:val="center"/>
        <w:rPr/>
      </w:pPr>
      <w:r w:rsidDel="00000000" w:rsidR="00000000" w:rsidRPr="00000000">
        <w:rPr>
          <w:i w:val="1"/>
          <w:iCs w:val="1"/>
          <w:sz w:val="20"/>
          <w:szCs w:val="20"/>
          <w:rtl w:val="0"/>
        </w:rPr>
        <w:t xml:space="preserve">Figure 4.1: Implementation module view.</w:t>
      </w:r>
      <w:r w:rsidDel="00000000" w:rsidR="00000000" w:rsidRPr="00000000">
        <w:rPr>
          <w:rtl w:val="0"/>
        </w:rPr>
      </w:r>
    </w:p>
    <w:p w:rsidR="00000000" w:rsidDel="00000000" w:rsidP="00000000" w:rsidRDefault="00000000" w:rsidRPr="00000000" ns1:paraId="000004C1">
      <w:pPr>
        <w:spacing w:after="120" w:lineRule="auto"/>
        <w:rPr/>
      </w:pPr>
      <w:r w:rsidDel="00000000" w:rsidR="00000000" w:rsidRPr="00000000">
        <w:rPr>
          <w:rtl w:val="0"/>
        </w:rPr>
      </w:r>
    </w:p>
    <w:p w:rsidR="00000000" w:rsidDel="00000000" w:rsidP="00000000" w:rsidRDefault="00000000" w:rsidRPr="00000000" ns1:paraId="000004C2">
      <w:pPr>
        <w:jc w:val="center"/>
        <w:rPr/>
      </w:pPr>
      <w:r w:rsidDel="00000000" w:rsidR="00000000" w:rsidRPr="00000000">
        <w:rPr>
          <w:rFonts w:ascii="Times New Roman" w:cs="Times New Roman" w:eastAsia="Times New Roman" w:hAnsi="Times New Roman"/>
          <w:b w:val="1"/>
          <w:bCs w:val="1"/>
          <w:sz w:val="20"/>
          <w:szCs w:val="20"/>
          <w:rtl w:val="0"/>
        </w:rPr>
        <w:t xml:space="preserve">Table 4.1: OpenFHE Cryptographic Parameter Mapping</w:t>
      </w:r>
      <w:r w:rsidDel="00000000" w:rsidR="00000000" w:rsidRPr="00000000">
        <w:rPr>
          <w:rtl w:val="0"/>
        </w:rPr>
      </w:r>
    </w:p>
    <w:tbl>
      <w:tblPr>
        <w:tblStyle w:val="Table13"/>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4C3">
            <w:pPr>
              <w:jc w:val="center"/>
              <w:rPr/>
            </w:pPr>
            <w:r w:rsidDel="00000000" w:rsidR="00000000" w:rsidRPr="00000000">
              <w:rPr>
                <w:b w:val="1"/>
                <w:bCs w:val="1"/>
                <w:sz w:val="20"/>
                <w:szCs w:val="20"/>
                <w:rtl w:val="0"/>
              </w:rPr>
              <w:t xml:space="preserve">Parameter Name</w:t>
            </w:r>
            <w:r w:rsidDel="00000000" w:rsidR="00000000" w:rsidRPr="00000000">
              <w:rPr>
                <w:rtl w:val="0"/>
              </w:rPr>
            </w:r>
          </w:p>
        </w:tc>
        <w:tc>
          <w:tcPr/>
          <w:p w:rsidR="00000000" w:rsidDel="00000000" w:rsidP="00000000" w:rsidRDefault="00000000" w:rsidRPr="00000000" ns1:paraId="000004C4">
            <w:pPr>
              <w:jc w:val="center"/>
              <w:rPr/>
            </w:pPr>
            <w:r w:rsidDel="00000000" w:rsidR="00000000" w:rsidRPr="00000000">
              <w:rPr>
                <w:b w:val="1"/>
                <w:bCs w:val="1"/>
                <w:sz w:val="20"/>
                <w:szCs w:val="20"/>
                <w:rtl w:val="0"/>
              </w:rPr>
              <w:t xml:space="preserve">Value</w:t>
            </w:r>
            <w:r w:rsidDel="00000000" w:rsidR="00000000" w:rsidRPr="00000000">
              <w:rPr>
                <w:rtl w:val="0"/>
              </w:rPr>
            </w:r>
          </w:p>
        </w:tc>
        <w:tc>
          <w:tcPr/>
          <w:p w:rsidR="00000000" w:rsidDel="00000000" w:rsidP="00000000" w:rsidRDefault="00000000" w:rsidRPr="00000000" ns1:paraId="000004C5">
            <w:pPr>
              <w:jc w:val="center"/>
              <w:rPr/>
            </w:pPr>
            <w:r w:rsidDel="00000000" w:rsidR="00000000" w:rsidRPr="00000000">
              <w:rPr>
                <w:b w:val="1"/>
                <w:bCs w:val="1"/>
                <w:sz w:val="20"/>
                <w:szCs w:val="20"/>
                <w:rtl w:val="0"/>
              </w:rPr>
              <w:t xml:space="preserve">Complexity</w:t>
            </w:r>
            <w:r w:rsidDel="00000000" w:rsidR="00000000" w:rsidRPr="00000000">
              <w:rPr>
                <w:rtl w:val="0"/>
              </w:rPr>
            </w:r>
          </w:p>
        </w:tc>
        <w:tc>
          <w:tcPr/>
          <w:p w:rsidR="00000000" w:rsidDel="00000000" w:rsidP="00000000" w:rsidRDefault="00000000" w:rsidRPr="00000000" ns1:paraId="000004C6">
            <w:pPr>
              <w:jc w:val="center"/>
              <w:rPr/>
            </w:pPr>
            <w:r w:rsidDel="00000000" w:rsidR="00000000" w:rsidRPr="00000000">
              <w:rPr>
                <w:b w:val="1"/>
                <w:bCs w:val="1"/>
                <w:sz w:val="20"/>
                <w:szCs w:val="20"/>
                <w:rtl w:val="0"/>
              </w:rPr>
              <w:t xml:space="preserve">Operational Role</w:t>
            </w:r>
            <w:r w:rsidDel="00000000" w:rsidR="00000000" w:rsidRPr="00000000">
              <w:rPr>
                <w:rtl w:val="0"/>
              </w:rPr>
            </w:r>
          </w:p>
        </w:tc>
      </w:tr>
      <w:tr>
        <w:trPr>
          <w:cantSplit w:val="0"/>
          <w:tblHeader w:val="0"/>
        </w:trPr>
        <w:tc>
          <w:tcPr/>
          <w:p w:rsidR="00000000" w:rsidDel="00000000" w:rsidP="00000000" w:rsidRDefault="00000000" w:rsidRPr="00000000" ns1:paraId="000004C7">
            <w:pPr>
              <w:jc w:val="left"/>
              <w:rPr/>
            </w:pPr>
            <w:r w:rsidDel="00000000" w:rsidR="00000000" w:rsidRPr="00000000">
              <w:rPr>
                <w:sz w:val="18"/>
                <w:szCs w:val="18"/>
                <w:rtl w:val="0"/>
              </w:rPr>
              <w:t xml:space="preserve">Plaintext Modulus (t)</w:t>
            </w:r>
            <w:r w:rsidDel="00000000" w:rsidR="00000000" w:rsidRPr="00000000">
              <w:rPr>
                <w:rtl w:val="0"/>
              </w:rPr>
            </w:r>
          </w:p>
        </w:tc>
        <w:tc>
          <w:tcPr/>
          <w:p w:rsidR="00000000" w:rsidDel="00000000" w:rsidP="00000000" w:rsidRDefault="00000000" w:rsidRPr="00000000" ns1:paraId="000004C8">
            <w:pPr>
              <w:jc w:val="left"/>
              <w:rPr/>
            </w:pPr>
            <w:r w:rsidDel="00000000" w:rsidR="00000000" w:rsidRPr="00000000">
              <w:rPr>
                <w:sz w:val="18"/>
                <w:szCs w:val="18"/>
                <w:rtl w:val="0"/>
              </w:rPr>
              <w:t xml:space="preserve">65537</w:t>
            </w:r>
            <w:r w:rsidDel="00000000" w:rsidR="00000000" w:rsidRPr="00000000">
              <w:rPr>
                <w:rtl w:val="0"/>
              </w:rPr>
            </w:r>
          </w:p>
        </w:tc>
        <w:tc>
          <w:tcPr/>
          <w:p w:rsidR="00000000" w:rsidDel="00000000" w:rsidP="00000000" w:rsidRDefault="00000000" w:rsidRPr="00000000" ns1:paraId="000004C9">
            <w:pPr>
              <w:jc w:val="left"/>
              <w:rPr/>
            </w:pPr>
            <w:r w:rsidDel="00000000" w:rsidR="00000000" w:rsidRPr="00000000">
              <w:rPr>
                <w:sz w:val="18"/>
                <w:szCs w:val="18"/>
                <w:rtl w:val="0"/>
              </w:rPr>
              <w:t xml:space="preserve">N/A</w:t>
            </w:r>
            <w:r w:rsidDel="00000000" w:rsidR="00000000" w:rsidRPr="00000000">
              <w:rPr>
                <w:rtl w:val="0"/>
              </w:rPr>
            </w:r>
          </w:p>
        </w:tc>
        <w:tc>
          <w:tcPr/>
          <w:p w:rsidR="00000000" w:rsidDel="00000000" w:rsidP="00000000" w:rsidRDefault="00000000" w:rsidRPr="00000000" ns1:paraId="000004CA">
            <w:pPr>
              <w:jc w:val="left"/>
              <w:rPr/>
            </w:pPr>
            <w:r w:rsidDel="00000000" w:rsidR="00000000" w:rsidRPr="00000000">
              <w:rPr>
                <w:sz w:val="18"/>
                <w:szCs w:val="18"/>
                <w:rtl w:val="0"/>
              </w:rPr>
              <w:t xml:space="preserve">NTT support, vote capacity.</w:t>
            </w:r>
            <w:r w:rsidDel="00000000" w:rsidR="00000000" w:rsidRPr="00000000">
              <w:rPr>
                <w:rtl w:val="0"/>
              </w:rPr>
            </w:r>
          </w:p>
        </w:tc>
      </w:tr>
      <w:tr>
        <w:trPr>
          <w:cantSplit w:val="0"/>
          <w:tblHeader w:val="0"/>
        </w:trPr>
        <w:tc>
          <w:tcPr/>
          <w:p w:rsidR="00000000" w:rsidDel="00000000" w:rsidP="00000000" w:rsidRDefault="00000000" w:rsidRPr="00000000" ns1:paraId="000004CB">
            <w:pPr>
              <w:jc w:val="left"/>
              <w:rPr/>
            </w:pPr>
            <w:r w:rsidDel="00000000" w:rsidR="00000000" w:rsidRPr="00000000">
              <w:rPr>
                <w:sz w:val="18"/>
                <w:szCs w:val="18"/>
                <w:rtl w:val="0"/>
              </w:rPr>
              <w:t xml:space="preserve">Ring Dimension (d)</w:t>
            </w:r>
            <w:r w:rsidDel="00000000" w:rsidR="00000000" w:rsidRPr="00000000">
              <w:rPr>
                <w:rtl w:val="0"/>
              </w:rPr>
            </w:r>
          </w:p>
        </w:tc>
        <w:tc>
          <w:tcPr/>
          <w:p w:rsidR="00000000" w:rsidDel="00000000" w:rsidP="00000000" w:rsidRDefault="00000000" w:rsidRPr="00000000" ns1:paraId="000004CC">
            <w:pPr>
              <w:jc w:val="left"/>
              <w:rPr/>
            </w:pPr>
            <w:r w:rsidDel="00000000" w:rsidR="00000000" w:rsidRPr="00000000">
              <w:rPr>
                <w:sz w:val="18"/>
                <w:szCs w:val="18"/>
                <w:rtl w:val="0"/>
              </w:rPr>
              <w:t xml:space="preserve">8192 (Auto)</w:t>
            </w:r>
            <w:r w:rsidDel="00000000" w:rsidR="00000000" w:rsidRPr="00000000">
              <w:rPr>
                <w:rtl w:val="0"/>
              </w:rPr>
            </w:r>
          </w:p>
        </w:tc>
        <w:tc>
          <w:tcPr/>
          <w:p w:rsidR="00000000" w:rsidDel="00000000" w:rsidP="00000000" w:rsidRDefault="00000000" w:rsidRPr="00000000" ns1:paraId="000004CD">
            <w:pPr>
              <w:jc w:val="left"/>
              <w:rPr/>
            </w:pPr>
            <w:r w:rsidDel="00000000" w:rsidR="00000000" w:rsidRPr="00000000">
              <w:rPr>
                <w:sz w:val="18"/>
                <w:szCs w:val="18"/>
                <w:rtl w:val="0"/>
              </w:rPr>
              <w:t xml:space="preserve">O(d log d)</w:t>
            </w:r>
            <w:r w:rsidDel="00000000" w:rsidR="00000000" w:rsidRPr="00000000">
              <w:rPr>
                <w:rtl w:val="0"/>
              </w:rPr>
            </w:r>
          </w:p>
        </w:tc>
        <w:tc>
          <w:tcPr/>
          <w:p w:rsidR="00000000" w:rsidDel="00000000" w:rsidP="00000000" w:rsidRDefault="00000000" w:rsidRPr="00000000" ns1:paraId="000004CE">
            <w:pPr>
              <w:jc w:val="left"/>
              <w:rPr/>
            </w:pPr>
            <w:r w:rsidDel="00000000" w:rsidR="00000000" w:rsidRPr="00000000">
              <w:rPr>
                <w:sz w:val="18"/>
                <w:szCs w:val="18"/>
                <w:rtl w:val="0"/>
              </w:rPr>
              <w:t xml:space="preserve">Security guarantee.</w:t>
            </w:r>
            <w:r w:rsidDel="00000000" w:rsidR="00000000" w:rsidRPr="00000000">
              <w:rPr>
                <w:rtl w:val="0"/>
              </w:rPr>
            </w:r>
          </w:p>
        </w:tc>
      </w:tr>
      <w:tr>
        <w:trPr>
          <w:cantSplit w:val="0"/>
          <w:tblHeader w:val="0"/>
        </w:trPr>
        <w:tc>
          <w:tcPr/>
          <w:p w:rsidR="00000000" w:rsidDel="00000000" w:rsidP="00000000" w:rsidRDefault="00000000" w:rsidRPr="00000000" ns1:paraId="000004CF">
            <w:pPr>
              <w:jc w:val="left"/>
              <w:rPr/>
            </w:pPr>
            <w:r w:rsidDel="00000000" w:rsidR="00000000" w:rsidRPr="00000000">
              <w:rPr>
                <w:sz w:val="18"/>
                <w:szCs w:val="18"/>
                <w:rtl w:val="0"/>
              </w:rPr>
              <w:t xml:space="preserve">Multiplicative Depth</w:t>
            </w:r>
            <w:r w:rsidDel="00000000" w:rsidR="00000000" w:rsidRPr="00000000">
              <w:rPr>
                <w:rtl w:val="0"/>
              </w:rPr>
            </w:r>
          </w:p>
        </w:tc>
        <w:tc>
          <w:tcPr/>
          <w:p w:rsidR="00000000" w:rsidDel="00000000" w:rsidP="00000000" w:rsidRDefault="00000000" w:rsidRPr="00000000" ns1:paraId="000004D0">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ns1:paraId="000004D1">
            <w:pPr>
              <w:jc w:val="left"/>
              <w:rPr/>
            </w:pPr>
            <w:r w:rsidDel="00000000" w:rsidR="00000000" w:rsidRPr="00000000">
              <w:rPr>
                <w:sz w:val="18"/>
                <w:szCs w:val="18"/>
                <w:rtl w:val="0"/>
              </w:rPr>
              <w:t xml:space="preserve">N/A</w:t>
            </w:r>
            <w:r w:rsidDel="00000000" w:rsidR="00000000" w:rsidRPr="00000000">
              <w:rPr>
                <w:rtl w:val="0"/>
              </w:rPr>
            </w:r>
          </w:p>
        </w:tc>
        <w:tc>
          <w:tcPr/>
          <w:p w:rsidR="00000000" w:rsidDel="00000000" w:rsidP="00000000" w:rsidRDefault="00000000" w:rsidRPr="00000000" ns1:paraId="000004D2">
            <w:pPr>
              <w:jc w:val="left"/>
              <w:rPr/>
            </w:pPr>
            <w:r w:rsidDel="00000000" w:rsidR="00000000" w:rsidRPr="00000000">
              <w:rPr>
                <w:sz w:val="18"/>
                <w:szCs w:val="18"/>
                <w:rtl w:val="0"/>
              </w:rPr>
              <w:t xml:space="preserve">Minimizes noise growth.</w:t>
            </w:r>
            <w:r w:rsidDel="00000000" w:rsidR="00000000" w:rsidRPr="00000000">
              <w:rPr>
                <w:rtl w:val="0"/>
              </w:rPr>
            </w:r>
          </w:p>
        </w:tc>
      </w:tr>
      <w:tr>
        <w:trPr>
          <w:cantSplit w:val="0"/>
          <w:tblHeader w:val="0"/>
        </w:trPr>
        <w:tc>
          <w:tcPr/>
          <w:p w:rsidR="00000000" w:rsidDel="00000000" w:rsidP="00000000" w:rsidRDefault="00000000" w:rsidRPr="00000000" ns1:paraId="000004D3">
            <w:pPr>
              <w:jc w:val="left"/>
              <w:rPr/>
            </w:pPr>
            <w:r w:rsidDel="00000000" w:rsidR="00000000" w:rsidRPr="00000000">
              <w:rPr>
                <w:sz w:val="18"/>
                <w:szCs w:val="18"/>
                <w:rtl w:val="0"/>
              </w:rPr>
              <w:t xml:space="preserve">Security Level</w:t>
            </w:r>
            <w:r w:rsidDel="00000000" w:rsidR="00000000" w:rsidRPr="00000000">
              <w:rPr>
                <w:rtl w:val="0"/>
              </w:rPr>
            </w:r>
          </w:p>
        </w:tc>
        <w:tc>
          <w:tcPr/>
          <w:p w:rsidR="00000000" w:rsidDel="00000000" w:rsidP="00000000" w:rsidRDefault="00000000" w:rsidRPr="00000000" ns1:paraId="000004D4">
            <w:pPr>
              <w:jc w:val="left"/>
              <w:rPr/>
            </w:pPr>
            <w:r w:rsidDel="00000000" w:rsidR="00000000" w:rsidRPr="00000000">
              <w:rPr>
                <w:sz w:val="18"/>
                <w:szCs w:val="18"/>
                <w:rtl w:val="0"/>
              </w:rPr>
              <w:t xml:space="preserve">HEStd_128_classic</w:t>
            </w:r>
            <w:r w:rsidDel="00000000" w:rsidR="00000000" w:rsidRPr="00000000">
              <w:rPr>
                <w:rtl w:val="0"/>
              </w:rPr>
            </w:r>
          </w:p>
        </w:tc>
        <w:tc>
          <w:tcPr/>
          <w:p w:rsidR="00000000" w:rsidDel="00000000" w:rsidP="00000000" w:rsidRDefault="00000000" w:rsidRPr="00000000" ns1:paraId="000004D5">
            <w:pPr>
              <w:jc w:val="left"/>
              <w:rPr/>
            </w:pPr>
            <w:r w:rsidDel="00000000" w:rsidR="00000000" w:rsidRPr="00000000">
              <w:rPr>
                <w:sz w:val="18"/>
                <w:szCs w:val="18"/>
                <w:rtl w:val="0"/>
              </w:rPr>
              <w:t xml:space="preserve">N/A</w:t>
            </w:r>
            <w:r w:rsidDel="00000000" w:rsidR="00000000" w:rsidRPr="00000000">
              <w:rPr>
                <w:rtl w:val="0"/>
              </w:rPr>
            </w:r>
          </w:p>
        </w:tc>
        <w:tc>
          <w:tcPr/>
          <w:p w:rsidR="00000000" w:rsidDel="00000000" w:rsidP="00000000" w:rsidRDefault="00000000" w:rsidRPr="00000000" ns1:paraId="000004D6">
            <w:pPr>
              <w:jc w:val="left"/>
              <w:rPr/>
            </w:pPr>
            <w:r w:rsidDel="00000000" w:rsidR="00000000" w:rsidRPr="00000000">
              <w:rPr>
                <w:sz w:val="18"/>
                <w:szCs w:val="18"/>
                <w:rtl w:val="0"/>
              </w:rPr>
              <w:t xml:space="preserve">LWE security guarantee.</w:t>
            </w:r>
            <w:r w:rsidDel="00000000" w:rsidR="00000000" w:rsidRPr="00000000">
              <w:rPr>
                <w:rtl w:val="0"/>
              </w:rPr>
            </w:r>
          </w:p>
        </w:tc>
      </w:tr>
    </w:tbl>
    <w:p w:rsidR="00000000" w:rsidDel="00000000" w:rsidP="00000000" w:rsidRDefault="00000000" w:rsidRPr="00000000" ns1:paraId="000004D7">
      <w:pPr>
        <w:spacing w:after="120" w:lineRule="auto"/>
        <w:rPr/>
      </w:pPr>
      <w:r w:rsidDel="00000000" w:rsidR="00000000" w:rsidRPr="00000000">
        <w:rPr>
          <w:rtl w:val="0"/>
        </w:rPr>
      </w:r>
    </w:p>
    <w:p w:rsidR="00000000" w:rsidDel="00000000" w:rsidP="00000000" w:rsidRDefault="00000000" w:rsidRPr="00000000" ns1:paraId="000004D8">
      <w:pPr>
        <w:spacing w:after="120" w:lineRule="auto"/>
        <w:rPr/>
      </w:pPr>
      <w:r w:rsidDel="00000000" w:rsidR="00000000" w:rsidRPr="00000000">
        <w:rPr>
          <w:rtl w:val="0"/>
        </w:rPr>
        <w:t xml:space="preserve">The cryptographic layer consists of 6 C++ programs located in the </w:t>
      </w:r>
      <w:r w:rsidDel="00000000" w:rsidR="00000000" w:rsidRPr="00000000">
        <w:rPr>
          <w:rFonts w:ascii="Consolas" w:cs="Consolas" w:eastAsia="Consolas" w:hAnsi="Consolas"/>
          <w:sz w:val="20"/>
          <w:szCs w:val="20"/>
          <w:rtl w:val="0"/>
        </w:rPr>
        <w:t xml:space="preserve">crypto/src/</w:t>
      </w:r>
      <w:r w:rsidDel="00000000" w:rsidR="00000000" w:rsidRPr="00000000">
        <w:rPr>
          <w:rtl w:val="0"/>
        </w:rPr>
        <w:t xml:space="preserve"> directory, designed to interact with the system through serialized binary files.</w:t>
      </w:r>
    </w:p>
    <w:p w:rsidR="00000000" w:rsidDel="00000000" w:rsidP="00000000" w:rsidRDefault="00000000" w:rsidRPr="00000000" ns1:paraId="000004D9">
      <w:pPr>
        <w:pStyle w:val="Heading4"/>
        <w:numPr>
          <w:ilvl w:val="2"/>
          <w:numId w:val="32"/>
        </w:numPr>
        <w:rPr/>
      </w:pPr>
      <w:r w:rsidDel="00000000" w:rsidR="00000000" w:rsidRPr="00000000">
        <w:rPr>
          <w:rtl w:val="0"/>
        </w:rPr>
        <w:t xml:space="preserve">4.2.1 setup.cpp — Initializing the Shared CryptoContext</w:t>
      </w:r>
    </w:p>
    <w:p w:rsidR="00000000" w:rsidDel="00000000" w:rsidP="00000000" w:rsidRDefault="00000000" w:rsidRPr="00000000" ns1:paraId="000004DA">
      <w:pPr>
        <w:spacing w:after="120" w:line="276" w:lineRule="auto"/>
        <w:jc w:val="both"/>
        <w:rPr/>
      </w:pPr>
      <w:r w:rsidDel="00000000" w:rsidR="00000000" w:rsidRPr="00000000">
        <w:rPr>
          <w:rtl w:val="0"/>
        </w:rPr>
        <w:t xml:space="preserve">The setup binary initializes the Ring-LWE context and sets BFV parameters. Figure 4.2 details the logic flowchart of setup.cpp.</w:t>
      </w:r>
    </w:p>
    <w:p w:rsidR="00000000" w:rsidDel="00000000" w:rsidP="00000000" w:rsidRDefault="00000000" w:rsidRPr="00000000" ns1:paraId="000004DB">
      <w:pPr>
        <w:spacing w:after="120" w:line="276" w:lineRule="auto"/>
        <w:jc w:val="both"/>
        <w:rPr/>
      </w:pPr>
      <w:r w:rsidDel="00000000" w:rsidR="00000000" w:rsidRPr="00000000">
        <w:rPr>
          <w:rtl w:val="0"/>
        </w:rPr>
        <w:t xml:space="preserve">The program sets the plaintext modulus, multiplicative depth, and security level, saving the context to crypto_params.bin. The execution complexity is O(d log d) due to ring initialization.</w:t>
      </w:r>
    </w:p>
    <w:p w:rsidR="00000000" w:rsidDel="00000000" w:rsidP="00000000" w:rsidRDefault="00000000" w:rsidRPr="00000000" ns1:paraId="000004DC">
      <w:pPr>
        <w:jc w:val="center"/>
        <w:rPr/>
      </w:pPr>
      <w:r w:rsidDel="00000000" w:rsidR="00000000" w:rsidRPr="00000000">
        <w:rPr/>
        <w:drawing>
          <ns3:inline distB="0" distT="0" distL="114300" distR="114300">
            <ns3:extent cx="4572000" cy="2110154"/>
            <ns3:effectExtent b="0" l="0" r="0" t="0"/>
            <ns3:docPr id="26" name="image19.png"/>
            <ns4:graphic>
              <ns4:graphicData uri="http://schemas.openxmlformats.org/drawingml/2006/picture">
                <ns5:pic>
                  <ns5:nvPicPr>
                    <ns5:cNvPr id="0" name="image19.png"/>
                    <ns5:cNvPicPr preferRelativeResize="0"/>
                  </ns5:nvPicPr>
                  <ns5:blipFill>
                    <ns4:blip ns2:embed="rId33"/>
                    <ns4:srcRect b="0" l="0" r="0" t="0"/>
                    <ns4:stretch>
                      <ns4:fillRect/>
                    </ns4:stretch>
                  </ns5:blipFill>
                  <ns5:spPr>
                    <ns4:xfrm>
                      <ns4:off x="0" y="0"/>
                      <ns4:ext cx="4572000" cy="2110154"/>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4DD">
      <w:pPr>
        <w:jc w:val="center"/>
        <w:rPr/>
      </w:pPr>
      <w:r w:rsidDel="00000000" w:rsidR="00000000" w:rsidRPr="00000000">
        <w:rPr>
          <w:i w:val="1"/>
          <w:iCs w:val="1"/>
          <w:sz w:val="20"/>
          <w:szCs w:val="20"/>
          <w:rtl w:val="0"/>
        </w:rPr>
        <w:t xml:space="preserve">Figure 4.2: setup.cpp flowchart.</w:t>
      </w:r>
      <w:r w:rsidDel="00000000" w:rsidR="00000000" w:rsidRPr="00000000">
        <w:rPr>
          <w:rtl w:val="0"/>
        </w:rPr>
      </w:r>
    </w:p>
    <w:p w:rsidR="00000000" w:rsidDel="00000000" w:rsidP="00000000" w:rsidRDefault="00000000" w:rsidRPr="00000000" ns1:paraId="000004DE">
      <w:pPr>
        <w:spacing w:after="120" w:lineRule="auto"/>
        <w:rPr/>
      </w:pPr>
      <w:r w:rsidDel="00000000" w:rsidR="00000000" w:rsidRPr="00000000">
        <w:rPr>
          <w:rtl w:val="0"/>
        </w:rPr>
      </w:r>
    </w:p>
    <w:p w:rsidR="00000000" w:rsidDel="00000000" w:rsidP="00000000" w:rsidRDefault="00000000" w:rsidRPr="00000000" ns1:paraId="000004DF">
      <w:pPr>
        <w:spacing w:after="120" w:lineRule="auto"/>
        <w:rPr/>
      </w:pPr>
      <w:r w:rsidDel="00000000" w:rsidR="00000000" w:rsidRPr="00000000">
        <w:rPr>
          <w:rtl w:val="0"/>
        </w:rPr>
        <w:t xml:space="preserve">This program runs on the server to configure all mathematical parameters for the BFV-RNS scheme.</w:t>
      </w:r>
    </w:p>
    <w:p w:rsidR="00000000" w:rsidDel="00000000" w:rsidP="00000000" w:rsidRDefault="00000000" w:rsidRPr="00000000" ns1:paraId="000004E0">
      <w:pPr>
        <w:spacing w:after="120" w:lineRule="auto"/>
        <w:rPr/>
      </w:pPr>
      <w:r w:rsidDel="00000000" w:rsidR="00000000" w:rsidRPr="00000000">
        <w:rPr>
          <w:b w:val="1"/>
          <w:bCs w:val="1"/>
          <w:rtl w:val="0"/>
        </w:rPr>
        <w:t xml:space="preserve">Listing 4.1: setup.cpp source code</w:t>
      </w:r>
      <w:r w:rsidDel="00000000" w:rsidR="00000000" w:rsidRPr="00000000">
        <w:rPr>
          <w:rtl w:val="0"/>
        </w:rPr>
      </w:r>
    </w:p>
    <w:p w:rsidR="00000000" w:rsidDel="00000000" w:rsidP="00000000" w:rsidRDefault="00000000" w:rsidRPr="00000000" ns1:paraId="000004E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&lt;openfhe.h&gt;</w:t>
      </w:r>
      <w:r w:rsidDel="00000000" w:rsidR="00000000" w:rsidRPr="00000000">
        <w:rPr>
          <w:rtl w:val="0"/>
        </w:rPr>
      </w:r>
    </w:p>
    <w:p w:rsidR="00000000" w:rsidDel="00000000" w:rsidP="00000000" w:rsidRDefault="00000000" w:rsidRPr="00000000" ns1:paraId="000004E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&lt;cryptocontext-ser.h&gt;</w:t>
      </w:r>
      <w:r w:rsidDel="00000000" w:rsidR="00000000" w:rsidRPr="00000000">
        <w:rPr>
          <w:rtl w:val="0"/>
        </w:rPr>
      </w:r>
    </w:p>
    <w:p w:rsidR="00000000" w:rsidDel="00000000" w:rsidP="00000000" w:rsidRDefault="00000000" w:rsidRPr="00000000" ns1:paraId="000004E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&lt;key/key-ser.h&gt;</w:t>
      </w:r>
      <w:r w:rsidDel="00000000" w:rsidR="00000000" w:rsidRPr="00000000">
        <w:rPr>
          <w:rtl w:val="0"/>
        </w:rPr>
      </w:r>
    </w:p>
    <w:p w:rsidR="00000000" w:rsidDel="00000000" w:rsidP="00000000" w:rsidRDefault="00000000" w:rsidRPr="00000000" ns1:paraId="000004E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&lt;ciphertext-ser.h&gt;</w:t>
      </w:r>
      <w:r w:rsidDel="00000000" w:rsidR="00000000" w:rsidRPr="00000000">
        <w:rPr>
          <w:rtl w:val="0"/>
        </w:rPr>
      </w:r>
    </w:p>
    <w:p w:rsidR="00000000" w:rsidDel="00000000" w:rsidP="00000000" w:rsidRDefault="00000000" w:rsidRPr="00000000" ns1:paraId="000004E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&lt;iostream&gt;</w:t>
      </w:r>
      <w:r w:rsidDel="00000000" w:rsidR="00000000" w:rsidRPr="00000000">
        <w:rPr>
          <w:rtl w:val="0"/>
        </w:rPr>
      </w:r>
    </w:p>
    <w:p w:rsidR="00000000" w:rsidDel="00000000" w:rsidP="00000000" w:rsidRDefault="00000000" w:rsidRPr="00000000" ns1:paraId="000004E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&lt;filesystem&gt;</w:t>
      </w:r>
      <w:r w:rsidDel="00000000" w:rsidR="00000000" w:rsidRPr="00000000">
        <w:rPr>
          <w:rtl w:val="0"/>
        </w:rPr>
      </w:r>
    </w:p>
    <w:p w:rsidR="00000000" w:rsidDel="00000000" w:rsidP="00000000" w:rsidRDefault="00000000" w:rsidRPr="00000000" ns1:paraId="000004E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4E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using namespace lbcrypto;</w:t>
      </w:r>
      <w:r w:rsidDel="00000000" w:rsidR="00000000" w:rsidRPr="00000000">
        <w:rPr>
          <w:rtl w:val="0"/>
        </w:rPr>
      </w:r>
    </w:p>
    <w:p w:rsidR="00000000" w:rsidDel="00000000" w:rsidP="00000000" w:rsidRDefault="00000000" w:rsidRPr="00000000" ns1:paraId="000004E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namespace fs = std::filesystem;</w:t>
      </w:r>
      <w:r w:rsidDel="00000000" w:rsidR="00000000" w:rsidRPr="00000000">
        <w:rPr>
          <w:rtl w:val="0"/>
        </w:rPr>
      </w:r>
    </w:p>
    <w:p w:rsidR="00000000" w:rsidDel="00000000" w:rsidP="00000000" w:rsidRDefault="00000000" w:rsidRPr="00000000" ns1:paraId="000004E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4E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int main() {</w:t>
      </w:r>
      <w:r w:rsidDel="00000000" w:rsidR="00000000" w:rsidRPr="00000000">
        <w:rPr>
          <w:rtl w:val="0"/>
        </w:rPr>
      </w:r>
    </w:p>
    <w:p w:rsidR="00000000" w:rsidDel="00000000" w:rsidP="00000000" w:rsidRDefault="00000000" w:rsidRPr="00000000" ns1:paraId="000004E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"\n[setup] Generating shared CryptoContext (BFV-RNS)...\n";</w:t>
      </w:r>
      <w:r w:rsidDel="00000000" w:rsidR="00000000" w:rsidRPr="00000000">
        <w:rPr>
          <w:rtl w:val="0"/>
        </w:rPr>
      </w:r>
    </w:p>
    <w:p w:rsidR="00000000" w:rsidDel="00000000" w:rsidP="00000000" w:rsidRDefault="00000000" w:rsidRPr="00000000" ns1:paraId="000004E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4E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CCParams&lt;CryptoContextBFVRNS&gt; params;</w:t>
      </w:r>
      <w:r w:rsidDel="00000000" w:rsidR="00000000" w:rsidRPr="00000000">
        <w:rPr>
          <w:rtl w:val="0"/>
        </w:rPr>
      </w:r>
    </w:p>
    <w:p w:rsidR="00000000" w:rsidDel="00000000" w:rsidP="00000000" w:rsidRDefault="00000000" w:rsidRPr="00000000" ns1:paraId="000004E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params.SetPlaintextModulus(65537);</w:t>
      </w:r>
      <w:r w:rsidDel="00000000" w:rsidR="00000000" w:rsidRPr="00000000">
        <w:rPr>
          <w:rtl w:val="0"/>
        </w:rPr>
      </w:r>
    </w:p>
    <w:p w:rsidR="00000000" w:rsidDel="00000000" w:rsidP="00000000" w:rsidRDefault="00000000" w:rsidRPr="00000000" ns1:paraId="000004F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params.SetMultiplicativeDepth(1);</w:t>
      </w:r>
      <w:r w:rsidDel="00000000" w:rsidR="00000000" w:rsidRPr="00000000">
        <w:rPr>
          <w:rtl w:val="0"/>
        </w:rPr>
      </w:r>
    </w:p>
    <w:p w:rsidR="00000000" w:rsidDel="00000000" w:rsidP="00000000" w:rsidRDefault="00000000" w:rsidRPr="00000000" ns1:paraId="000004F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params.SetSecurityLevel(HEStd_128_classic);</w:t>
      </w:r>
      <w:r w:rsidDel="00000000" w:rsidR="00000000" w:rsidRPr="00000000">
        <w:rPr>
          <w:rtl w:val="0"/>
        </w:rPr>
      </w:r>
    </w:p>
    <w:p w:rsidR="00000000" w:rsidDel="00000000" w:rsidP="00000000" w:rsidRDefault="00000000" w:rsidRPr="00000000" ns1:paraId="000004F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params.SetRingDim(0);</w:t>
      </w:r>
      <w:r w:rsidDel="00000000" w:rsidR="00000000" w:rsidRPr="00000000">
        <w:rPr>
          <w:rtl w:val="0"/>
        </w:rPr>
      </w:r>
    </w:p>
    <w:p w:rsidR="00000000" w:rsidDel="00000000" w:rsidP="00000000" w:rsidRDefault="00000000" w:rsidRPr="00000000" ns1:paraId="000004F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params.SetMaxRelinSkDeg(1);</w:t>
      </w:r>
      <w:r w:rsidDel="00000000" w:rsidR="00000000" w:rsidRPr="00000000">
        <w:rPr>
          <w:rtl w:val="0"/>
        </w:rPr>
      </w:r>
    </w:p>
    <w:p w:rsidR="00000000" w:rsidDel="00000000" w:rsidP="00000000" w:rsidRDefault="00000000" w:rsidRPr="00000000" ns1:paraId="000004F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4F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auto cc = GenCryptoContext(params);</w:t>
      </w:r>
      <w:r w:rsidDel="00000000" w:rsidR="00000000" w:rsidRPr="00000000">
        <w:rPr>
          <w:rtl w:val="0"/>
        </w:rPr>
      </w:r>
    </w:p>
    <w:p w:rsidR="00000000" w:rsidDel="00000000" w:rsidP="00000000" w:rsidRDefault="00000000" w:rsidRPr="00000000" ns1:paraId="000004F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cc-&gt;Enable(PKE);</w:t>
      </w:r>
      <w:r w:rsidDel="00000000" w:rsidR="00000000" w:rsidRPr="00000000">
        <w:rPr>
          <w:rtl w:val="0"/>
        </w:rPr>
      </w:r>
    </w:p>
    <w:p w:rsidR="00000000" w:rsidDel="00000000" w:rsidP="00000000" w:rsidRDefault="00000000" w:rsidRPr="00000000" ns1:paraId="000004F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cc-&gt;Enable(LEVELEDSHE);</w:t>
      </w:r>
      <w:r w:rsidDel="00000000" w:rsidR="00000000" w:rsidRPr="00000000">
        <w:rPr>
          <w:rtl w:val="0"/>
        </w:rPr>
      </w:r>
    </w:p>
    <w:p w:rsidR="00000000" w:rsidDel="00000000" w:rsidP="00000000" w:rsidRDefault="00000000" w:rsidRPr="00000000" ns1:paraId="000004F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cc-&gt;Enable(MULTIPARTY);</w:t>
      </w:r>
      <w:r w:rsidDel="00000000" w:rsidR="00000000" w:rsidRPr="00000000">
        <w:rPr>
          <w:rtl w:val="0"/>
        </w:rPr>
      </w:r>
    </w:p>
    <w:p w:rsidR="00000000" w:rsidDel="00000000" w:rsidP="00000000" w:rsidRDefault="00000000" w:rsidRPr="00000000" ns1:paraId="000004F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4F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"[setup] Ring dimension : " &lt;&lt; cc-&gt;GetRingDimension() &lt;&lt; "\n";</w:t>
      </w:r>
      <w:r w:rsidDel="00000000" w:rsidR="00000000" w:rsidRPr="00000000">
        <w:rPr>
          <w:rtl w:val="0"/>
        </w:rPr>
      </w:r>
    </w:p>
    <w:p w:rsidR="00000000" w:rsidDel="00000000" w:rsidP="00000000" w:rsidRDefault="00000000" w:rsidRPr="00000000" ns1:paraId="000004F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"[setup] Plaintext mod  : "</w:t>
      </w:r>
      <w:r w:rsidDel="00000000" w:rsidR="00000000" w:rsidRPr="00000000">
        <w:rPr>
          <w:rtl w:val="0"/>
        </w:rPr>
      </w:r>
    </w:p>
    <w:p w:rsidR="00000000" w:rsidDel="00000000" w:rsidP="00000000" w:rsidRDefault="00000000" w:rsidRPr="00000000" ns1:paraId="000004F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&lt;&lt; cc-&gt;GetCryptoParameters()-&gt;GetPlaintextModulus() &lt;&lt; "\n";</w:t>
      </w:r>
      <w:r w:rsidDel="00000000" w:rsidR="00000000" w:rsidRPr="00000000">
        <w:rPr>
          <w:rtl w:val="0"/>
        </w:rPr>
      </w:r>
    </w:p>
    <w:p w:rsidR="00000000" w:rsidDel="00000000" w:rsidP="00000000" w:rsidRDefault="00000000" w:rsidRPr="00000000" ns1:paraId="000004F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4F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fs::create_directories("./params");</w:t>
      </w:r>
      <w:r w:rsidDel="00000000" w:rsidR="00000000" w:rsidRPr="00000000">
        <w:rPr>
          <w:rtl w:val="0"/>
        </w:rPr>
      </w:r>
    </w:p>
    <w:p w:rsidR="00000000" w:rsidDel="00000000" w:rsidP="00000000" w:rsidRDefault="00000000" w:rsidRPr="00000000" ns1:paraId="000004F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(!Serial::SerializeToFile("./params/crypto_params.bin", cc, SerType::BINARY)) {</w:t>
      </w:r>
      <w:r w:rsidDel="00000000" w:rsidR="00000000" w:rsidRPr="00000000">
        <w:rPr>
          <w:rtl w:val="0"/>
        </w:rPr>
      </w:r>
    </w:p>
    <w:p w:rsidR="00000000" w:rsidDel="00000000" w:rsidP="00000000" w:rsidRDefault="00000000" w:rsidRPr="00000000" ns1:paraId="0000050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"[setup] ERROR: Could not write crypto_params.bin\n";</w:t>
      </w:r>
      <w:r w:rsidDel="00000000" w:rsidR="00000000" w:rsidRPr="00000000">
        <w:rPr>
          <w:rtl w:val="0"/>
        </w:rPr>
      </w:r>
    </w:p>
    <w:p w:rsidR="00000000" w:rsidDel="00000000" w:rsidP="00000000" w:rsidRDefault="00000000" w:rsidRPr="00000000" ns1:paraId="0000050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50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0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"[setup] Saved → ./params/crypto_params.bin\n";</w:t>
      </w:r>
      <w:r w:rsidDel="00000000" w:rsidR="00000000" w:rsidRPr="00000000">
        <w:rPr>
          <w:rtl w:val="0"/>
        </w:rPr>
      </w:r>
    </w:p>
    <w:p w:rsidR="00000000" w:rsidDel="00000000" w:rsidP="00000000" w:rsidRDefault="00000000" w:rsidRPr="00000000" ns1:paraId="0000050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"[setup] ✓ Done.\n\n";</w:t>
      </w:r>
      <w:r w:rsidDel="00000000" w:rsidR="00000000" w:rsidRPr="00000000">
        <w:rPr>
          <w:rtl w:val="0"/>
        </w:rPr>
      </w:r>
    </w:p>
    <w:p w:rsidR="00000000" w:rsidDel="00000000" w:rsidP="00000000" w:rsidRDefault="00000000" w:rsidRPr="00000000" ns1:paraId="0000050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0;</w:t>
      </w:r>
      <w:r w:rsidDel="00000000" w:rsidR="00000000" w:rsidRPr="00000000">
        <w:rPr>
          <w:rtl w:val="0"/>
        </w:rPr>
      </w:r>
    </w:p>
    <w:p w:rsidR="00000000" w:rsidDel="00000000" w:rsidP="00000000" w:rsidRDefault="00000000" w:rsidRPr="00000000" ns1:paraId="0000050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507">
      <w:pPr>
        <w:spacing w:after="160" w:lineRule="auto"/>
        <w:rPr/>
      </w:pPr>
      <w:r w:rsidDel="00000000" w:rsidR="00000000" w:rsidRPr="00000000">
        <w:rPr>
          <w:rtl w:val="0"/>
        </w:rPr>
      </w:r>
    </w:p>
    <w:p w:rsidR="00000000" w:rsidDel="00000000" w:rsidP="00000000" w:rsidRDefault="00000000" w:rsidRPr="00000000" ns1:paraId="00000508">
      <w:pPr>
        <w:pStyle w:val="Heading5"/>
        <w:numPr>
          <w:ilvl w:val="3"/>
          <w:numId w:val="32"/>
        </w:numPr>
        <w:rPr/>
      </w:pPr>
      <w:r w:rsidDel="00000000" w:rsidR="00000000" w:rsidRPr="00000000">
        <w:rPr>
          <w:rtl w:val="0"/>
        </w:rPr>
        <w:t xml:space="preserve">Analysis of the setup parameters:</w:t>
      </w:r>
    </w:p>
    <w:p w:rsidR="00000000" w:rsidDel="00000000" w:rsidP="00000000" w:rsidRDefault="00000000" w:rsidRPr="00000000" ns1:paraId="000005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SetPlaintextModulus(65537)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Selects the Fermat prime t = 65537. This is an ideal prime because it is large enough to sum thousands of votes without modulus overflow (t &gt; n_voters), while also supporting the Number Theoretic Transform (NTT) algorithm for fast polynomial multiplication in OpenFHE.</w:t>
      </w:r>
    </w:p>
    <w:p w:rsidR="00000000" w:rsidDel="00000000" w:rsidP="00000000" w:rsidRDefault="00000000" w:rsidRPr="00000000" ns1:paraId="000005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SetMultiplicativeDepth(1)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 the homomorphic multiplication circuit depth to 1. Since the system only uses homomorphic ballot addition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EvalAdd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configuration minimizes ciphertext size and key-generation time, and entirely eliminates the need for the complex Bootstrapping process.</w:t>
      </w:r>
    </w:p>
    <w:p w:rsidR="00000000" w:rsidDel="00000000" w:rsidP="00000000" w:rsidRDefault="00000000" w:rsidRPr="00000000" ns1:paraId="0000050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SetSecurityLevel(HEStd_128_classic)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Provides security equivalent to a classical 128-bit symmetric key, based on the Homomorphic Encryption Standard [20], ensuring resistance against the best currently known lattice cryptanalysis algorithms.</w:t>
      </w:r>
    </w:p>
    <w:p w:rsidR="00000000" w:rsidDel="00000000" w:rsidP="00000000" w:rsidRDefault="00000000" w:rsidRPr="00000000" ns1:paraId="0000050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SetRingDim(0)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Automatically optimizes the polynomial dimension n based on the other parameters. Typically, with t=65537 and L=1, OpenFHE will automatically select n = 8192.</w:t>
      </w:r>
    </w:p>
    <w:p w:rsidR="00000000" w:rsidDel="00000000" w:rsidP="00000000" w:rsidRDefault="00000000" w:rsidRPr="00000000" ns1:paraId="0000050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SetMaxRelinSkDeg(1)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 the maximum relinearization key degree to 1. This is a required parameter in OpenFHE's MULTIPARTY mode to optimize the size of the joint public key.</w:t>
      </w:r>
    </w:p>
    <w:p w:rsidR="00000000" w:rsidDel="00000000" w:rsidP="00000000" w:rsidRDefault="00000000" w:rsidRPr="00000000" ns1:paraId="0000050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Serial::SerializeToFile(..., SerType::BINARY)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Exports the entire generated context structure to the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crypto_params.bin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raw binary format to save disk space.</w:t>
      </w:r>
    </w:p>
    <w:p w:rsidR="00000000" w:rsidDel="00000000" w:rsidP="00000000" w:rsidRDefault="00000000" w:rsidRPr="00000000" ns1:paraId="0000050F">
      <w:pPr>
        <w:pStyle w:val="Heading4"/>
        <w:numPr>
          <w:ilvl w:val="2"/>
          <w:numId w:val="32"/>
        </w:numPr>
        <w:rPr/>
      </w:pPr>
      <w:r w:rsidDel="00000000" w:rsidR="00000000" w:rsidRPr="00000000">
        <w:rPr>
          <w:rtl w:val="0"/>
        </w:rPr>
        <w:t xml:space="preserve">4.2.2 voter_keygen.cpp — Registration and Multiparty Key Pair Generation</w:t>
      </w:r>
    </w:p>
    <w:p w:rsidR="00000000" w:rsidDel="00000000" w:rsidP="00000000" w:rsidRDefault="00000000" w:rsidRPr="00000000" ns1:paraId="00000510">
      <w:pPr>
        <w:spacing w:after="120" w:line="276" w:lineRule="auto"/>
        <w:jc w:val="both"/>
        <w:rPr/>
      </w:pPr>
      <w:r w:rsidDel="00000000" w:rsidR="00000000" w:rsidRPr="00000000">
        <w:rPr>
          <w:rtl w:val="0"/>
        </w:rPr>
        <w:t xml:space="preserve">voter_keygen runs locally to generate the voter's keys and update the collective key. Figure 4.3 details the keygen flowchart.</w:t>
      </w:r>
    </w:p>
    <w:p w:rsidR="00000000" w:rsidDel="00000000" w:rsidP="00000000" w:rsidRDefault="00000000" w:rsidRPr="00000000" ns1:paraId="00000511">
      <w:pPr>
        <w:spacing w:after="120" w:line="276" w:lineRule="auto"/>
        <w:jc w:val="both"/>
        <w:rPr/>
      </w:pPr>
      <w:r w:rsidDel="00000000" w:rsidR="00000000" w:rsidRPr="00000000">
        <w:rPr>
          <w:rtl w:val="0"/>
        </w:rPr>
        <w:t xml:space="preserve">The binary performs key accumulation by combining the current joint public key with the client's public key contribution. The execution complexity is O(d log d).</w:t>
      </w:r>
    </w:p>
    <w:p w:rsidR="00000000" w:rsidDel="00000000" w:rsidP="00000000" w:rsidRDefault="00000000" w:rsidRPr="00000000" ns1:paraId="00000512">
      <w:pPr>
        <w:jc w:val="center"/>
        <w:rPr/>
      </w:pPr>
      <w:r w:rsidDel="00000000" w:rsidR="00000000" w:rsidRPr="00000000">
        <w:rPr/>
        <w:drawing>
          <ns3:inline distB="0" distT="0" distL="114300" distR="114300">
            <ns3:extent cx="4572000" cy="2391508"/>
            <ns3:effectExtent b="0" l="0" r="0" t="0"/>
            <ns3:docPr id="27" name="image26.png"/>
            <ns4:graphic>
              <ns4:graphicData uri="http://schemas.openxmlformats.org/drawingml/2006/picture">
                <ns5:pic>
                  <ns5:nvPicPr>
                    <ns5:cNvPr id="0" name="image26.png"/>
                    <ns5:cNvPicPr preferRelativeResize="0"/>
                  </ns5:nvPicPr>
                  <ns5:blipFill>
                    <ns4:blip ns2:embed="rId34"/>
                    <ns4:srcRect b="0" l="0" r="0" t="0"/>
                    <ns4:stretch>
                      <ns4:fillRect/>
                    </ns4:stretch>
                  </ns5:blipFill>
                  <ns5:spPr>
                    <ns4:xfrm>
                      <ns4:off x="0" y="0"/>
                      <ns4:ext cx="4572000" cy="2391508"/>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513">
      <w:pPr>
        <w:jc w:val="center"/>
        <w:rPr/>
      </w:pPr>
      <w:r w:rsidDel="00000000" w:rsidR="00000000" w:rsidRPr="00000000">
        <w:rPr>
          <w:i w:val="1"/>
          <w:iCs w:val="1"/>
          <w:sz w:val="20"/>
          <w:szCs w:val="20"/>
          <w:rtl w:val="0"/>
        </w:rPr>
        <w:t xml:space="preserve">Figure 4.3: voter_keygen.cpp flowchart.</w:t>
      </w:r>
      <w:r w:rsidDel="00000000" w:rsidR="00000000" w:rsidRPr="00000000">
        <w:rPr>
          <w:rtl w:val="0"/>
        </w:rPr>
      </w:r>
    </w:p>
    <w:p w:rsidR="00000000" w:rsidDel="00000000" w:rsidP="00000000" w:rsidRDefault="00000000" w:rsidRPr="00000000" ns1:paraId="00000514">
      <w:pPr>
        <w:spacing w:after="120" w:lineRule="auto"/>
        <w:rPr/>
      </w:pPr>
      <w:r w:rsidDel="00000000" w:rsidR="00000000" w:rsidRPr="00000000">
        <w:rPr>
          <w:rtl w:val="0"/>
        </w:rPr>
      </w:r>
    </w:p>
    <w:p w:rsidR="00000000" w:rsidDel="00000000" w:rsidP="00000000" w:rsidRDefault="00000000" w:rsidRPr="00000000" ns1:paraId="00000515">
      <w:pPr>
        <w:spacing w:after="120" w:lineRule="auto"/>
        <w:rPr/>
      </w:pPr>
      <w:r w:rsidDel="00000000" w:rsidR="00000000" w:rsidRPr="00000000">
        <w:rPr>
          <w:rtl w:val="0"/>
        </w:rPr>
        <w:t xml:space="preserve">This program runs on the voter's client machine to generate an individual key and update the shared joint public key.</w:t>
      </w:r>
    </w:p>
    <w:p w:rsidR="00000000" w:rsidDel="00000000" w:rsidP="00000000" w:rsidRDefault="00000000" w:rsidRPr="00000000" ns1:paraId="00000516">
      <w:pPr>
        <w:spacing w:after="120" w:lineRule="auto"/>
        <w:rPr/>
      </w:pPr>
      <w:r w:rsidDel="00000000" w:rsidR="00000000" w:rsidRPr="00000000">
        <w:rPr>
          <w:b w:val="1"/>
          <w:bCs w:val="1"/>
          <w:rtl w:val="0"/>
        </w:rPr>
        <w:t xml:space="preserve">Listing 4.2: voter_keygen.cpp source code</w:t>
      </w:r>
      <w:r w:rsidDel="00000000" w:rsidR="00000000" w:rsidRPr="00000000">
        <w:rPr>
          <w:rtl w:val="0"/>
        </w:rPr>
      </w:r>
    </w:p>
    <w:p w:rsidR="00000000" w:rsidDel="00000000" w:rsidP="00000000" w:rsidRDefault="00000000" w:rsidRPr="00000000" ns1:paraId="0000051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&lt;openfhe.h&gt;</w:t>
      </w:r>
      <w:r w:rsidDel="00000000" w:rsidR="00000000" w:rsidRPr="00000000">
        <w:rPr>
          <w:rtl w:val="0"/>
        </w:rPr>
      </w:r>
    </w:p>
    <w:p w:rsidR="00000000" w:rsidDel="00000000" w:rsidP="00000000" w:rsidRDefault="00000000" w:rsidRPr="00000000" ns1:paraId="0000051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&lt;cryptocontext-ser.h&gt;</w:t>
      </w:r>
      <w:r w:rsidDel="00000000" w:rsidR="00000000" w:rsidRPr="00000000">
        <w:rPr>
          <w:rtl w:val="0"/>
        </w:rPr>
      </w:r>
    </w:p>
    <w:p w:rsidR="00000000" w:rsidDel="00000000" w:rsidP="00000000" w:rsidRDefault="00000000" w:rsidRPr="00000000" ns1:paraId="0000051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&lt;key/key-ser.h&gt;</w:t>
      </w:r>
      <w:r w:rsidDel="00000000" w:rsidR="00000000" w:rsidRPr="00000000">
        <w:rPr>
          <w:rtl w:val="0"/>
        </w:rPr>
      </w:r>
    </w:p>
    <w:p w:rsidR="00000000" w:rsidDel="00000000" w:rsidP="00000000" w:rsidRDefault="00000000" w:rsidRPr="00000000" ns1:paraId="0000051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&lt;ciphertext-ser.h&gt;</w:t>
      </w:r>
      <w:r w:rsidDel="00000000" w:rsidR="00000000" w:rsidRPr="00000000">
        <w:rPr>
          <w:rtl w:val="0"/>
        </w:rPr>
      </w:r>
    </w:p>
    <w:p w:rsidR="00000000" w:rsidDel="00000000" w:rsidP="00000000" w:rsidRDefault="00000000" w:rsidRPr="00000000" ns1:paraId="0000051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&lt;iostream&gt;</w:t>
      </w:r>
      <w:r w:rsidDel="00000000" w:rsidR="00000000" w:rsidRPr="00000000">
        <w:rPr>
          <w:rtl w:val="0"/>
        </w:rPr>
      </w:r>
    </w:p>
    <w:p w:rsidR="00000000" w:rsidDel="00000000" w:rsidP="00000000" w:rsidRDefault="00000000" w:rsidRPr="00000000" ns1:paraId="0000051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&lt;filesystem&gt;</w:t>
      </w:r>
      <w:r w:rsidDel="00000000" w:rsidR="00000000" w:rsidRPr="00000000">
        <w:rPr>
          <w:rtl w:val="0"/>
        </w:rPr>
      </w:r>
    </w:p>
    <w:p w:rsidR="00000000" w:rsidDel="00000000" w:rsidP="00000000" w:rsidRDefault="00000000" w:rsidRPr="00000000" ns1:paraId="0000051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&lt;string&gt;</w:t>
      </w:r>
      <w:r w:rsidDel="00000000" w:rsidR="00000000" w:rsidRPr="00000000">
        <w:rPr>
          <w:rtl w:val="0"/>
        </w:rPr>
      </w:r>
    </w:p>
    <w:p w:rsidR="00000000" w:rsidDel="00000000" w:rsidP="00000000" w:rsidRDefault="00000000" w:rsidRPr="00000000" ns1:paraId="0000051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1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using namespace lbcrypto;</w:t>
      </w:r>
      <w:r w:rsidDel="00000000" w:rsidR="00000000" w:rsidRPr="00000000">
        <w:rPr>
          <w:rtl w:val="0"/>
        </w:rPr>
      </w:r>
    </w:p>
    <w:p w:rsidR="00000000" w:rsidDel="00000000" w:rsidP="00000000" w:rsidRDefault="00000000" w:rsidRPr="00000000" ns1:paraId="0000052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namespace fs = std::filesystem;</w:t>
      </w:r>
      <w:r w:rsidDel="00000000" w:rsidR="00000000" w:rsidRPr="00000000">
        <w:rPr>
          <w:rtl w:val="0"/>
        </w:rPr>
      </w:r>
    </w:p>
    <w:p w:rsidR="00000000" w:rsidDel="00000000" w:rsidP="00000000" w:rsidRDefault="00000000" w:rsidRPr="00000000" ns1:paraId="0000052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2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int main(int argc, char* argv[]) {</w:t>
      </w:r>
      <w:r w:rsidDel="00000000" w:rsidR="00000000" w:rsidRPr="00000000">
        <w:rPr>
          <w:rtl w:val="0"/>
        </w:rPr>
      </w:r>
    </w:p>
    <w:p w:rsidR="00000000" w:rsidDel="00000000" w:rsidP="00000000" w:rsidRDefault="00000000" w:rsidRPr="00000000" ns1:paraId="0000052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(argc &lt; 7) {</w:t>
      </w:r>
      <w:r w:rsidDel="00000000" w:rsidR="00000000" w:rsidRPr="00000000">
        <w:rPr>
          <w:rtl w:val="0"/>
        </w:rPr>
      </w:r>
    </w:p>
    <w:p w:rsidR="00000000" w:rsidDel="00000000" w:rsidP="00000000" w:rsidRDefault="00000000" w:rsidRPr="00000000" ns1:paraId="0000052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"Usage: voter_keygen &lt;voter_id&gt; &lt;isFirst&gt; &lt;in_joint_pk&gt; &lt;out_sk&gt; &lt;out_pk&gt; &lt;params_file&gt;\n";</w:t>
      </w:r>
      <w:r w:rsidDel="00000000" w:rsidR="00000000" w:rsidRPr="00000000">
        <w:rPr>
          <w:rtl w:val="0"/>
        </w:rPr>
      </w:r>
    </w:p>
    <w:p w:rsidR="00000000" w:rsidDel="00000000" w:rsidP="00000000" w:rsidRDefault="00000000" w:rsidRPr="00000000" ns1:paraId="0000052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52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2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std::string voterId(argv[1]);</w:t>
      </w:r>
      <w:r w:rsidDel="00000000" w:rsidR="00000000" w:rsidRPr="00000000">
        <w:rPr>
          <w:rtl w:val="0"/>
        </w:rPr>
      </w:r>
    </w:p>
    <w:p w:rsidR="00000000" w:rsidDel="00000000" w:rsidP="00000000" w:rsidRDefault="00000000" w:rsidRPr="00000000" ns1:paraId="0000052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int isFirst = std::stoi(argv[2]);</w:t>
      </w:r>
      <w:r w:rsidDel="00000000" w:rsidR="00000000" w:rsidRPr="00000000">
        <w:rPr>
          <w:rtl w:val="0"/>
        </w:rPr>
      </w:r>
    </w:p>
    <w:p w:rsidR="00000000" w:rsidDel="00000000" w:rsidP="00000000" w:rsidRDefault="00000000" w:rsidRPr="00000000" ns1:paraId="0000052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std::string inJointPk(argv[3]);</w:t>
      </w:r>
      <w:r w:rsidDel="00000000" w:rsidR="00000000" w:rsidRPr="00000000">
        <w:rPr>
          <w:rtl w:val="0"/>
        </w:rPr>
      </w:r>
    </w:p>
    <w:p w:rsidR="00000000" w:rsidDel="00000000" w:rsidP="00000000" w:rsidRDefault="00000000" w:rsidRPr="00000000" ns1:paraId="0000052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std::string outSk(argv[4]);</w:t>
      </w:r>
      <w:r w:rsidDel="00000000" w:rsidR="00000000" w:rsidRPr="00000000">
        <w:rPr>
          <w:rtl w:val="0"/>
        </w:rPr>
      </w:r>
    </w:p>
    <w:p w:rsidR="00000000" w:rsidDel="00000000" w:rsidP="00000000" w:rsidRDefault="00000000" w:rsidRPr="00000000" ns1:paraId="0000052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std::string outPk(argv[5]);</w:t>
      </w:r>
      <w:r w:rsidDel="00000000" w:rsidR="00000000" w:rsidRPr="00000000">
        <w:rPr>
          <w:rtl w:val="0"/>
        </w:rPr>
      </w:r>
    </w:p>
    <w:p w:rsidR="00000000" w:rsidDel="00000000" w:rsidP="00000000" w:rsidRDefault="00000000" w:rsidRPr="00000000" ns1:paraId="0000052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std::string paramsFile(argv[6]);</w:t>
      </w:r>
      <w:r w:rsidDel="00000000" w:rsidR="00000000" w:rsidRPr="00000000">
        <w:rPr>
          <w:rtl w:val="0"/>
        </w:rPr>
      </w:r>
    </w:p>
    <w:p w:rsidR="00000000" w:rsidDel="00000000" w:rsidP="00000000" w:rsidRDefault="00000000" w:rsidRPr="00000000" ns1:paraId="0000052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2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"\n[voter_keygen] Voter: " &lt;&lt; voterId &lt;&lt; "\n";</w:t>
      </w:r>
      <w:r w:rsidDel="00000000" w:rsidR="00000000" w:rsidRPr="00000000">
        <w:rPr>
          <w:rtl w:val="0"/>
        </w:rPr>
      </w:r>
    </w:p>
    <w:p w:rsidR="00000000" w:rsidDel="00000000" w:rsidP="00000000" w:rsidRDefault="00000000" w:rsidRPr="00000000" ns1:paraId="0000052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3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CryptoContext&lt;DCRTPoly&gt; cc;</w:t>
      </w:r>
      <w:r w:rsidDel="00000000" w:rsidR="00000000" w:rsidRPr="00000000">
        <w:rPr>
          <w:rtl w:val="0"/>
        </w:rPr>
      </w:r>
    </w:p>
    <w:p w:rsidR="00000000" w:rsidDel="00000000" w:rsidP="00000000" w:rsidRDefault="00000000" w:rsidRPr="00000000" ns1:paraId="0000053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(!Serial::DeserializeFromFile(paramsFile, cc, SerType::BINARY)) {</w:t>
      </w:r>
      <w:r w:rsidDel="00000000" w:rsidR="00000000" w:rsidRPr="00000000">
        <w:rPr>
          <w:rtl w:val="0"/>
        </w:rPr>
      </w:r>
    </w:p>
    <w:p w:rsidR="00000000" w:rsidDel="00000000" w:rsidP="00000000" w:rsidRDefault="00000000" w:rsidRPr="00000000" ns1:paraId="0000053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"[voter_keygen] ERROR: Cannot load " &lt;&lt; paramsFile &lt;&lt; "\n";</w:t>
      </w:r>
      <w:r w:rsidDel="00000000" w:rsidR="00000000" w:rsidRPr="00000000">
        <w:rPr>
          <w:rtl w:val="0"/>
        </w:rPr>
      </w:r>
    </w:p>
    <w:p w:rsidR="00000000" w:rsidDel="00000000" w:rsidP="00000000" w:rsidRDefault="00000000" w:rsidRPr="00000000" ns1:paraId="0000053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53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3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cc-&gt;Enable(PKE);</w:t>
      </w:r>
      <w:r w:rsidDel="00000000" w:rsidR="00000000" w:rsidRPr="00000000">
        <w:rPr>
          <w:rtl w:val="0"/>
        </w:rPr>
      </w:r>
    </w:p>
    <w:p w:rsidR="00000000" w:rsidDel="00000000" w:rsidP="00000000" w:rsidRDefault="00000000" w:rsidRPr="00000000" ns1:paraId="0000053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cc-&gt;Enable(LEVELEDSHE);</w:t>
      </w:r>
      <w:r w:rsidDel="00000000" w:rsidR="00000000" w:rsidRPr="00000000">
        <w:rPr>
          <w:rtl w:val="0"/>
        </w:rPr>
      </w:r>
    </w:p>
    <w:p w:rsidR="00000000" w:rsidDel="00000000" w:rsidP="00000000" w:rsidRDefault="00000000" w:rsidRPr="00000000" ns1:paraId="0000053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cc-&gt;Enable(MULTIPARTY);</w:t>
      </w:r>
      <w:r w:rsidDel="00000000" w:rsidR="00000000" w:rsidRPr="00000000">
        <w:rPr>
          <w:rtl w:val="0"/>
        </w:rPr>
      </w:r>
    </w:p>
    <w:p w:rsidR="00000000" w:rsidDel="00000000" w:rsidP="00000000" w:rsidRDefault="00000000" w:rsidRPr="00000000" ns1:paraId="0000053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3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fs::create_directories(fs::path(outSk).parent_path());</w:t>
      </w:r>
      <w:r w:rsidDel="00000000" w:rsidR="00000000" w:rsidRPr="00000000">
        <w:rPr>
          <w:rtl w:val="0"/>
        </w:rPr>
      </w:r>
    </w:p>
    <w:p w:rsidR="00000000" w:rsidDel="00000000" w:rsidP="00000000" w:rsidRDefault="00000000" w:rsidRPr="00000000" ns1:paraId="0000053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fs::create_directories(fs::path(outPk).parent_path());</w:t>
      </w:r>
      <w:r w:rsidDel="00000000" w:rsidR="00000000" w:rsidRPr="00000000">
        <w:rPr>
          <w:rtl w:val="0"/>
        </w:rPr>
      </w:r>
    </w:p>
    <w:p w:rsidR="00000000" w:rsidDel="00000000" w:rsidP="00000000" w:rsidRDefault="00000000" w:rsidRPr="00000000" ns1:paraId="0000053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3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KeyPair&lt;DCRTPoly&gt; kp;</w:t>
      </w:r>
      <w:r w:rsidDel="00000000" w:rsidR="00000000" w:rsidRPr="00000000">
        <w:rPr>
          <w:rtl w:val="0"/>
        </w:rPr>
      </w:r>
    </w:p>
    <w:p w:rsidR="00000000" w:rsidDel="00000000" w:rsidP="00000000" w:rsidRDefault="00000000" w:rsidRPr="00000000" ns1:paraId="0000053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3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(isFirst == 1) {</w:t>
      </w:r>
      <w:r w:rsidDel="00000000" w:rsidR="00000000" w:rsidRPr="00000000">
        <w:rPr>
          <w:rtl w:val="0"/>
        </w:rPr>
      </w:r>
    </w:p>
    <w:p w:rsidR="00000000" w:rsidDel="00000000" w:rsidP="00000000" w:rsidRDefault="00000000" w:rsidRPr="00000000" ns1:paraId="0000053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"[voter_keygen] First voter — using KeyGen()\n";</w:t>
      </w:r>
      <w:r w:rsidDel="00000000" w:rsidR="00000000" w:rsidRPr="00000000">
        <w:rPr>
          <w:rtl w:val="0"/>
        </w:rPr>
      </w:r>
    </w:p>
    <w:p w:rsidR="00000000" w:rsidDel="00000000" w:rsidP="00000000" w:rsidRDefault="00000000" w:rsidRPr="00000000" ns1:paraId="0000054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kp = cc-&gt;KeyGen();</w:t>
      </w:r>
      <w:r w:rsidDel="00000000" w:rsidR="00000000" w:rsidRPr="00000000">
        <w:rPr>
          <w:rtl w:val="0"/>
        </w:rPr>
      </w:r>
    </w:p>
    <w:p w:rsidR="00000000" w:rsidDel="00000000" w:rsidP="00000000" w:rsidRDefault="00000000" w:rsidRPr="00000000" ns1:paraId="0000054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 else {</w:t>
      </w:r>
      <w:r w:rsidDel="00000000" w:rsidR="00000000" w:rsidRPr="00000000">
        <w:rPr>
          <w:rtl w:val="0"/>
        </w:rPr>
      </w:r>
    </w:p>
    <w:p w:rsidR="00000000" w:rsidDel="00000000" w:rsidP="00000000" w:rsidRDefault="00000000" w:rsidRPr="00000000" ns1:paraId="0000054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"[voter_keygen] Subsequent voter — using MultipartyKeyGen(joint_pk)\n";</w:t>
      </w:r>
      <w:r w:rsidDel="00000000" w:rsidR="00000000" w:rsidRPr="00000000">
        <w:rPr>
          <w:rtl w:val="0"/>
        </w:rPr>
      </w:r>
    </w:p>
    <w:p w:rsidR="00000000" w:rsidDel="00000000" w:rsidP="00000000" w:rsidRDefault="00000000" w:rsidRPr="00000000" ns1:paraId="0000054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PublicKey&lt;DCRTPoly&gt; jointPk;</w:t>
      </w:r>
      <w:r w:rsidDel="00000000" w:rsidR="00000000" w:rsidRPr="00000000">
        <w:rPr>
          <w:rtl w:val="0"/>
        </w:rPr>
      </w:r>
    </w:p>
    <w:p w:rsidR="00000000" w:rsidDel="00000000" w:rsidP="00000000" w:rsidRDefault="00000000" w:rsidRPr="00000000" ns1:paraId="0000054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(!Serial::DeserializeFromFile(inJointPk, jointPk, SerType::BINARY)) {</w:t>
      </w:r>
      <w:r w:rsidDel="00000000" w:rsidR="00000000" w:rsidRPr="00000000">
        <w:rPr>
          <w:rtl w:val="0"/>
        </w:rPr>
      </w:r>
    </w:p>
    <w:p w:rsidR="00000000" w:rsidDel="00000000" w:rsidP="00000000" w:rsidRDefault="00000000" w:rsidRPr="00000000" ns1:paraId="0000054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"[voter_keygen] ERROR: Cannot load " &lt;&lt; inJointPk &lt;&lt; "\n";</w:t>
      </w:r>
      <w:r w:rsidDel="00000000" w:rsidR="00000000" w:rsidRPr="00000000">
        <w:rPr>
          <w:rtl w:val="0"/>
        </w:rPr>
      </w:r>
    </w:p>
    <w:p w:rsidR="00000000" w:rsidDel="00000000" w:rsidP="00000000" w:rsidRDefault="00000000" w:rsidRPr="00000000" ns1:paraId="0000054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54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4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kp = cc-&gt;MultipartyKeyGen(jointPk);</w:t>
      </w:r>
      <w:r w:rsidDel="00000000" w:rsidR="00000000" w:rsidRPr="00000000">
        <w:rPr>
          <w:rtl w:val="0"/>
        </w:rPr>
      </w:r>
    </w:p>
    <w:p w:rsidR="00000000" w:rsidDel="00000000" w:rsidP="00000000" w:rsidRDefault="00000000" w:rsidRPr="00000000" ns1:paraId="0000054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4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4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(!kp.good()) {</w:t>
      </w:r>
      <w:r w:rsidDel="00000000" w:rsidR="00000000" w:rsidRPr="00000000">
        <w:rPr>
          <w:rtl w:val="0"/>
        </w:rPr>
      </w:r>
    </w:p>
    <w:p w:rsidR="00000000" w:rsidDel="00000000" w:rsidP="00000000" w:rsidRDefault="00000000" w:rsidRPr="00000000" ns1:paraId="0000054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"[voter_keygen] ERROR: Key generation failed.\n";</w:t>
      </w:r>
      <w:r w:rsidDel="00000000" w:rsidR="00000000" w:rsidRPr="00000000">
        <w:rPr>
          <w:rtl w:val="0"/>
        </w:rPr>
      </w:r>
    </w:p>
    <w:p w:rsidR="00000000" w:rsidDel="00000000" w:rsidP="00000000" w:rsidRDefault="00000000" w:rsidRPr="00000000" ns1:paraId="0000054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54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4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5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(!Serial::SerializeToFile(outPk, kp.publicKey, SerType::BINARY)) {</w:t>
      </w:r>
      <w:r w:rsidDel="00000000" w:rsidR="00000000" w:rsidRPr="00000000">
        <w:rPr>
          <w:rtl w:val="0"/>
        </w:rPr>
      </w:r>
    </w:p>
    <w:p w:rsidR="00000000" w:rsidDel="00000000" w:rsidP="00000000" w:rsidRDefault="00000000" w:rsidRPr="00000000" ns1:paraId="0000055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"[voter_keygen] ERROR: Cannot write " &lt;&lt; outPk &lt;&lt; "\n";</w:t>
      </w:r>
      <w:r w:rsidDel="00000000" w:rsidR="00000000" w:rsidRPr="00000000">
        <w:rPr>
          <w:rtl w:val="0"/>
        </w:rPr>
      </w:r>
    </w:p>
    <w:p w:rsidR="00000000" w:rsidDel="00000000" w:rsidP="00000000" w:rsidRDefault="00000000" w:rsidRPr="00000000" ns1:paraId="0000055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55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5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(!Serial::SerializeToFile(outSk, kp.secretKey, SerType::BINARY)) {</w:t>
      </w:r>
      <w:r w:rsidDel="00000000" w:rsidR="00000000" w:rsidRPr="00000000">
        <w:rPr>
          <w:rtl w:val="0"/>
        </w:rPr>
      </w:r>
    </w:p>
    <w:p w:rsidR="00000000" w:rsidDel="00000000" w:rsidP="00000000" w:rsidRDefault="00000000" w:rsidRPr="00000000" ns1:paraId="0000055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"[voter_keygen] ERROR: Cannot write " &lt;&lt; outSk &lt;&lt; "\n";</w:t>
      </w:r>
      <w:r w:rsidDel="00000000" w:rsidR="00000000" w:rsidRPr="00000000">
        <w:rPr>
          <w:rtl w:val="0"/>
        </w:rPr>
      </w:r>
    </w:p>
    <w:p w:rsidR="00000000" w:rsidDel="00000000" w:rsidP="00000000" w:rsidRDefault="00000000" w:rsidRPr="00000000" ns1:paraId="0000055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55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5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5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"[voter_keygen] Saved SK -&gt; " &lt;&lt; outSk &lt;&lt; "\n";</w:t>
      </w:r>
      <w:r w:rsidDel="00000000" w:rsidR="00000000" w:rsidRPr="00000000">
        <w:rPr>
          <w:rtl w:val="0"/>
        </w:rPr>
      </w:r>
    </w:p>
    <w:p w:rsidR="00000000" w:rsidDel="00000000" w:rsidP="00000000" w:rsidRDefault="00000000" w:rsidRPr="00000000" ns1:paraId="0000055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"[voter_keygen] Saved PK -&gt; " &lt;&lt; outPk &lt;&lt; "\n";</w:t>
      </w:r>
      <w:r w:rsidDel="00000000" w:rsidR="00000000" w:rsidRPr="00000000">
        <w:rPr>
          <w:rtl w:val="0"/>
        </w:rPr>
      </w:r>
    </w:p>
    <w:p w:rsidR="00000000" w:rsidDel="00000000" w:rsidP="00000000" w:rsidRDefault="00000000" w:rsidRPr="00000000" ns1:paraId="0000055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"[voter_keygen] ✓ Done.\n\n";</w:t>
      </w:r>
      <w:r w:rsidDel="00000000" w:rsidR="00000000" w:rsidRPr="00000000">
        <w:rPr>
          <w:rtl w:val="0"/>
        </w:rPr>
      </w:r>
    </w:p>
    <w:p w:rsidR="00000000" w:rsidDel="00000000" w:rsidP="00000000" w:rsidRDefault="00000000" w:rsidRPr="00000000" ns1:paraId="0000055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0;</w:t>
      </w:r>
      <w:r w:rsidDel="00000000" w:rsidR="00000000" w:rsidRPr="00000000">
        <w:rPr>
          <w:rtl w:val="0"/>
        </w:rPr>
      </w:r>
    </w:p>
    <w:p w:rsidR="00000000" w:rsidDel="00000000" w:rsidP="00000000" w:rsidRDefault="00000000" w:rsidRPr="00000000" ns1:paraId="0000055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55E">
      <w:pPr>
        <w:spacing w:after="160" w:lineRule="auto"/>
        <w:rPr/>
      </w:pPr>
      <w:r w:rsidDel="00000000" w:rsidR="00000000" w:rsidRPr="00000000">
        <w:rPr>
          <w:rtl w:val="0"/>
        </w:rPr>
      </w:r>
    </w:p>
    <w:p w:rsidR="00000000" w:rsidDel="00000000" w:rsidP="00000000" w:rsidRDefault="00000000" w:rsidRPr="00000000" ns1:paraId="0000055F">
      <w:pPr>
        <w:pStyle w:val="Heading5"/>
        <w:numPr>
          <w:ilvl w:val="3"/>
          <w:numId w:val="32"/>
        </w:numPr>
        <w:rPr/>
      </w:pPr>
      <w:r w:rsidDel="00000000" w:rsidR="00000000" w:rsidRPr="00000000">
        <w:rPr>
          <w:rtl w:val="0"/>
        </w:rPr>
        <w:t xml:space="preserve">Explanation of the multiparty key-generation mechanism:</w:t>
      </w:r>
    </w:p>
    <w:p w:rsidR="00000000" w:rsidDel="00000000" w:rsidP="00000000" w:rsidRDefault="00000000" w:rsidRPr="00000000" ns1:paraId="000005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secret key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kp.secretKey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stored only on the client and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never transmitted over the network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order to maximize privacy protection.</w:t>
      </w:r>
    </w:p>
    <w:p w:rsidR="00000000" w:rsidDel="00000000" w:rsidP="00000000" w:rsidRDefault="00000000" w:rsidRPr="00000000" ns1:paraId="000005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accumulated public key is generated through a chaining mechanism: the first voter generates a base key via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cc-&gt;KeyGen()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subsequent voter feeds in the current temporary joint key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in_joint_pk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add their own contribution via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cc-&gt;MultipartyKeyGen(jointPk)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final accumulated joint public key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server contains key information from all voters.</w:t>
      </w:r>
    </w:p>
    <w:p w:rsidR="00000000" w:rsidDel="00000000" w:rsidP="00000000" w:rsidRDefault="00000000" w:rsidRPr="00000000" ns1:paraId="00000562">
      <w:pPr>
        <w:pStyle w:val="Heading4"/>
        <w:numPr>
          <w:ilvl w:val="2"/>
          <w:numId w:val="32"/>
        </w:numPr>
        <w:rPr/>
      </w:pPr>
      <w:r w:rsidDel="00000000" w:rsidR="00000000" w:rsidRPr="00000000">
        <w:rPr>
          <w:rtl w:val="0"/>
        </w:rPr>
        <w:t xml:space="preserve">4.2.3 encrypt_vote.cpp — Encrypting the Ballot as a Binary Vector</w:t>
      </w:r>
    </w:p>
    <w:p w:rsidR="00000000" w:rsidDel="00000000" w:rsidP="00000000" w:rsidRDefault="00000000" w:rsidRPr="00000000" ns1:paraId="00000563">
      <w:pPr>
        <w:spacing w:after="120" w:line="276" w:lineRule="auto"/>
        <w:jc w:val="both"/>
        <w:rPr/>
      </w:pPr>
      <w:r w:rsidDel="00000000" w:rsidR="00000000" w:rsidRPr="00000000">
        <w:rPr>
          <w:rtl w:val="0"/>
        </w:rPr>
        <w:t xml:space="preserve">encrypt_vote encrypts the candidate selection vector using SIMD packing. Figure 4.4 details the encryption flowchart.</w:t>
      </w:r>
    </w:p>
    <w:p w:rsidR="00000000" w:rsidDel="00000000" w:rsidP="00000000" w:rsidRDefault="00000000" w:rsidRPr="00000000" ns1:paraId="00000564">
      <w:pPr>
        <w:spacing w:after="120" w:line="276" w:lineRule="auto"/>
        <w:jc w:val="both"/>
        <w:rPr/>
      </w:pPr>
      <w:r w:rsidDel="00000000" w:rsidR="00000000" w:rsidRPr="00000000">
        <w:rPr>
          <w:rtl w:val="0"/>
        </w:rPr>
        <w:t xml:space="preserve">The program maps the candidate index to a binary vector slot and encrypts it under the joint public key, generating enc_vote.bin. The complexity is O(d log d).</w:t>
      </w:r>
    </w:p>
    <w:p w:rsidR="00000000" w:rsidDel="00000000" w:rsidP="00000000" w:rsidRDefault="00000000" w:rsidRPr="00000000" ns1:paraId="00000565">
      <w:pPr>
        <w:jc w:val="center"/>
        <w:rPr/>
      </w:pPr>
      <w:r w:rsidDel="00000000" w:rsidR="00000000" w:rsidRPr="00000000">
        <w:rPr/>
        <w:drawing>
          <ns3:inline distB="0" distT="0" distL="114300" distR="114300">
            <ns3:extent cx="4572000" cy="2110154"/>
            <ns3:effectExtent b="0" l="0" r="0" t="0"/>
            <ns3:docPr id="28" name="image33.png"/>
            <ns4:graphic>
              <ns4:graphicData uri="http://schemas.openxmlformats.org/drawingml/2006/picture">
                <ns5:pic>
                  <ns5:nvPicPr>
                    <ns5:cNvPr id="0" name="image33.png"/>
                    <ns5:cNvPicPr preferRelativeResize="0"/>
                  </ns5:nvPicPr>
                  <ns5:blipFill>
                    <ns4:blip ns2:embed="rId35"/>
                    <ns4:srcRect b="0" l="0" r="0" t="0"/>
                    <ns4:stretch>
                      <ns4:fillRect/>
                    </ns4:stretch>
                  </ns5:blipFill>
                  <ns5:spPr>
                    <ns4:xfrm>
                      <ns4:off x="0" y="0"/>
                      <ns4:ext cx="4572000" cy="2110154"/>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566">
      <w:pPr>
        <w:jc w:val="center"/>
        <w:rPr/>
      </w:pPr>
      <w:r w:rsidDel="00000000" w:rsidR="00000000" w:rsidRPr="00000000">
        <w:rPr>
          <w:i w:val="1"/>
          <w:iCs w:val="1"/>
          <w:sz w:val="20"/>
          <w:szCs w:val="20"/>
          <w:rtl w:val="0"/>
        </w:rPr>
        <w:t xml:space="preserve">Figure 4.4: encrypt_vote.cpp flowchart.</w:t>
      </w:r>
      <w:r w:rsidDel="00000000" w:rsidR="00000000" w:rsidRPr="00000000">
        <w:rPr>
          <w:rtl w:val="0"/>
        </w:rPr>
      </w:r>
    </w:p>
    <w:p w:rsidR="00000000" w:rsidDel="00000000" w:rsidP="00000000" w:rsidRDefault="00000000" w:rsidRPr="00000000" ns1:paraId="00000567">
      <w:pPr>
        <w:spacing w:after="120" w:lineRule="auto"/>
        <w:rPr/>
      </w:pPr>
      <w:r w:rsidDel="00000000" w:rsidR="00000000" w:rsidRPr="00000000">
        <w:rPr>
          <w:rtl w:val="0"/>
        </w:rPr>
      </w:r>
    </w:p>
    <w:p w:rsidR="00000000" w:rsidDel="00000000" w:rsidP="00000000" w:rsidRDefault="00000000" w:rsidRPr="00000000" ns1:paraId="00000568">
      <w:pPr>
        <w:spacing w:after="120" w:lineRule="auto"/>
        <w:rPr/>
      </w:pPr>
      <w:r w:rsidDel="00000000" w:rsidR="00000000" w:rsidRPr="00000000">
        <w:rPr>
          <w:rtl w:val="0"/>
        </w:rPr>
        <w:t xml:space="preserve">This program runs on the client to encrypt the chosen candidate index into a binary ciphertext sent to the server.</w:t>
      </w:r>
    </w:p>
    <w:p w:rsidR="00000000" w:rsidDel="00000000" w:rsidP="00000000" w:rsidRDefault="00000000" w:rsidRPr="00000000" ns1:paraId="00000569">
      <w:pPr>
        <w:spacing w:after="120" w:lineRule="auto"/>
        <w:rPr/>
      </w:pPr>
      <w:r w:rsidDel="00000000" w:rsidR="00000000" w:rsidRPr="00000000">
        <w:rPr>
          <w:b w:val="1"/>
          <w:bCs w:val="1"/>
          <w:rtl w:val="0"/>
        </w:rPr>
        <w:t xml:space="preserve">Listing 4.3: encrypt_vote.cpp source code</w:t>
      </w:r>
      <w:r w:rsidDel="00000000" w:rsidR="00000000" w:rsidRPr="00000000">
        <w:rPr>
          <w:rtl w:val="0"/>
        </w:rPr>
      </w:r>
    </w:p>
    <w:p w:rsidR="00000000" w:rsidDel="00000000" w:rsidP="00000000" w:rsidRDefault="00000000" w:rsidRPr="00000000" ns1:paraId="0000056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&lt;openfhe.h&gt;</w:t>
      </w:r>
      <w:r w:rsidDel="00000000" w:rsidR="00000000" w:rsidRPr="00000000">
        <w:rPr>
          <w:rtl w:val="0"/>
        </w:rPr>
      </w:r>
    </w:p>
    <w:p w:rsidR="00000000" w:rsidDel="00000000" w:rsidP="00000000" w:rsidRDefault="00000000" w:rsidRPr="00000000" ns1:paraId="0000056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&lt;cryptocontext-ser.h&gt;</w:t>
      </w:r>
      <w:r w:rsidDel="00000000" w:rsidR="00000000" w:rsidRPr="00000000">
        <w:rPr>
          <w:rtl w:val="0"/>
        </w:rPr>
      </w:r>
    </w:p>
    <w:p w:rsidR="00000000" w:rsidDel="00000000" w:rsidP="00000000" w:rsidRDefault="00000000" w:rsidRPr="00000000" ns1:paraId="0000056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&lt;key/key-ser.h&gt;</w:t>
      </w:r>
      <w:r w:rsidDel="00000000" w:rsidR="00000000" w:rsidRPr="00000000">
        <w:rPr>
          <w:rtl w:val="0"/>
        </w:rPr>
      </w:r>
    </w:p>
    <w:p w:rsidR="00000000" w:rsidDel="00000000" w:rsidP="00000000" w:rsidRDefault="00000000" w:rsidRPr="00000000" ns1:paraId="0000056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&lt;ciphertext-ser.h&gt;</w:t>
      </w:r>
      <w:r w:rsidDel="00000000" w:rsidR="00000000" w:rsidRPr="00000000">
        <w:rPr>
          <w:rtl w:val="0"/>
        </w:rPr>
      </w:r>
    </w:p>
    <w:p w:rsidR="00000000" w:rsidDel="00000000" w:rsidP="00000000" w:rsidRDefault="00000000" w:rsidRPr="00000000" ns1:paraId="0000056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&lt;iostream&gt;</w:t>
      </w:r>
      <w:r w:rsidDel="00000000" w:rsidR="00000000" w:rsidRPr="00000000">
        <w:rPr>
          <w:rtl w:val="0"/>
        </w:rPr>
      </w:r>
    </w:p>
    <w:p w:rsidR="00000000" w:rsidDel="00000000" w:rsidP="00000000" w:rsidRDefault="00000000" w:rsidRPr="00000000" ns1:paraId="0000056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&lt;filesystem&gt;</w:t>
      </w:r>
      <w:r w:rsidDel="00000000" w:rsidR="00000000" w:rsidRPr="00000000">
        <w:rPr>
          <w:rtl w:val="0"/>
        </w:rPr>
      </w:r>
    </w:p>
    <w:p w:rsidR="00000000" w:rsidDel="00000000" w:rsidP="00000000" w:rsidRDefault="00000000" w:rsidRPr="00000000" ns1:paraId="0000057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&lt;string&gt;</w:t>
      </w:r>
      <w:r w:rsidDel="00000000" w:rsidR="00000000" w:rsidRPr="00000000">
        <w:rPr>
          <w:rtl w:val="0"/>
        </w:rPr>
      </w:r>
    </w:p>
    <w:p w:rsidR="00000000" w:rsidDel="00000000" w:rsidP="00000000" w:rsidRDefault="00000000" w:rsidRPr="00000000" ns1:paraId="0000057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&lt;vector&gt;</w:t>
      </w:r>
      <w:r w:rsidDel="00000000" w:rsidR="00000000" w:rsidRPr="00000000">
        <w:rPr>
          <w:rtl w:val="0"/>
        </w:rPr>
      </w:r>
    </w:p>
    <w:p w:rsidR="00000000" w:rsidDel="00000000" w:rsidP="00000000" w:rsidRDefault="00000000" w:rsidRPr="00000000" ns1:paraId="0000057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7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using namespace lbcrypto;</w:t>
      </w:r>
      <w:r w:rsidDel="00000000" w:rsidR="00000000" w:rsidRPr="00000000">
        <w:rPr>
          <w:rtl w:val="0"/>
        </w:rPr>
      </w:r>
    </w:p>
    <w:p w:rsidR="00000000" w:rsidDel="00000000" w:rsidP="00000000" w:rsidRDefault="00000000" w:rsidRPr="00000000" ns1:paraId="0000057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namespace fs = std::filesystem;</w:t>
      </w:r>
      <w:r w:rsidDel="00000000" w:rsidR="00000000" w:rsidRPr="00000000">
        <w:rPr>
          <w:rtl w:val="0"/>
        </w:rPr>
      </w:r>
    </w:p>
    <w:p w:rsidR="00000000" w:rsidDel="00000000" w:rsidP="00000000" w:rsidRDefault="00000000" w:rsidRPr="00000000" ns1:paraId="0000057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7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static const int N_CANDIDATES = 10;</w:t>
      </w:r>
      <w:r w:rsidDel="00000000" w:rsidR="00000000" w:rsidRPr="00000000">
        <w:rPr>
          <w:rtl w:val="0"/>
        </w:rPr>
      </w:r>
    </w:p>
    <w:p w:rsidR="00000000" w:rsidDel="00000000" w:rsidP="00000000" w:rsidRDefault="00000000" w:rsidRPr="00000000" ns1:paraId="0000057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7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int main(int argc, char* argv[]) {</w:t>
      </w:r>
      <w:r w:rsidDel="00000000" w:rsidR="00000000" w:rsidRPr="00000000">
        <w:rPr>
          <w:rtl w:val="0"/>
        </w:rPr>
      </w:r>
    </w:p>
    <w:p w:rsidR="00000000" w:rsidDel="00000000" w:rsidP="00000000" w:rsidRDefault="00000000" w:rsidRPr="00000000" ns1:paraId="0000057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(argc &lt; 5) {</w:t>
      </w:r>
      <w:r w:rsidDel="00000000" w:rsidR="00000000" w:rsidRPr="00000000">
        <w:rPr>
          <w:rtl w:val="0"/>
        </w:rPr>
      </w:r>
    </w:p>
    <w:p w:rsidR="00000000" w:rsidDel="00000000" w:rsidP="00000000" w:rsidRDefault="00000000" w:rsidRPr="00000000" ns1:paraId="0000057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"Usage: encrypt_vote &lt;candidateIndex&gt; &lt;in_joint_pk&gt; &lt;out_enc_vote&gt; &lt;params_file&gt;\n";</w:t>
      </w:r>
      <w:r w:rsidDel="00000000" w:rsidR="00000000" w:rsidRPr="00000000">
        <w:rPr>
          <w:rtl w:val="0"/>
        </w:rPr>
      </w:r>
    </w:p>
    <w:p w:rsidR="00000000" w:rsidDel="00000000" w:rsidP="00000000" w:rsidRDefault="00000000" w:rsidRPr="00000000" ns1:paraId="0000057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57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7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7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int candidateIndex = std::stoi(argv[1]);</w:t>
      </w:r>
      <w:r w:rsidDel="00000000" w:rsidR="00000000" w:rsidRPr="00000000">
        <w:rPr>
          <w:rtl w:val="0"/>
        </w:rPr>
      </w:r>
    </w:p>
    <w:p w:rsidR="00000000" w:rsidDel="00000000" w:rsidP="00000000" w:rsidRDefault="00000000" w:rsidRPr="00000000" ns1:paraId="0000057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std::string inJointPk(argv[2]);</w:t>
      </w:r>
      <w:r w:rsidDel="00000000" w:rsidR="00000000" w:rsidRPr="00000000">
        <w:rPr>
          <w:rtl w:val="0"/>
        </w:rPr>
      </w:r>
    </w:p>
    <w:p w:rsidR="00000000" w:rsidDel="00000000" w:rsidP="00000000" w:rsidRDefault="00000000" w:rsidRPr="00000000" ns1:paraId="0000058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std::string outFile(argv[3]);</w:t>
      </w:r>
      <w:r w:rsidDel="00000000" w:rsidR="00000000" w:rsidRPr="00000000">
        <w:rPr>
          <w:rtl w:val="0"/>
        </w:rPr>
      </w:r>
    </w:p>
    <w:p w:rsidR="00000000" w:rsidDel="00000000" w:rsidP="00000000" w:rsidRDefault="00000000" w:rsidRPr="00000000" ns1:paraId="0000058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std::string paramsFile(argv[4]);</w:t>
      </w:r>
      <w:r w:rsidDel="00000000" w:rsidR="00000000" w:rsidRPr="00000000">
        <w:rPr>
          <w:rtl w:val="0"/>
        </w:rPr>
      </w:r>
    </w:p>
    <w:p w:rsidR="00000000" w:rsidDel="00000000" w:rsidP="00000000" w:rsidRDefault="00000000" w:rsidRPr="00000000" ns1:paraId="0000058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8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(candidateIndex &lt; 0 || candidateIndex &gt;= N_CANDIDATES) {</w:t>
      </w:r>
      <w:r w:rsidDel="00000000" w:rsidR="00000000" w:rsidRPr="00000000">
        <w:rPr>
          <w:rtl w:val="0"/>
        </w:rPr>
      </w:r>
    </w:p>
    <w:p w:rsidR="00000000" w:rsidDel="00000000" w:rsidP="00000000" w:rsidRDefault="00000000" w:rsidRPr="00000000" ns1:paraId="0000058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"ERROR: candidateIndex must be in [0, " &lt;&lt; (N_CANDIDATES - 1) &lt;&lt; "]\n";</w:t>
      </w:r>
      <w:r w:rsidDel="00000000" w:rsidR="00000000" w:rsidRPr="00000000">
        <w:rPr>
          <w:rtl w:val="0"/>
        </w:rPr>
      </w:r>
    </w:p>
    <w:p w:rsidR="00000000" w:rsidDel="00000000" w:rsidP="00000000" w:rsidRDefault="00000000" w:rsidRPr="00000000" ns1:paraId="0000058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58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8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8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std::vector&lt;int64_t&gt; ballot(N_CANDIDATES, 0);</w:t>
      </w:r>
      <w:r w:rsidDel="00000000" w:rsidR="00000000" w:rsidRPr="00000000">
        <w:rPr>
          <w:rtl w:val="0"/>
        </w:rPr>
      </w:r>
    </w:p>
    <w:p w:rsidR="00000000" w:rsidDel="00000000" w:rsidP="00000000" w:rsidRDefault="00000000" w:rsidRPr="00000000" ns1:paraId="0000058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ballot[candidateIndex] = 1;</w:t>
      </w:r>
      <w:r w:rsidDel="00000000" w:rsidR="00000000" w:rsidRPr="00000000">
        <w:rPr>
          <w:rtl w:val="0"/>
        </w:rPr>
      </w:r>
    </w:p>
    <w:p w:rsidR="00000000" w:rsidDel="00000000" w:rsidP="00000000" w:rsidRDefault="00000000" w:rsidRPr="00000000" ns1:paraId="0000058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8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CryptoContext&lt;DCRTPoly&gt; cc;</w:t>
      </w:r>
      <w:r w:rsidDel="00000000" w:rsidR="00000000" w:rsidRPr="00000000">
        <w:rPr>
          <w:rtl w:val="0"/>
        </w:rPr>
      </w:r>
    </w:p>
    <w:p w:rsidR="00000000" w:rsidDel="00000000" w:rsidP="00000000" w:rsidRDefault="00000000" w:rsidRPr="00000000" ns1:paraId="0000058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(!Serial::DeserializeFromFile(paramsFile, cc, SerType::BINARY)) {</w:t>
      </w:r>
      <w:r w:rsidDel="00000000" w:rsidR="00000000" w:rsidRPr="00000000">
        <w:rPr>
          <w:rtl w:val="0"/>
        </w:rPr>
      </w:r>
    </w:p>
    <w:p w:rsidR="00000000" w:rsidDel="00000000" w:rsidP="00000000" w:rsidRDefault="00000000" w:rsidRPr="00000000" ns1:paraId="0000058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"[encrypt_vote] ERROR: Cannot load " &lt;&lt; paramsFile &lt;&lt; "\n"; return 1;</w:t>
      </w:r>
      <w:r w:rsidDel="00000000" w:rsidR="00000000" w:rsidRPr="00000000">
        <w:rPr>
          <w:rtl w:val="0"/>
        </w:rPr>
      </w:r>
    </w:p>
    <w:p w:rsidR="00000000" w:rsidDel="00000000" w:rsidP="00000000" w:rsidRDefault="00000000" w:rsidRPr="00000000" ns1:paraId="0000058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8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cc-&gt;Enable(PKE);</w:t>
      </w:r>
      <w:r w:rsidDel="00000000" w:rsidR="00000000" w:rsidRPr="00000000">
        <w:rPr>
          <w:rtl w:val="0"/>
        </w:rPr>
      </w:r>
    </w:p>
    <w:p w:rsidR="00000000" w:rsidDel="00000000" w:rsidP="00000000" w:rsidRDefault="00000000" w:rsidRPr="00000000" ns1:paraId="0000059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cc-&gt;Enable(LEVELEDSHE);</w:t>
      </w:r>
      <w:r w:rsidDel="00000000" w:rsidR="00000000" w:rsidRPr="00000000">
        <w:rPr>
          <w:rtl w:val="0"/>
        </w:rPr>
      </w:r>
    </w:p>
    <w:p w:rsidR="00000000" w:rsidDel="00000000" w:rsidP="00000000" w:rsidRDefault="00000000" w:rsidRPr="00000000" ns1:paraId="0000059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cc-&gt;Enable(MULTIPARTY);</w:t>
      </w:r>
      <w:r w:rsidDel="00000000" w:rsidR="00000000" w:rsidRPr="00000000">
        <w:rPr>
          <w:rtl w:val="0"/>
        </w:rPr>
      </w:r>
    </w:p>
    <w:p w:rsidR="00000000" w:rsidDel="00000000" w:rsidP="00000000" w:rsidRDefault="00000000" w:rsidRPr="00000000" ns1:paraId="0000059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9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PublicKey&lt;DCRTPoly&gt; jointPk;</w:t>
      </w:r>
      <w:r w:rsidDel="00000000" w:rsidR="00000000" w:rsidRPr="00000000">
        <w:rPr>
          <w:rtl w:val="0"/>
        </w:rPr>
      </w:r>
    </w:p>
    <w:p w:rsidR="00000000" w:rsidDel="00000000" w:rsidP="00000000" w:rsidRDefault="00000000" w:rsidRPr="00000000" ns1:paraId="0000059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(!Serial::DeserializeFromFile(inJointPk, jointPk, SerType::BINARY)) {</w:t>
      </w:r>
      <w:r w:rsidDel="00000000" w:rsidR="00000000" w:rsidRPr="00000000">
        <w:rPr>
          <w:rtl w:val="0"/>
        </w:rPr>
      </w:r>
    </w:p>
    <w:p w:rsidR="00000000" w:rsidDel="00000000" w:rsidP="00000000" w:rsidRDefault="00000000" w:rsidRPr="00000000" ns1:paraId="0000059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"[encrypt_vote] ERROR: Cannot load " &lt;&lt; inJointPk &lt;&lt; "\n";</w:t>
      </w:r>
      <w:r w:rsidDel="00000000" w:rsidR="00000000" w:rsidRPr="00000000">
        <w:rPr>
          <w:rtl w:val="0"/>
        </w:rPr>
      </w:r>
    </w:p>
    <w:p w:rsidR="00000000" w:rsidDel="00000000" w:rsidP="00000000" w:rsidRDefault="00000000" w:rsidRPr="00000000" ns1:paraId="0000059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59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9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9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auto ciphertext = cc-&gt;Encrypt(jointPk, cc-&gt;MakePackedPlaintext(ballot));</w:t>
      </w:r>
      <w:r w:rsidDel="00000000" w:rsidR="00000000" w:rsidRPr="00000000">
        <w:rPr>
          <w:rtl w:val="0"/>
        </w:rPr>
      </w:r>
    </w:p>
    <w:p w:rsidR="00000000" w:rsidDel="00000000" w:rsidP="00000000" w:rsidRDefault="00000000" w:rsidRPr="00000000" ns1:paraId="0000059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9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fs::create_directories(fs::path(outFile).parent_path());</w:t>
      </w:r>
      <w:r w:rsidDel="00000000" w:rsidR="00000000" w:rsidRPr="00000000">
        <w:rPr>
          <w:rtl w:val="0"/>
        </w:rPr>
      </w:r>
    </w:p>
    <w:p w:rsidR="00000000" w:rsidDel="00000000" w:rsidP="00000000" w:rsidRDefault="00000000" w:rsidRPr="00000000" ns1:paraId="0000059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(!Serial::SerializeToFile(outFile, ciphertext, SerType::BINARY)) {</w:t>
      </w:r>
      <w:r w:rsidDel="00000000" w:rsidR="00000000" w:rsidRPr="00000000">
        <w:rPr>
          <w:rtl w:val="0"/>
        </w:rPr>
      </w:r>
    </w:p>
    <w:p w:rsidR="00000000" w:rsidDel="00000000" w:rsidP="00000000" w:rsidRDefault="00000000" w:rsidRPr="00000000" ns1:paraId="0000059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"[encrypt_vote] ERROR: Cannot write " &lt;&lt; outFile &lt;&lt; "\n"; return 1;</w:t>
      </w:r>
      <w:r w:rsidDel="00000000" w:rsidR="00000000" w:rsidRPr="00000000">
        <w:rPr>
          <w:rtl w:val="0"/>
        </w:rPr>
      </w:r>
    </w:p>
    <w:p w:rsidR="00000000" w:rsidDel="00000000" w:rsidP="00000000" w:rsidRDefault="00000000" w:rsidRPr="00000000" ns1:paraId="0000059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9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"[encrypt_vote] Saved -&gt; " &lt;&lt; outFile &lt;&lt; "\n";</w:t>
      </w:r>
      <w:r w:rsidDel="00000000" w:rsidR="00000000" w:rsidRPr="00000000">
        <w:rPr>
          <w:rtl w:val="0"/>
        </w:rPr>
      </w:r>
    </w:p>
    <w:p w:rsidR="00000000" w:rsidDel="00000000" w:rsidP="00000000" w:rsidRDefault="00000000" w:rsidRPr="00000000" ns1:paraId="000005A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0;</w:t>
      </w:r>
      <w:r w:rsidDel="00000000" w:rsidR="00000000" w:rsidRPr="00000000">
        <w:rPr>
          <w:rtl w:val="0"/>
        </w:rPr>
      </w:r>
    </w:p>
    <w:p w:rsidR="00000000" w:rsidDel="00000000" w:rsidP="00000000" w:rsidRDefault="00000000" w:rsidRPr="00000000" ns1:paraId="000005A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5A2">
      <w:pPr>
        <w:spacing w:after="160" w:lineRule="auto"/>
        <w:rPr/>
      </w:pPr>
      <w:r w:rsidDel="00000000" w:rsidR="00000000" w:rsidRPr="00000000">
        <w:rPr>
          <w:rtl w:val="0"/>
        </w:rPr>
      </w:r>
    </w:p>
    <w:p w:rsidR="00000000" w:rsidDel="00000000" w:rsidP="00000000" w:rsidRDefault="00000000" w:rsidRPr="00000000" ns1:paraId="000005A3">
      <w:pPr>
        <w:pStyle w:val="Heading5"/>
        <w:numPr>
          <w:ilvl w:val="3"/>
          <w:numId w:val="32"/>
        </w:numPr>
        <w:rPr/>
      </w:pPr>
      <w:r w:rsidDel="00000000" w:rsidR="00000000" w:rsidRPr="00000000">
        <w:rPr>
          <w:rtl w:val="0"/>
        </w:rPr>
        <w:t xml:space="preserve">Analysis of the vector encryption mechanism:</w:t>
      </w:r>
    </w:p>
    <w:p w:rsidR="00000000" w:rsidDel="00000000" w:rsidP="00000000" w:rsidRDefault="00000000" w:rsidRPr="00000000" ns1:paraId="000005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declaration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static const int N_CANDIDATES =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sets the maximum number of candidates to 10.</w:t>
      </w:r>
    </w:p>
    <w:p w:rsidR="00000000" w:rsidDel="00000000" w:rsidP="00000000" w:rsidRDefault="00000000" w:rsidRPr="00000000" ns1:paraId="000005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ballot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vector of size 10 is initialized with all elements set to 0, and the element at the index of the chosen candidate is set to 1. This is the One-hot Encoding technique.</w:t>
      </w:r>
    </w:p>
    <w:p w:rsidR="00000000" w:rsidDel="00000000" w:rsidP="00000000" w:rsidRDefault="00000000" w:rsidRPr="00000000" ns1:paraId="000005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cc-&gt;MakePackedPlaintext(ballot)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packs this 10-element vector in parallel into the slots of a single plaintext polynomial.</w:t>
      </w:r>
    </w:p>
    <w:p w:rsidR="00000000" w:rsidDel="00000000" w:rsidP="00000000" w:rsidRDefault="00000000" w:rsidRPr="00000000" ns1:paraId="000005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cc-&gt;Encrypt(jointPk,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encrypts the raw plaintext using the shared joint public key. The resulting ciphertext has a stable physical size (approximately 150–300 KB depending on the BFV-RNS parameter configuration), completely independent of which candidate the voter chose, eliminating the possibility of an eavesdropper inferring the result based on the size of the file sent over the network.</w:t>
      </w:r>
    </w:p>
    <w:p w:rsidR="00000000" w:rsidDel="00000000" w:rsidP="00000000" w:rsidRDefault="00000000" w:rsidRPr="00000000" ns1:paraId="000005A8">
      <w:pPr>
        <w:pStyle w:val="Heading5"/>
        <w:numPr>
          <w:ilvl w:val="3"/>
          <w:numId w:val="32"/>
        </w:numPr>
        <w:rPr/>
      </w:pPr>
      <w:r w:rsidDel="00000000" w:rsidR="00000000" w:rsidRPr="00000000">
        <w:rPr>
          <w:rtl w:val="0"/>
        </w:rPr>
        <w:t xml:space="preserve">Ballot Integrity via Cryptographic Commitments:</w:t>
      </w:r>
    </w:p>
    <w:p w:rsidR="00000000" w:rsidDel="00000000" w:rsidP="00000000" w:rsidRDefault="00000000" w:rsidRPr="00000000" ns1:paraId="000005A9">
      <w:pPr>
        <w:rPr/>
      </w:pPr>
      <w:r w:rsidDel="00000000" w:rsidR="00000000" w:rsidRPr="00000000">
        <w:rPr>
          <w:rtl w:val="0"/>
        </w:rPr>
        <w:t xml:space="preserve">Although homomorphic encryption prevents the server from learning individual candidate selections, it does not mathematically restrict a malicious client from generating a ciphertext that encrypts out-of-range plaintext integers (e.g., 1000 instead of 0 or 1). In the absence of an integration with complex Zero-Knowledge Proof libraries inside OpenFHE, the voting system implements a post-hoc anonymous reveal-and-verify commitment scheme. At the client node, prior to ballot submission, the Client JS computes a SHA-256 hash commitment C_i = SHA256(v_i || ':' || r_i), where v_i represents the candidate index and r_i is a cryptographically strong 16-byte random nonce. This commitment is sent alongside the encrypted ballot as the X-Ballot-Commitment header, allowing the server to enforce a post-decryption audit where the voter anonymously reveals (v_i, r_i) to prove that their ciphertext was structured within the valid range.</w:t>
      </w:r>
    </w:p>
    <w:p w:rsidR="00000000" w:rsidDel="00000000" w:rsidP="00000000" w:rsidRDefault="00000000" w:rsidRPr="00000000" ns1:paraId="000005AA">
      <w:pPr>
        <w:pStyle w:val="Heading4"/>
        <w:numPr>
          <w:ilvl w:val="2"/>
          <w:numId w:val="32"/>
        </w:numPr>
        <w:rPr/>
      </w:pPr>
      <w:r w:rsidDel="00000000" w:rsidR="00000000" w:rsidRPr="00000000">
        <w:rPr>
          <w:rtl w:val="0"/>
        </w:rPr>
        <w:t xml:space="preserve">4.2.4 tally.cpp — Homomorphically Adding Ballots on the Server</w:t>
      </w:r>
    </w:p>
    <w:p w:rsidR="00000000" w:rsidDel="00000000" w:rsidP="00000000" w:rsidRDefault="00000000" w:rsidRPr="00000000" ns1:paraId="000005AB">
      <w:pPr>
        <w:spacing w:after="120" w:line="276" w:lineRule="auto"/>
        <w:jc w:val="both"/>
        <w:rPr/>
      </w:pPr>
      <w:r w:rsidDel="00000000" w:rsidR="00000000" w:rsidRPr="00000000">
        <w:rPr>
          <w:rtl w:val="0"/>
        </w:rPr>
        <w:t xml:space="preserve">tally reads the submitted ciphertexts and sums them homomorphically. Figure 4.5 details the tally logic flow.</w:t>
      </w:r>
    </w:p>
    <w:p w:rsidR="00000000" w:rsidDel="00000000" w:rsidP="00000000" w:rsidRDefault="00000000" w:rsidRPr="00000000" ns1:paraId="000005AC">
      <w:pPr>
        <w:spacing w:after="120" w:line="276" w:lineRule="auto"/>
        <w:jc w:val="both"/>
        <w:rPr/>
      </w:pPr>
      <w:r w:rsidDel="00000000" w:rsidR="00000000" w:rsidRPr="00000000">
        <w:rPr>
          <w:rtl w:val="0"/>
        </w:rPr>
        <w:t xml:space="preserve">The binary sums the ciphertexts using cc-&gt;EvalAdd. The execution complexity scales linearly with the number of voters, O(N * d).</w:t>
      </w:r>
    </w:p>
    <w:p w:rsidR="00000000" w:rsidDel="00000000" w:rsidP="00000000" w:rsidRDefault="00000000" w:rsidRPr="00000000" ns1:paraId="000005AD">
      <w:pPr>
        <w:jc w:val="center"/>
        <w:rPr/>
      </w:pPr>
      <w:r w:rsidDel="00000000" w:rsidR="00000000" w:rsidRPr="00000000">
        <w:rPr/>
        <w:drawing>
          <ns3:inline distB="0" distT="0" distL="114300" distR="114300">
            <ns3:extent cx="4572000" cy="2110154"/>
            <ns3:effectExtent b="0" l="0" r="0" t="0"/>
            <ns3:docPr id="29" name="image25.png"/>
            <ns4:graphic>
              <ns4:graphicData uri="http://schemas.openxmlformats.org/drawingml/2006/picture">
                <ns5:pic>
                  <ns5:nvPicPr>
                    <ns5:cNvPr id="0" name="image25.png"/>
                    <ns5:cNvPicPr preferRelativeResize="0"/>
                  </ns5:nvPicPr>
                  <ns5:blipFill>
                    <ns4:blip ns2:embed="rId36"/>
                    <ns4:srcRect b="0" l="0" r="0" t="0"/>
                    <ns4:stretch>
                      <ns4:fillRect/>
                    </ns4:stretch>
                  </ns5:blipFill>
                  <ns5:spPr>
                    <ns4:xfrm>
                      <ns4:off x="0" y="0"/>
                      <ns4:ext cx="4572000" cy="2110154"/>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5AE">
      <w:pPr>
        <w:jc w:val="center"/>
        <w:rPr/>
      </w:pPr>
      <w:r w:rsidDel="00000000" w:rsidR="00000000" w:rsidRPr="00000000">
        <w:rPr>
          <w:i w:val="1"/>
          <w:iCs w:val="1"/>
          <w:sz w:val="20"/>
          <w:szCs w:val="20"/>
          <w:rtl w:val="0"/>
        </w:rPr>
        <w:t xml:space="preserve">Figure 4.5: tally.cpp flowchart.</w:t>
      </w:r>
      <w:r w:rsidDel="00000000" w:rsidR="00000000" w:rsidRPr="00000000">
        <w:rPr>
          <w:rtl w:val="0"/>
        </w:rPr>
      </w:r>
    </w:p>
    <w:p w:rsidR="00000000" w:rsidDel="00000000" w:rsidP="00000000" w:rsidRDefault="00000000" w:rsidRPr="00000000" ns1:paraId="000005AF">
      <w:pPr>
        <w:spacing w:after="120" w:lineRule="auto"/>
        <w:rPr/>
      </w:pPr>
      <w:r w:rsidDel="00000000" w:rsidR="00000000" w:rsidRPr="00000000">
        <w:rPr>
          <w:rtl w:val="0"/>
        </w:rPr>
      </w:r>
    </w:p>
    <w:p w:rsidR="00000000" w:rsidDel="00000000" w:rsidP="00000000" w:rsidRDefault="00000000" w:rsidRPr="00000000" ns1:paraId="000005B0">
      <w:pPr>
        <w:spacing w:after="120" w:lineRule="auto"/>
        <w:rPr/>
      </w:pPr>
      <w:r w:rsidDel="00000000" w:rsidR="00000000" w:rsidRPr="00000000">
        <w:rPr>
          <w:rtl w:val="0"/>
        </w:rPr>
        <w:t xml:space="preserve">This program runs on the server to collect all ballot ciphertext binary files and homomorphically sum them.</w:t>
      </w:r>
    </w:p>
    <w:p w:rsidR="00000000" w:rsidDel="00000000" w:rsidP="00000000" w:rsidRDefault="00000000" w:rsidRPr="00000000" ns1:paraId="000005B1">
      <w:pPr>
        <w:spacing w:after="120" w:lineRule="auto"/>
        <w:rPr/>
      </w:pPr>
      <w:r w:rsidDel="00000000" w:rsidR="00000000" w:rsidRPr="00000000">
        <w:rPr>
          <w:b w:val="1"/>
          <w:bCs w:val="1"/>
          <w:rtl w:val="0"/>
        </w:rPr>
        <w:t xml:space="preserve">Listing 4.4: tally.cpp source code</w:t>
      </w:r>
      <w:r w:rsidDel="00000000" w:rsidR="00000000" w:rsidRPr="00000000">
        <w:rPr>
          <w:rtl w:val="0"/>
        </w:rPr>
      </w:r>
    </w:p>
    <w:p w:rsidR="00000000" w:rsidDel="00000000" w:rsidP="00000000" w:rsidRDefault="00000000" w:rsidRPr="00000000" ns1:paraId="000005B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&lt;openfhe.h&gt;</w:t>
      </w:r>
      <w:r w:rsidDel="00000000" w:rsidR="00000000" w:rsidRPr="00000000">
        <w:rPr>
          <w:rtl w:val="0"/>
        </w:rPr>
      </w:r>
    </w:p>
    <w:p w:rsidR="00000000" w:rsidDel="00000000" w:rsidP="00000000" w:rsidRDefault="00000000" w:rsidRPr="00000000" ns1:paraId="000005B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&lt;cryptocontext-ser.h&gt;</w:t>
      </w:r>
      <w:r w:rsidDel="00000000" w:rsidR="00000000" w:rsidRPr="00000000">
        <w:rPr>
          <w:rtl w:val="0"/>
        </w:rPr>
      </w:r>
    </w:p>
    <w:p w:rsidR="00000000" w:rsidDel="00000000" w:rsidP="00000000" w:rsidRDefault="00000000" w:rsidRPr="00000000" ns1:paraId="000005B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&lt;key/key-ser.h&gt;</w:t>
      </w:r>
      <w:r w:rsidDel="00000000" w:rsidR="00000000" w:rsidRPr="00000000">
        <w:rPr>
          <w:rtl w:val="0"/>
        </w:rPr>
      </w:r>
    </w:p>
    <w:p w:rsidR="00000000" w:rsidDel="00000000" w:rsidP="00000000" w:rsidRDefault="00000000" w:rsidRPr="00000000" ns1:paraId="000005B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&lt;ciphertext-ser.h&gt;</w:t>
      </w:r>
      <w:r w:rsidDel="00000000" w:rsidR="00000000" w:rsidRPr="00000000">
        <w:rPr>
          <w:rtl w:val="0"/>
        </w:rPr>
      </w:r>
    </w:p>
    <w:p w:rsidR="00000000" w:rsidDel="00000000" w:rsidP="00000000" w:rsidRDefault="00000000" w:rsidRPr="00000000" ns1:paraId="000005B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&lt;iostream&gt;</w:t>
      </w:r>
      <w:r w:rsidDel="00000000" w:rsidR="00000000" w:rsidRPr="00000000">
        <w:rPr>
          <w:rtl w:val="0"/>
        </w:rPr>
      </w:r>
    </w:p>
    <w:p w:rsidR="00000000" w:rsidDel="00000000" w:rsidP="00000000" w:rsidRDefault="00000000" w:rsidRPr="00000000" ns1:paraId="000005B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&lt;filesystem&gt;</w:t>
      </w:r>
      <w:r w:rsidDel="00000000" w:rsidR="00000000" w:rsidRPr="00000000">
        <w:rPr>
          <w:rtl w:val="0"/>
        </w:rPr>
      </w:r>
    </w:p>
    <w:p w:rsidR="00000000" w:rsidDel="00000000" w:rsidP="00000000" w:rsidRDefault="00000000" w:rsidRPr="00000000" ns1:paraId="000005B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&lt;vector&gt;</w:t>
      </w:r>
      <w:r w:rsidDel="00000000" w:rsidR="00000000" w:rsidRPr="00000000">
        <w:rPr>
          <w:rtl w:val="0"/>
        </w:rPr>
      </w:r>
    </w:p>
    <w:p w:rsidR="00000000" w:rsidDel="00000000" w:rsidP="00000000" w:rsidRDefault="00000000" w:rsidRPr="00000000" ns1:paraId="000005B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&lt;algorithm&gt;</w:t>
      </w:r>
      <w:r w:rsidDel="00000000" w:rsidR="00000000" w:rsidRPr="00000000">
        <w:rPr>
          <w:rtl w:val="0"/>
        </w:rPr>
      </w:r>
    </w:p>
    <w:p w:rsidR="00000000" w:rsidDel="00000000" w:rsidP="00000000" w:rsidRDefault="00000000" w:rsidRPr="00000000" ns1:paraId="000005B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B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using namespace lbcrypto;</w:t>
      </w:r>
      <w:r w:rsidDel="00000000" w:rsidR="00000000" w:rsidRPr="00000000">
        <w:rPr>
          <w:rtl w:val="0"/>
        </w:rPr>
      </w:r>
    </w:p>
    <w:p w:rsidR="00000000" w:rsidDel="00000000" w:rsidP="00000000" w:rsidRDefault="00000000" w:rsidRPr="00000000" ns1:paraId="000005B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namespace fs = std::filesystem;</w:t>
      </w:r>
      <w:r w:rsidDel="00000000" w:rsidR="00000000" w:rsidRPr="00000000">
        <w:rPr>
          <w:rtl w:val="0"/>
        </w:rPr>
      </w:r>
    </w:p>
    <w:p w:rsidR="00000000" w:rsidDel="00000000" w:rsidP="00000000" w:rsidRDefault="00000000" w:rsidRPr="00000000" ns1:paraId="000005B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B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int main() {</w:t>
      </w:r>
      <w:r w:rsidDel="00000000" w:rsidR="00000000" w:rsidRPr="00000000">
        <w:rPr>
          <w:rtl w:val="0"/>
        </w:rPr>
      </w:r>
    </w:p>
    <w:p w:rsidR="00000000" w:rsidDel="00000000" w:rsidP="00000000" w:rsidRDefault="00000000" w:rsidRPr="00000000" ns1:paraId="000005B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"\n[tally] Starting homomorphic tally...\n";</w:t>
      </w:r>
      <w:r w:rsidDel="00000000" w:rsidR="00000000" w:rsidRPr="00000000">
        <w:rPr>
          <w:rtl w:val="0"/>
        </w:rPr>
      </w:r>
    </w:p>
    <w:p w:rsidR="00000000" w:rsidDel="00000000" w:rsidP="00000000" w:rsidRDefault="00000000" w:rsidRPr="00000000" ns1:paraId="000005C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C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CryptoContext&lt;DCRTPoly&gt; cc;</w:t>
      </w:r>
      <w:r w:rsidDel="00000000" w:rsidR="00000000" w:rsidRPr="00000000">
        <w:rPr>
          <w:rtl w:val="0"/>
        </w:rPr>
      </w:r>
    </w:p>
    <w:p w:rsidR="00000000" w:rsidDel="00000000" w:rsidP="00000000" w:rsidRDefault="00000000" w:rsidRPr="00000000" ns1:paraId="000005C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(!Serial::DeserializeFromFile("./params/crypto_params.bin", cc, SerType::BINARY)) {</w:t>
      </w:r>
      <w:r w:rsidDel="00000000" w:rsidR="00000000" w:rsidRPr="00000000">
        <w:rPr>
          <w:rtl w:val="0"/>
        </w:rPr>
      </w:r>
    </w:p>
    <w:p w:rsidR="00000000" w:rsidDel="00000000" w:rsidP="00000000" w:rsidRDefault="00000000" w:rsidRPr="00000000" ns1:paraId="000005C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"[tally] ERROR: Cannot load crypto_params.bin\n"; return 1;</w:t>
      </w:r>
      <w:r w:rsidDel="00000000" w:rsidR="00000000" w:rsidRPr="00000000">
        <w:rPr>
          <w:rtl w:val="0"/>
        </w:rPr>
      </w:r>
    </w:p>
    <w:p w:rsidR="00000000" w:rsidDel="00000000" w:rsidP="00000000" w:rsidRDefault="00000000" w:rsidRPr="00000000" ns1:paraId="000005C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C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cc-&gt;Enable(PKE);</w:t>
      </w:r>
      <w:r w:rsidDel="00000000" w:rsidR="00000000" w:rsidRPr="00000000">
        <w:rPr>
          <w:rtl w:val="0"/>
        </w:rPr>
      </w:r>
    </w:p>
    <w:p w:rsidR="00000000" w:rsidDel="00000000" w:rsidP="00000000" w:rsidRDefault="00000000" w:rsidRPr="00000000" ns1:paraId="000005C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cc-&gt;Enable(LEVELEDSHE);</w:t>
      </w:r>
      <w:r w:rsidDel="00000000" w:rsidR="00000000" w:rsidRPr="00000000">
        <w:rPr>
          <w:rtl w:val="0"/>
        </w:rPr>
      </w:r>
    </w:p>
    <w:p w:rsidR="00000000" w:rsidDel="00000000" w:rsidP="00000000" w:rsidRDefault="00000000" w:rsidRPr="00000000" ns1:paraId="000005C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cc-&gt;Enable(MULTIPARTY);</w:t>
      </w:r>
      <w:r w:rsidDel="00000000" w:rsidR="00000000" w:rsidRPr="00000000">
        <w:rPr>
          <w:rtl w:val="0"/>
        </w:rPr>
      </w:r>
    </w:p>
    <w:p w:rsidR="00000000" w:rsidDel="00000000" w:rsidP="00000000" w:rsidRDefault="00000000" w:rsidRPr="00000000" ns1:paraId="000005C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C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std::string voteDir = "./server/data/ciphertexts";</w:t>
      </w:r>
      <w:r w:rsidDel="00000000" w:rsidR="00000000" w:rsidRPr="00000000">
        <w:rPr>
          <w:rtl w:val="0"/>
        </w:rPr>
      </w:r>
    </w:p>
    <w:p w:rsidR="00000000" w:rsidDel="00000000" w:rsidP="00000000" w:rsidRDefault="00000000" w:rsidRPr="00000000" ns1:paraId="000005C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(!fs::exists(voteDir)) {</w:t>
      </w:r>
      <w:r w:rsidDel="00000000" w:rsidR="00000000" w:rsidRPr="00000000">
        <w:rPr>
          <w:rtl w:val="0"/>
        </w:rPr>
      </w:r>
    </w:p>
    <w:p w:rsidR="00000000" w:rsidDel="00000000" w:rsidP="00000000" w:rsidRDefault="00000000" w:rsidRPr="00000000" ns1:paraId="000005C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"[tally] ERROR: Directory not found: " &lt;&lt; voteDir &lt;&lt; "\n"; return 1;</w:t>
      </w:r>
      <w:r w:rsidDel="00000000" w:rsidR="00000000" w:rsidRPr="00000000">
        <w:rPr>
          <w:rtl w:val="0"/>
        </w:rPr>
      </w:r>
    </w:p>
    <w:p w:rsidR="00000000" w:rsidDel="00000000" w:rsidP="00000000" w:rsidRDefault="00000000" w:rsidRPr="00000000" ns1:paraId="000005C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C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C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std::vector&lt;fs::path&gt; files;</w:t>
      </w:r>
      <w:r w:rsidDel="00000000" w:rsidR="00000000" w:rsidRPr="00000000">
        <w:rPr>
          <w:rtl w:val="0"/>
        </w:rPr>
      </w:r>
    </w:p>
    <w:p w:rsidR="00000000" w:rsidDel="00000000" w:rsidP="00000000" w:rsidRDefault="00000000" w:rsidRPr="00000000" ns1:paraId="000005C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for (auto&amp; e : fs::directory_iterator(voteDir))</w:t>
      </w:r>
      <w:r w:rsidDel="00000000" w:rsidR="00000000" w:rsidRPr="00000000">
        <w:rPr>
          <w:rtl w:val="0"/>
        </w:rPr>
      </w:r>
    </w:p>
    <w:p w:rsidR="00000000" w:rsidDel="00000000" w:rsidP="00000000" w:rsidRDefault="00000000" w:rsidRPr="00000000" ns1:paraId="000005D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(e.path().extension() == ".bin") files.push_back(e.path());</w:t>
      </w:r>
      <w:r w:rsidDel="00000000" w:rsidR="00000000" w:rsidRPr="00000000">
        <w:rPr>
          <w:rtl w:val="0"/>
        </w:rPr>
      </w:r>
    </w:p>
    <w:p w:rsidR="00000000" w:rsidDel="00000000" w:rsidP="00000000" w:rsidRDefault="00000000" w:rsidRPr="00000000" ns1:paraId="000005D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std::sort(files.begin(), files.end());</w:t>
      </w:r>
      <w:r w:rsidDel="00000000" w:rsidR="00000000" w:rsidRPr="00000000">
        <w:rPr>
          <w:rtl w:val="0"/>
        </w:rPr>
      </w:r>
    </w:p>
    <w:p w:rsidR="00000000" w:rsidDel="00000000" w:rsidP="00000000" w:rsidRDefault="00000000" w:rsidRPr="00000000" ns1:paraId="000005D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D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(files.empty()) { std::cerr &lt;&lt; "[tally] ERROR: No vote files found.\n"; return 1; }</w:t>
      </w:r>
      <w:r w:rsidDel="00000000" w:rsidR="00000000" w:rsidRPr="00000000">
        <w:rPr>
          <w:rtl w:val="0"/>
        </w:rPr>
      </w:r>
    </w:p>
    <w:p w:rsidR="00000000" w:rsidDel="00000000" w:rsidP="00000000" w:rsidRDefault="00000000" w:rsidRPr="00000000" ns1:paraId="000005D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"[tally] Found " &lt;&lt; files.size() &lt;&lt; " vote(s).\n";</w:t>
      </w:r>
      <w:r w:rsidDel="00000000" w:rsidR="00000000" w:rsidRPr="00000000">
        <w:rPr>
          <w:rtl w:val="0"/>
        </w:rPr>
      </w:r>
    </w:p>
    <w:p w:rsidR="00000000" w:rsidDel="00000000" w:rsidP="00000000" w:rsidRDefault="00000000" w:rsidRPr="00000000" ns1:paraId="000005D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D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Ciphertext&lt;DCRTPoly&gt; tally;</w:t>
      </w:r>
      <w:r w:rsidDel="00000000" w:rsidR="00000000" w:rsidRPr="00000000">
        <w:rPr>
          <w:rtl w:val="0"/>
        </w:rPr>
      </w:r>
    </w:p>
    <w:p w:rsidR="00000000" w:rsidDel="00000000" w:rsidP="00000000" w:rsidRDefault="00000000" w:rsidRPr="00000000" ns1:paraId="000005D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bool first = true;</w:t>
      </w:r>
      <w:r w:rsidDel="00000000" w:rsidR="00000000" w:rsidRPr="00000000">
        <w:rPr>
          <w:rtl w:val="0"/>
        </w:rPr>
      </w:r>
    </w:p>
    <w:p w:rsidR="00000000" w:rsidDel="00000000" w:rsidP="00000000" w:rsidRDefault="00000000" w:rsidRPr="00000000" ns1:paraId="000005D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for (auto&amp; fp : files) {</w:t>
      </w:r>
      <w:r w:rsidDel="00000000" w:rsidR="00000000" w:rsidRPr="00000000">
        <w:rPr>
          <w:rtl w:val="0"/>
        </w:rPr>
      </w:r>
    </w:p>
    <w:p w:rsidR="00000000" w:rsidDel="00000000" w:rsidP="00000000" w:rsidRDefault="00000000" w:rsidRPr="00000000" ns1:paraId="000005D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Ciphertext&lt;DCRTPoly&gt; vote;</w:t>
      </w:r>
      <w:r w:rsidDel="00000000" w:rsidR="00000000" w:rsidRPr="00000000">
        <w:rPr>
          <w:rtl w:val="0"/>
        </w:rPr>
      </w:r>
    </w:p>
    <w:p w:rsidR="00000000" w:rsidDel="00000000" w:rsidP="00000000" w:rsidRDefault="00000000" w:rsidRPr="00000000" ns1:paraId="000005D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(!Serial::DeserializeFromFile(fp.string(), vote, SerType::BINARY)) {</w:t>
      </w:r>
      <w:r w:rsidDel="00000000" w:rsidR="00000000" w:rsidRPr="00000000">
        <w:rPr>
          <w:rtl w:val="0"/>
        </w:rPr>
      </w:r>
    </w:p>
    <w:p w:rsidR="00000000" w:rsidDel="00000000" w:rsidP="00000000" w:rsidRDefault="00000000" w:rsidRPr="00000000" ns1:paraId="000005D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"[tally] ERROR: Cannot deserialize " &lt;&lt; fp &lt;&lt; "\n"; return 1;</w:t>
      </w:r>
      <w:r w:rsidDel="00000000" w:rsidR="00000000" w:rsidRPr="00000000">
        <w:rPr>
          <w:rtl w:val="0"/>
        </w:rPr>
      </w:r>
    </w:p>
    <w:p w:rsidR="00000000" w:rsidDel="00000000" w:rsidP="00000000" w:rsidRDefault="00000000" w:rsidRPr="00000000" ns1:paraId="000005D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D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(first) { tally = vote; first = false; }</w:t>
      </w:r>
      <w:r w:rsidDel="00000000" w:rsidR="00000000" w:rsidRPr="00000000">
        <w:rPr>
          <w:rtl w:val="0"/>
        </w:rPr>
      </w:r>
    </w:p>
    <w:p w:rsidR="00000000" w:rsidDel="00000000" w:rsidP="00000000" w:rsidRDefault="00000000" w:rsidRPr="00000000" ns1:paraId="000005D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else        { tally = cc-&gt;EvalAdd(tally, vote); }</w:t>
      </w:r>
      <w:r w:rsidDel="00000000" w:rsidR="00000000" w:rsidRPr="00000000">
        <w:rPr>
          <w:rtl w:val="0"/>
        </w:rPr>
      </w:r>
    </w:p>
    <w:p w:rsidR="00000000" w:rsidDel="00000000" w:rsidP="00000000" w:rsidRDefault="00000000" w:rsidRPr="00000000" ns1:paraId="000005D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"[tally]   Added: " &lt;&lt; fp.filename() &lt;&lt; "\n";</w:t>
      </w:r>
      <w:r w:rsidDel="00000000" w:rsidR="00000000" w:rsidRPr="00000000">
        <w:rPr>
          <w:rtl w:val="0"/>
        </w:rPr>
      </w:r>
    </w:p>
    <w:p w:rsidR="00000000" w:rsidDel="00000000" w:rsidP="00000000" w:rsidRDefault="00000000" w:rsidRPr="00000000" ns1:paraId="000005E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E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E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fs::create_directories("./server/data/tally");</w:t>
      </w:r>
      <w:r w:rsidDel="00000000" w:rsidR="00000000" w:rsidRPr="00000000">
        <w:rPr>
          <w:rtl w:val="0"/>
        </w:rPr>
      </w:r>
    </w:p>
    <w:p w:rsidR="00000000" w:rsidDel="00000000" w:rsidP="00000000" w:rsidRDefault="00000000" w:rsidRPr="00000000" ns1:paraId="000005E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(!Serial::SerializeToFile("./server/data/tally/enc_tally.bin", tally, SerType::BINARY)) {</w:t>
      </w:r>
      <w:r w:rsidDel="00000000" w:rsidR="00000000" w:rsidRPr="00000000">
        <w:rPr>
          <w:rtl w:val="0"/>
        </w:rPr>
      </w:r>
    </w:p>
    <w:p w:rsidR="00000000" w:rsidDel="00000000" w:rsidP="00000000" w:rsidRDefault="00000000" w:rsidRPr="00000000" ns1:paraId="000005E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"[tally] ERROR: Could not write enc_tally.bin\n"; return 1;</w:t>
      </w:r>
      <w:r w:rsidDel="00000000" w:rsidR="00000000" w:rsidRPr="00000000">
        <w:rPr>
          <w:rtl w:val="0"/>
        </w:rPr>
      </w:r>
    </w:p>
    <w:p w:rsidR="00000000" w:rsidDel="00000000" w:rsidP="00000000" w:rsidRDefault="00000000" w:rsidRPr="00000000" ns1:paraId="000005E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5E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"[tally] Saved → ./server/data/tally/enc_tally.bin\n";</w:t>
      </w:r>
      <w:r w:rsidDel="00000000" w:rsidR="00000000" w:rsidRPr="00000000">
        <w:rPr>
          <w:rtl w:val="0"/>
        </w:rPr>
      </w:r>
    </w:p>
    <w:p w:rsidR="00000000" w:rsidDel="00000000" w:rsidP="00000000" w:rsidRDefault="00000000" w:rsidRPr="00000000" ns1:paraId="000005E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"[tally] ✓ Tally complete. Server never saw plaintext votes.\n\n";</w:t>
      </w:r>
      <w:r w:rsidDel="00000000" w:rsidR="00000000" w:rsidRPr="00000000">
        <w:rPr>
          <w:rtl w:val="0"/>
        </w:rPr>
      </w:r>
    </w:p>
    <w:p w:rsidR="00000000" w:rsidDel="00000000" w:rsidP="00000000" w:rsidRDefault="00000000" w:rsidRPr="00000000" ns1:paraId="000005E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0;</w:t>
      </w:r>
      <w:r w:rsidDel="00000000" w:rsidR="00000000" w:rsidRPr="00000000">
        <w:rPr>
          <w:rtl w:val="0"/>
        </w:rPr>
      </w:r>
    </w:p>
    <w:p w:rsidR="00000000" w:rsidDel="00000000" w:rsidP="00000000" w:rsidRDefault="00000000" w:rsidRPr="00000000" ns1:paraId="000005E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5EA">
      <w:pPr>
        <w:spacing w:after="160" w:lineRule="auto"/>
        <w:rPr/>
      </w:pPr>
      <w:r w:rsidDel="00000000" w:rsidR="00000000" w:rsidRPr="00000000">
        <w:rPr>
          <w:rtl w:val="0"/>
        </w:rPr>
      </w:r>
    </w:p>
    <w:p w:rsidR="00000000" w:rsidDel="00000000" w:rsidP="00000000" w:rsidRDefault="00000000" w:rsidRPr="00000000" ns1:paraId="000005EB">
      <w:pPr>
        <w:pStyle w:val="Heading5"/>
        <w:numPr>
          <w:ilvl w:val="3"/>
          <w:numId w:val="32"/>
        </w:numPr>
        <w:rPr/>
      </w:pPr>
      <w:r w:rsidDel="00000000" w:rsidR="00000000" w:rsidRPr="00000000">
        <w:rPr>
          <w:rtl w:val="0"/>
        </w:rPr>
        <w:t xml:space="preserve">Homomorphic tallying mechanism:</w:t>
      </w:r>
    </w:p>
    <w:p w:rsidR="00000000" w:rsidDel="00000000" w:rsidP="00000000" w:rsidRDefault="00000000" w:rsidRPr="00000000" ns1:paraId="000005E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searches for and sorts all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files in the ballot ciphertext storage directory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server/data/ciphertexts/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5E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runs an accumulation loop using the homomorphic addition function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cc-&gt;EvalAdd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operation is equivalent to performing parallel addition over each slot of the binary polynomial vector:</w:t>
      </w:r>
    </w:p>
    <w:p w:rsidR="00000000" w:rsidDel="00000000" w:rsidP="00000000" w:rsidRDefault="00000000" w:rsidRPr="00000000" ns1:paraId="000005EE">
      <w:pPr>
        <w:spacing w:after="120" w:lineRule="auto"/>
        <w:rPr/>
      </w:pPr>
      <w:r w:rsidDel="00000000" w:rsidR="00000000" w:rsidRPr="00000000">
        <w:rPr>
          <w:rtl w:val="0"/>
        </w:rPr>
        <w:t xml:space="preserve">  Tally = Sum(Ballot_i) = ( Sum(v_i,0), Sum(v_i,1), ..., Sum(v_i,9) )</w:t>
      </w:r>
    </w:p>
    <w:p w:rsidR="00000000" w:rsidDel="00000000" w:rsidP="00000000" w:rsidRDefault="00000000" w:rsidRPr="00000000" ns1:paraId="000005E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entire process takes place on the server without the presence of any secret key fragment whatsoever, absolutely guaranteeing that intermediate data is never leaked.</w:t>
      </w:r>
    </w:p>
    <w:p w:rsidR="00000000" w:rsidDel="00000000" w:rsidP="00000000" w:rsidRDefault="00000000" w:rsidRPr="00000000" ns1:paraId="000005F0">
      <w:pPr>
        <w:pStyle w:val="Heading4"/>
        <w:numPr>
          <w:ilvl w:val="2"/>
          <w:numId w:val="32"/>
        </w:numPr>
        <w:rPr/>
      </w:pPr>
      <w:r w:rsidDel="00000000" w:rsidR="00000000" w:rsidRPr="00000000">
        <w:rPr>
          <w:rtl w:val="0"/>
        </w:rPr>
        <w:t xml:space="preserve">4.2.5 voter_partial_decrypt.cpp — Generating an Individual Decryption Share</w:t>
      </w:r>
    </w:p>
    <w:p w:rsidR="00000000" w:rsidDel="00000000" w:rsidP="00000000" w:rsidRDefault="00000000" w:rsidRPr="00000000" ns1:paraId="000005F1">
      <w:pPr>
        <w:spacing w:after="120" w:line="276" w:lineRule="auto"/>
        <w:jc w:val="both"/>
        <w:rPr/>
      </w:pPr>
      <w:r w:rsidDel="00000000" w:rsidR="00000000" w:rsidRPr="00000000">
        <w:rPr>
          <w:rtl w:val="0"/>
        </w:rPr>
        <w:t xml:space="preserve">voter_partial_decrypt generates the noise-masked partial decryption share. Figure 4.6 details the decryption flowchart.</w:t>
      </w:r>
    </w:p>
    <w:p w:rsidR="00000000" w:rsidDel="00000000" w:rsidP="00000000" w:rsidRDefault="00000000" w:rsidRPr="00000000" ns1:paraId="000005F2">
      <w:pPr>
        <w:spacing w:after="120" w:line="276" w:lineRule="auto"/>
        <w:jc w:val="both"/>
        <w:rPr/>
      </w:pPr>
      <w:r w:rsidDel="00000000" w:rsidR="00000000" w:rsidRPr="00000000">
        <w:rPr>
          <w:rtl w:val="0"/>
        </w:rPr>
        <w:t xml:space="preserve">The voter uses their secret key to generate a partial decryption share of the aggregated tally. The complexity is O(d log d).</w:t>
      </w:r>
    </w:p>
    <w:p w:rsidR="00000000" w:rsidDel="00000000" w:rsidP="00000000" w:rsidRDefault="00000000" w:rsidRPr="00000000" ns1:paraId="000005F3">
      <w:pPr>
        <w:jc w:val="center"/>
        <w:rPr/>
      </w:pPr>
      <w:r w:rsidDel="00000000" w:rsidR="00000000" w:rsidRPr="00000000">
        <w:rPr/>
        <w:drawing>
          <ns3:inline distB="0" distT="0" distL="114300" distR="114300">
            <ns3:extent cx="4572000" cy="2250831"/>
            <ns3:effectExtent b="0" l="0" r="0" t="0"/>
            <ns3:docPr id="30" name="image16.png"/>
            <ns4:graphic>
              <ns4:graphicData uri="http://schemas.openxmlformats.org/drawingml/2006/picture">
                <ns5:pic>
                  <ns5:nvPicPr>
                    <ns5:cNvPr id="0" name="image16.png"/>
                    <ns5:cNvPicPr preferRelativeResize="0"/>
                  </ns5:nvPicPr>
                  <ns5:blipFill>
                    <ns4:blip ns2:embed="rId37"/>
                    <ns4:srcRect b="0" l="0" r="0" t="0"/>
                    <ns4:stretch>
                      <ns4:fillRect/>
                    </ns4:stretch>
                  </ns5:blipFill>
                  <ns5:spPr>
                    <ns4:xfrm>
                      <ns4:off x="0" y="0"/>
                      <ns4:ext cx="4572000" cy="2250831"/>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5F4">
      <w:pPr>
        <w:jc w:val="center"/>
        <w:rPr/>
      </w:pPr>
      <w:r w:rsidDel="00000000" w:rsidR="00000000" w:rsidRPr="00000000">
        <w:rPr>
          <w:i w:val="1"/>
          <w:iCs w:val="1"/>
          <w:sz w:val="20"/>
          <w:szCs w:val="20"/>
          <w:rtl w:val="0"/>
        </w:rPr>
        <w:t xml:space="preserve">Figure 4.6: voter_partial_decrypt.cpp flowchart.</w:t>
      </w:r>
      <w:r w:rsidDel="00000000" w:rsidR="00000000" w:rsidRPr="00000000">
        <w:rPr>
          <w:rtl w:val="0"/>
        </w:rPr>
      </w:r>
    </w:p>
    <w:p w:rsidR="00000000" w:rsidDel="00000000" w:rsidP="00000000" w:rsidRDefault="00000000" w:rsidRPr="00000000" ns1:paraId="000005F5">
      <w:pPr>
        <w:spacing w:after="120" w:lineRule="auto"/>
        <w:rPr/>
      </w:pPr>
      <w:r w:rsidDel="00000000" w:rsidR="00000000" w:rsidRPr="00000000">
        <w:rPr>
          <w:rtl w:val="0"/>
        </w:rPr>
      </w:r>
    </w:p>
    <w:p w:rsidR="00000000" w:rsidDel="00000000" w:rsidP="00000000" w:rsidRDefault="00000000" w:rsidRPr="00000000" ns1:paraId="000005F6">
      <w:pPr>
        <w:spacing w:after="120" w:lineRule="auto"/>
        <w:rPr/>
      </w:pPr>
      <w:r w:rsidDel="00000000" w:rsidR="00000000" w:rsidRPr="00000000">
        <w:rPr>
          <w:rtl w:val="0"/>
        </w:rPr>
        <w:t xml:space="preserve">This program runs on the client to generate a decryption share from the aggregate ciphertext downloaded from the server.</w:t>
      </w:r>
    </w:p>
    <w:p w:rsidR="00000000" w:rsidDel="00000000" w:rsidP="00000000" w:rsidRDefault="00000000" w:rsidRPr="00000000" ns1:paraId="000005F7">
      <w:pPr>
        <w:spacing w:after="120" w:lineRule="auto"/>
        <w:rPr/>
      </w:pPr>
      <w:r w:rsidDel="00000000" w:rsidR="00000000" w:rsidRPr="00000000">
        <w:rPr>
          <w:b w:val="1"/>
          <w:bCs w:val="1"/>
          <w:rtl w:val="0"/>
        </w:rPr>
        <w:t xml:space="preserve">Listing 4.5: voter_partial_decrypt.cpp source code</w:t>
      </w:r>
      <w:r w:rsidDel="00000000" w:rsidR="00000000" w:rsidRPr="00000000">
        <w:rPr>
          <w:rtl w:val="0"/>
        </w:rPr>
      </w:r>
    </w:p>
    <w:p w:rsidR="00000000" w:rsidDel="00000000" w:rsidP="00000000" w:rsidRDefault="00000000" w:rsidRPr="00000000" ns1:paraId="000005F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&lt;openfhe.h&gt;</w:t>
      </w:r>
      <w:r w:rsidDel="00000000" w:rsidR="00000000" w:rsidRPr="00000000">
        <w:rPr>
          <w:rtl w:val="0"/>
        </w:rPr>
      </w:r>
    </w:p>
    <w:p w:rsidR="00000000" w:rsidDel="00000000" w:rsidP="00000000" w:rsidRDefault="00000000" w:rsidRPr="00000000" ns1:paraId="000005F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&lt;cryptocontext-ser.h&gt;</w:t>
      </w:r>
      <w:r w:rsidDel="00000000" w:rsidR="00000000" w:rsidRPr="00000000">
        <w:rPr>
          <w:rtl w:val="0"/>
        </w:rPr>
      </w:r>
    </w:p>
    <w:p w:rsidR="00000000" w:rsidDel="00000000" w:rsidP="00000000" w:rsidRDefault="00000000" w:rsidRPr="00000000" ns1:paraId="000005F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&lt;key/key-ser.h&gt;</w:t>
      </w:r>
      <w:r w:rsidDel="00000000" w:rsidR="00000000" w:rsidRPr="00000000">
        <w:rPr>
          <w:rtl w:val="0"/>
        </w:rPr>
      </w:r>
    </w:p>
    <w:p w:rsidR="00000000" w:rsidDel="00000000" w:rsidP="00000000" w:rsidRDefault="00000000" w:rsidRPr="00000000" ns1:paraId="000005F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&lt;ciphertext-ser.h&gt;</w:t>
      </w:r>
      <w:r w:rsidDel="00000000" w:rsidR="00000000" w:rsidRPr="00000000">
        <w:rPr>
          <w:rtl w:val="0"/>
        </w:rPr>
      </w:r>
    </w:p>
    <w:p w:rsidR="00000000" w:rsidDel="00000000" w:rsidP="00000000" w:rsidRDefault="00000000" w:rsidRPr="00000000" ns1:paraId="000005F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&lt;iostream&gt;</w:t>
      </w:r>
      <w:r w:rsidDel="00000000" w:rsidR="00000000" w:rsidRPr="00000000">
        <w:rPr>
          <w:rtl w:val="0"/>
        </w:rPr>
      </w:r>
    </w:p>
    <w:p w:rsidR="00000000" w:rsidDel="00000000" w:rsidP="00000000" w:rsidRDefault="00000000" w:rsidRPr="00000000" ns1:paraId="000005F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&lt;filesystem&gt;</w:t>
      </w:r>
      <w:r w:rsidDel="00000000" w:rsidR="00000000" w:rsidRPr="00000000">
        <w:rPr>
          <w:rtl w:val="0"/>
        </w:rPr>
      </w:r>
    </w:p>
    <w:p w:rsidR="00000000" w:rsidDel="00000000" w:rsidP="00000000" w:rsidRDefault="00000000" w:rsidRPr="00000000" ns1:paraId="000005F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&lt;string&gt;</w:t>
      </w:r>
      <w:r w:rsidDel="00000000" w:rsidR="00000000" w:rsidRPr="00000000">
        <w:rPr>
          <w:rtl w:val="0"/>
        </w:rPr>
      </w:r>
    </w:p>
    <w:p w:rsidR="00000000" w:rsidDel="00000000" w:rsidP="00000000" w:rsidRDefault="00000000" w:rsidRPr="00000000" ns1:paraId="000005F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&lt;vector&gt;</w:t>
      </w:r>
      <w:r w:rsidDel="00000000" w:rsidR="00000000" w:rsidRPr="00000000">
        <w:rPr>
          <w:rtl w:val="0"/>
        </w:rPr>
      </w:r>
    </w:p>
    <w:p w:rsidR="00000000" w:rsidDel="00000000" w:rsidP="00000000" w:rsidRDefault="00000000" w:rsidRPr="00000000" ns1:paraId="0000060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0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using namespace lbcrypto;</w:t>
      </w:r>
      <w:r w:rsidDel="00000000" w:rsidR="00000000" w:rsidRPr="00000000">
        <w:rPr>
          <w:rtl w:val="0"/>
        </w:rPr>
      </w:r>
    </w:p>
    <w:p w:rsidR="00000000" w:rsidDel="00000000" w:rsidP="00000000" w:rsidRDefault="00000000" w:rsidRPr="00000000" ns1:paraId="0000060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namespace fs = std::filesystem;</w:t>
      </w:r>
      <w:r w:rsidDel="00000000" w:rsidR="00000000" w:rsidRPr="00000000">
        <w:rPr>
          <w:rtl w:val="0"/>
        </w:rPr>
      </w:r>
    </w:p>
    <w:p w:rsidR="00000000" w:rsidDel="00000000" w:rsidP="00000000" w:rsidRDefault="00000000" w:rsidRPr="00000000" ns1:paraId="0000060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0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int main(int argc, char* argv[]) {</w:t>
      </w:r>
      <w:r w:rsidDel="00000000" w:rsidR="00000000" w:rsidRPr="00000000">
        <w:rPr>
          <w:rtl w:val="0"/>
        </w:rPr>
      </w:r>
    </w:p>
    <w:p w:rsidR="00000000" w:rsidDel="00000000" w:rsidP="00000000" w:rsidRDefault="00000000" w:rsidRPr="00000000" ns1:paraId="0000060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(argc &lt; 7) {</w:t>
      </w:r>
      <w:r w:rsidDel="00000000" w:rsidR="00000000" w:rsidRPr="00000000">
        <w:rPr>
          <w:rtl w:val="0"/>
        </w:rPr>
      </w:r>
    </w:p>
    <w:p w:rsidR="00000000" w:rsidDel="00000000" w:rsidP="00000000" w:rsidRDefault="00000000" w:rsidRPr="00000000" ns1:paraId="0000060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"Usage: voter_partial_decrypt &lt;voter_id&gt; &lt;isLead&gt; &lt;in_sk&gt; &lt;in_tally&gt; &lt;out_share&gt; &lt;params_file&gt;\n";</w:t>
      </w:r>
      <w:r w:rsidDel="00000000" w:rsidR="00000000" w:rsidRPr="00000000">
        <w:rPr>
          <w:rtl w:val="0"/>
        </w:rPr>
      </w:r>
    </w:p>
    <w:p w:rsidR="00000000" w:rsidDel="00000000" w:rsidP="00000000" w:rsidRDefault="00000000" w:rsidRPr="00000000" ns1:paraId="0000060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60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0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std::string voterId(argv[1]);</w:t>
      </w:r>
      <w:r w:rsidDel="00000000" w:rsidR="00000000" w:rsidRPr="00000000">
        <w:rPr>
          <w:rtl w:val="0"/>
        </w:rPr>
      </w:r>
    </w:p>
    <w:p w:rsidR="00000000" w:rsidDel="00000000" w:rsidP="00000000" w:rsidRDefault="00000000" w:rsidRPr="00000000" ns1:paraId="0000060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int isLead = std::stoi(argv[2]);</w:t>
      </w:r>
      <w:r w:rsidDel="00000000" w:rsidR="00000000" w:rsidRPr="00000000">
        <w:rPr>
          <w:rtl w:val="0"/>
        </w:rPr>
      </w:r>
    </w:p>
    <w:p w:rsidR="00000000" w:rsidDel="00000000" w:rsidP="00000000" w:rsidRDefault="00000000" w:rsidRPr="00000000" ns1:paraId="0000060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std::string inSk(argv[3]);</w:t>
      </w:r>
      <w:r w:rsidDel="00000000" w:rsidR="00000000" w:rsidRPr="00000000">
        <w:rPr>
          <w:rtl w:val="0"/>
        </w:rPr>
      </w:r>
    </w:p>
    <w:p w:rsidR="00000000" w:rsidDel="00000000" w:rsidP="00000000" w:rsidRDefault="00000000" w:rsidRPr="00000000" ns1:paraId="0000060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std::string inTally(argv[4]);</w:t>
      </w:r>
      <w:r w:rsidDel="00000000" w:rsidR="00000000" w:rsidRPr="00000000">
        <w:rPr>
          <w:rtl w:val="0"/>
        </w:rPr>
      </w:r>
    </w:p>
    <w:p w:rsidR="00000000" w:rsidDel="00000000" w:rsidP="00000000" w:rsidRDefault="00000000" w:rsidRPr="00000000" ns1:paraId="0000060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std::string outShare(argv[5]);</w:t>
      </w:r>
      <w:r w:rsidDel="00000000" w:rsidR="00000000" w:rsidRPr="00000000">
        <w:rPr>
          <w:rtl w:val="0"/>
        </w:rPr>
      </w:r>
    </w:p>
    <w:p w:rsidR="00000000" w:rsidDel="00000000" w:rsidP="00000000" w:rsidRDefault="00000000" w:rsidRPr="00000000" ns1:paraId="0000060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std::string paramsFile(argv[6]);</w:t>
      </w:r>
      <w:r w:rsidDel="00000000" w:rsidR="00000000" w:rsidRPr="00000000">
        <w:rPr>
          <w:rtl w:val="0"/>
        </w:rPr>
      </w:r>
    </w:p>
    <w:p w:rsidR="00000000" w:rsidDel="00000000" w:rsidP="00000000" w:rsidRDefault="00000000" w:rsidRPr="00000000" ns1:paraId="0000060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1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CryptoContext&lt;DCRTPoly&gt; cc;</w:t>
      </w:r>
      <w:r w:rsidDel="00000000" w:rsidR="00000000" w:rsidRPr="00000000">
        <w:rPr>
          <w:rtl w:val="0"/>
        </w:rPr>
      </w:r>
    </w:p>
    <w:p w:rsidR="00000000" w:rsidDel="00000000" w:rsidP="00000000" w:rsidRDefault="00000000" w:rsidRPr="00000000" ns1:paraId="0000061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(!Serial::DeserializeFromFile(paramsFile, cc, SerType::BINARY)) {</w:t>
      </w:r>
      <w:r w:rsidDel="00000000" w:rsidR="00000000" w:rsidRPr="00000000">
        <w:rPr>
          <w:rtl w:val="0"/>
        </w:rPr>
      </w:r>
    </w:p>
    <w:p w:rsidR="00000000" w:rsidDel="00000000" w:rsidP="00000000" w:rsidRDefault="00000000" w:rsidRPr="00000000" ns1:paraId="0000061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"[voter_partial_decrypt] ERROR: Cannot load " &lt;&lt; paramsFile &lt;&lt; "\n";</w:t>
      </w:r>
      <w:r w:rsidDel="00000000" w:rsidR="00000000" w:rsidRPr="00000000">
        <w:rPr>
          <w:rtl w:val="0"/>
        </w:rPr>
      </w:r>
    </w:p>
    <w:p w:rsidR="00000000" w:rsidDel="00000000" w:rsidP="00000000" w:rsidRDefault="00000000" w:rsidRPr="00000000" ns1:paraId="0000061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61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1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cc-&gt;Enable(PKE);</w:t>
      </w:r>
      <w:r w:rsidDel="00000000" w:rsidR="00000000" w:rsidRPr="00000000">
        <w:rPr>
          <w:rtl w:val="0"/>
        </w:rPr>
      </w:r>
    </w:p>
    <w:p w:rsidR="00000000" w:rsidDel="00000000" w:rsidP="00000000" w:rsidRDefault="00000000" w:rsidRPr="00000000" ns1:paraId="0000061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cc-&gt;Enable(LEVELEDSHE);</w:t>
      </w:r>
      <w:r w:rsidDel="00000000" w:rsidR="00000000" w:rsidRPr="00000000">
        <w:rPr>
          <w:rtl w:val="0"/>
        </w:rPr>
      </w:r>
    </w:p>
    <w:p w:rsidR="00000000" w:rsidDel="00000000" w:rsidP="00000000" w:rsidRDefault="00000000" w:rsidRPr="00000000" ns1:paraId="0000061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cc-&gt;Enable(MULTIPARTY);</w:t>
      </w:r>
      <w:r w:rsidDel="00000000" w:rsidR="00000000" w:rsidRPr="00000000">
        <w:rPr>
          <w:rtl w:val="0"/>
        </w:rPr>
      </w:r>
    </w:p>
    <w:p w:rsidR="00000000" w:rsidDel="00000000" w:rsidP="00000000" w:rsidRDefault="00000000" w:rsidRPr="00000000" ns1:paraId="0000061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1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PrivateKey&lt;DCRTPoly&gt; sk;</w:t>
      </w:r>
      <w:r w:rsidDel="00000000" w:rsidR="00000000" w:rsidRPr="00000000">
        <w:rPr>
          <w:rtl w:val="0"/>
        </w:rPr>
      </w:r>
    </w:p>
    <w:p w:rsidR="00000000" w:rsidDel="00000000" w:rsidP="00000000" w:rsidRDefault="00000000" w:rsidRPr="00000000" ns1:paraId="0000061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(!Serial::DeserializeFromFile(inSk, sk, SerType::BINARY)) {</w:t>
      </w:r>
      <w:r w:rsidDel="00000000" w:rsidR="00000000" w:rsidRPr="00000000">
        <w:rPr>
          <w:rtl w:val="0"/>
        </w:rPr>
      </w:r>
    </w:p>
    <w:p w:rsidR="00000000" w:rsidDel="00000000" w:rsidP="00000000" w:rsidRDefault="00000000" w:rsidRPr="00000000" ns1:paraId="0000061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"[voter_partial_decrypt] ERROR: Cannot load " &lt;&lt; inSk &lt;&lt; "\n";</w:t>
      </w:r>
      <w:r w:rsidDel="00000000" w:rsidR="00000000" w:rsidRPr="00000000">
        <w:rPr>
          <w:rtl w:val="0"/>
        </w:rPr>
      </w:r>
    </w:p>
    <w:p w:rsidR="00000000" w:rsidDel="00000000" w:rsidP="00000000" w:rsidRDefault="00000000" w:rsidRPr="00000000" ns1:paraId="0000061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61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1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1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Ciphertext&lt;DCRTPoly&gt; tally;</w:t>
      </w:r>
      <w:r w:rsidDel="00000000" w:rsidR="00000000" w:rsidRPr="00000000">
        <w:rPr>
          <w:rtl w:val="0"/>
        </w:rPr>
      </w:r>
    </w:p>
    <w:p w:rsidR="00000000" w:rsidDel="00000000" w:rsidP="00000000" w:rsidRDefault="00000000" w:rsidRPr="00000000" ns1:paraId="0000062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(!Serial::DeserializeFromFile(inTally, tally, SerType::BINARY)) {</w:t>
      </w:r>
      <w:r w:rsidDel="00000000" w:rsidR="00000000" w:rsidRPr="00000000">
        <w:rPr>
          <w:rtl w:val="0"/>
        </w:rPr>
      </w:r>
    </w:p>
    <w:p w:rsidR="00000000" w:rsidDel="00000000" w:rsidP="00000000" w:rsidRDefault="00000000" w:rsidRPr="00000000" ns1:paraId="0000062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"[voter_partial_decrypt] ERROR: Cannot load " &lt;&lt; inTally &lt;&lt; "\n";</w:t>
      </w:r>
      <w:r w:rsidDel="00000000" w:rsidR="00000000" w:rsidRPr="00000000">
        <w:rPr>
          <w:rtl w:val="0"/>
        </w:rPr>
      </w:r>
    </w:p>
    <w:p w:rsidR="00000000" w:rsidDel="00000000" w:rsidP="00000000" w:rsidRDefault="00000000" w:rsidRPr="00000000" ns1:paraId="0000062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62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2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2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std::vector&lt;Ciphertext&lt;DCRTPoly&gt;&gt; partialResult;</w:t>
      </w:r>
      <w:r w:rsidDel="00000000" w:rsidR="00000000" w:rsidRPr="00000000">
        <w:rPr>
          <w:rtl w:val="0"/>
        </w:rPr>
      </w:r>
    </w:p>
    <w:p w:rsidR="00000000" w:rsidDel="00000000" w:rsidP="00000000" w:rsidRDefault="00000000" w:rsidRPr="00000000" ns1:paraId="0000062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(isLead == 1) {</w:t>
      </w:r>
      <w:r w:rsidDel="00000000" w:rsidR="00000000" w:rsidRPr="00000000">
        <w:rPr>
          <w:rtl w:val="0"/>
        </w:rPr>
      </w:r>
    </w:p>
    <w:p w:rsidR="00000000" w:rsidDel="00000000" w:rsidP="00000000" w:rsidRDefault="00000000" w:rsidRPr="00000000" ns1:paraId="0000062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partialResult = cc-&gt;MultipartyDecryptLead({tally}, sk);</w:t>
      </w:r>
      <w:r w:rsidDel="00000000" w:rsidR="00000000" w:rsidRPr="00000000">
        <w:rPr>
          <w:rtl w:val="0"/>
        </w:rPr>
      </w:r>
    </w:p>
    <w:p w:rsidR="00000000" w:rsidDel="00000000" w:rsidP="00000000" w:rsidRDefault="00000000" w:rsidRPr="00000000" ns1:paraId="0000062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 else {</w:t>
      </w:r>
      <w:r w:rsidDel="00000000" w:rsidR="00000000" w:rsidRPr="00000000">
        <w:rPr>
          <w:rtl w:val="0"/>
        </w:rPr>
      </w:r>
    </w:p>
    <w:p w:rsidR="00000000" w:rsidDel="00000000" w:rsidP="00000000" w:rsidRDefault="00000000" w:rsidRPr="00000000" ns1:paraId="0000062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partialResult = cc-&gt;MultipartyDecryptMain({tally}, sk);</w:t>
      </w:r>
      <w:r w:rsidDel="00000000" w:rsidR="00000000" w:rsidRPr="00000000">
        <w:rPr>
          <w:rtl w:val="0"/>
        </w:rPr>
      </w:r>
    </w:p>
    <w:p w:rsidR="00000000" w:rsidDel="00000000" w:rsidP="00000000" w:rsidRDefault="00000000" w:rsidRPr="00000000" ns1:paraId="0000062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2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2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fs::create_directories(fs::path(outShare).parent_path());</w:t>
      </w:r>
      <w:r w:rsidDel="00000000" w:rsidR="00000000" w:rsidRPr="00000000">
        <w:rPr>
          <w:rtl w:val="0"/>
        </w:rPr>
      </w:r>
    </w:p>
    <w:p w:rsidR="00000000" w:rsidDel="00000000" w:rsidP="00000000" w:rsidRDefault="00000000" w:rsidRPr="00000000" ns1:paraId="0000062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(!Serial::SerializeToFile(outShare, partialResult[0], SerType::BINARY)) {</w:t>
      </w:r>
      <w:r w:rsidDel="00000000" w:rsidR="00000000" w:rsidRPr="00000000">
        <w:rPr>
          <w:rtl w:val="0"/>
        </w:rPr>
      </w:r>
    </w:p>
    <w:p w:rsidR="00000000" w:rsidDel="00000000" w:rsidP="00000000" w:rsidRDefault="00000000" w:rsidRPr="00000000" ns1:paraId="0000062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"[voter_partial_decrypt] ERROR: Cannot write " &lt;&lt; outShare &lt;&lt; "\n";</w:t>
      </w:r>
      <w:r w:rsidDel="00000000" w:rsidR="00000000" w:rsidRPr="00000000">
        <w:rPr>
          <w:rtl w:val="0"/>
        </w:rPr>
      </w:r>
    </w:p>
    <w:p w:rsidR="00000000" w:rsidDel="00000000" w:rsidP="00000000" w:rsidRDefault="00000000" w:rsidRPr="00000000" ns1:paraId="0000062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1;</w:t>
      </w:r>
      <w:r w:rsidDel="00000000" w:rsidR="00000000" w:rsidRPr="00000000">
        <w:rPr>
          <w:rtl w:val="0"/>
        </w:rPr>
      </w:r>
    </w:p>
    <w:p w:rsidR="00000000" w:rsidDel="00000000" w:rsidP="00000000" w:rsidRDefault="00000000" w:rsidRPr="00000000" ns1:paraId="0000063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3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"[voter_partial_decrypt] Saved -&gt; " &lt;&lt; outShare &lt;&lt; "\n";</w:t>
      </w:r>
      <w:r w:rsidDel="00000000" w:rsidR="00000000" w:rsidRPr="00000000">
        <w:rPr>
          <w:rtl w:val="0"/>
        </w:rPr>
      </w:r>
    </w:p>
    <w:p w:rsidR="00000000" w:rsidDel="00000000" w:rsidP="00000000" w:rsidRDefault="00000000" w:rsidRPr="00000000" ns1:paraId="0000063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0;</w:t>
      </w:r>
      <w:r w:rsidDel="00000000" w:rsidR="00000000" w:rsidRPr="00000000">
        <w:rPr>
          <w:rtl w:val="0"/>
        </w:rPr>
      </w:r>
    </w:p>
    <w:p w:rsidR="00000000" w:rsidDel="00000000" w:rsidP="00000000" w:rsidRDefault="00000000" w:rsidRPr="00000000" ns1:paraId="0000063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634">
      <w:pPr>
        <w:spacing w:after="160" w:lineRule="auto"/>
        <w:rPr/>
      </w:pPr>
      <w:r w:rsidDel="00000000" w:rsidR="00000000" w:rsidRPr="00000000">
        <w:rPr>
          <w:rtl w:val="0"/>
        </w:rPr>
      </w:r>
    </w:p>
    <w:p w:rsidR="00000000" w:rsidDel="00000000" w:rsidP="00000000" w:rsidRDefault="00000000" w:rsidRPr="00000000" ns1:paraId="00000635">
      <w:pPr>
        <w:pStyle w:val="Heading5"/>
        <w:numPr>
          <w:ilvl w:val="3"/>
          <w:numId w:val="32"/>
        </w:numPr>
        <w:rPr/>
      </w:pPr>
      <w:r w:rsidDel="00000000" w:rsidR="00000000" w:rsidRPr="00000000">
        <w:rPr>
          <w:rtl w:val="0"/>
        </w:rPr>
        <w:t xml:space="preserve">Analysis of decryption roles:</w:t>
      </w:r>
    </w:p>
    <w:p w:rsidR="00000000" w:rsidDel="00000000" w:rsidP="00000000" w:rsidRDefault="00000000" w:rsidRPr="00000000" ns1:paraId="000006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OpenFHE's threshold decryption process separates the roles of participants:</w:t>
      </w:r>
    </w:p>
    <w:p w:rsidR="00000000" w:rsidDel="00000000" w:rsidP="00000000" w:rsidRDefault="00000000" w:rsidRPr="00000000" ns1:paraId="000006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Lead Voter (configured with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isLead =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calls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cc-&gt;MultipartyDecryptLead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begin generating the base share.</w:t>
      </w:r>
    </w:p>
    <w:p w:rsidR="00000000" w:rsidDel="00000000" w:rsidP="00000000" w:rsidRDefault="00000000" w:rsidRPr="00000000" ns1:paraId="000006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Subsequent Main Voters (configured with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isLead = 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call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cc-&gt;MultipartyDecryptMain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generate their component shares based on their own secret keys.</w:t>
      </w:r>
    </w:p>
    <w:p w:rsidR="00000000" w:rsidDel="00000000" w:rsidP="00000000" w:rsidRDefault="00000000" w:rsidRPr="00000000" ns1:paraId="000006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resulting decryption share file contains a polynomial masked with additional random noise, completely preventing reverse analysis to recover either an individual secret key or the raw result content when a single share is examined in isolation.</w:t>
      </w:r>
    </w:p>
    <w:p w:rsidR="00000000" w:rsidDel="00000000" w:rsidP="00000000" w:rsidRDefault="00000000" w:rsidRPr="00000000" ns1:paraId="0000063A">
      <w:pPr>
        <w:pStyle w:val="Heading4"/>
        <w:numPr>
          <w:ilvl w:val="2"/>
          <w:numId w:val="32"/>
        </w:numPr>
        <w:rPr/>
      </w:pPr>
      <w:r w:rsidDel="00000000" w:rsidR="00000000" w:rsidRPr="00000000">
        <w:rPr>
          <w:rtl w:val="0"/>
        </w:rPr>
        <w:t xml:space="preserve">4.2.6 combine.cpp — Aggregating the Decryption Result</w:t>
      </w:r>
    </w:p>
    <w:p w:rsidR="00000000" w:rsidDel="00000000" w:rsidP="00000000" w:rsidRDefault="00000000" w:rsidRPr="00000000" ns1:paraId="0000063B">
      <w:pPr>
        <w:spacing w:after="120" w:line="276" w:lineRule="auto"/>
        <w:jc w:val="both"/>
        <w:rPr/>
      </w:pPr>
      <w:r w:rsidDel="00000000" w:rsidR="00000000" w:rsidRPr="00000000">
        <w:rPr>
          <w:rtl w:val="0"/>
        </w:rPr>
        <w:t xml:space="preserve">combine merges the decryption shares to reconstruct the plaintext totals. Figure 4.7 details the combine flowchart.</w:t>
      </w:r>
    </w:p>
    <w:p w:rsidR="00000000" w:rsidDel="00000000" w:rsidP="00000000" w:rsidRDefault="00000000" w:rsidRPr="00000000" ns1:paraId="0000063C">
      <w:pPr>
        <w:spacing w:after="120" w:line="276" w:lineRule="auto"/>
        <w:jc w:val="both"/>
        <w:rPr/>
      </w:pPr>
      <w:r w:rsidDel="00000000" w:rsidR="00000000" w:rsidRPr="00000000">
        <w:rPr>
          <w:rtl w:val="0"/>
        </w:rPr>
        <w:t xml:space="preserve">The program aggregates the shares using MultipartyDecryptFusion. The complexity is O(N^2 * d) due to pairwise polynomial additions.</w:t>
      </w:r>
    </w:p>
    <w:p w:rsidR="00000000" w:rsidDel="00000000" w:rsidP="00000000" w:rsidRDefault="00000000" w:rsidRPr="00000000" ns1:paraId="0000063D">
      <w:pPr>
        <w:jc w:val="center"/>
        <w:rPr/>
      </w:pPr>
      <w:r w:rsidDel="00000000" w:rsidR="00000000" w:rsidRPr="00000000">
        <w:rPr/>
        <w:drawing>
          <ns3:inline distB="0" distT="0" distL="114300" distR="114300">
            <ns3:extent cx="4572000" cy="2250831"/>
            <ns3:effectExtent b="0" l="0" r="0" t="0"/>
            <ns3:docPr id="11" name="image4.png"/>
            <ns4:graphic>
              <ns4:graphicData uri="http://schemas.openxmlformats.org/drawingml/2006/picture">
                <ns5:pic>
                  <ns5:nvPicPr>
                    <ns5:cNvPr id="0" name="image4.png"/>
                    <ns5:cNvPicPr preferRelativeResize="0"/>
                  </ns5:nvPicPr>
                  <ns5:blipFill>
                    <ns4:blip ns2:embed="rId38"/>
                    <ns4:srcRect b="0" l="0" r="0" t="0"/>
                    <ns4:stretch>
                      <ns4:fillRect/>
                    </ns4:stretch>
                  </ns5:blipFill>
                  <ns5:spPr>
                    <ns4:xfrm>
                      <ns4:off x="0" y="0"/>
                      <ns4:ext cx="4572000" cy="2250831"/>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63E">
      <w:pPr>
        <w:jc w:val="center"/>
        <w:rPr/>
      </w:pPr>
      <w:r w:rsidDel="00000000" w:rsidR="00000000" w:rsidRPr="00000000">
        <w:rPr>
          <w:i w:val="1"/>
          <w:iCs w:val="1"/>
          <w:sz w:val="20"/>
          <w:szCs w:val="20"/>
          <w:rtl w:val="0"/>
        </w:rPr>
        <w:t xml:space="preserve">Figure 4.7: combine.cpp flowchart.</w:t>
      </w:r>
      <w:r w:rsidDel="00000000" w:rsidR="00000000" w:rsidRPr="00000000">
        <w:rPr>
          <w:rtl w:val="0"/>
        </w:rPr>
      </w:r>
    </w:p>
    <w:p w:rsidR="00000000" w:rsidDel="00000000" w:rsidP="00000000" w:rsidRDefault="00000000" w:rsidRPr="00000000" ns1:paraId="0000063F">
      <w:pPr>
        <w:spacing w:after="120" w:lineRule="auto"/>
        <w:rPr/>
      </w:pPr>
      <w:r w:rsidDel="00000000" w:rsidR="00000000" w:rsidRPr="00000000">
        <w:rPr>
          <w:rtl w:val="0"/>
        </w:rPr>
      </w:r>
    </w:p>
    <w:p w:rsidR="00000000" w:rsidDel="00000000" w:rsidP="00000000" w:rsidRDefault="00000000" w:rsidRPr="00000000" ns1:paraId="00000640">
      <w:pPr>
        <w:spacing w:after="120" w:lineRule="auto"/>
        <w:rPr/>
      </w:pPr>
      <w:r w:rsidDel="00000000" w:rsidR="00000000" w:rsidRPr="00000000">
        <w:rPr>
          <w:rtl w:val="0"/>
        </w:rPr>
        <w:t xml:space="preserve">This program runs on the server to gather all decryption share binaries and combine the result.</w:t>
      </w:r>
    </w:p>
    <w:p w:rsidR="00000000" w:rsidDel="00000000" w:rsidP="00000000" w:rsidRDefault="00000000" w:rsidRPr="00000000" ns1:paraId="00000641">
      <w:pPr>
        <w:spacing w:after="120" w:lineRule="auto"/>
        <w:rPr/>
      </w:pPr>
      <w:r w:rsidDel="00000000" w:rsidR="00000000" w:rsidRPr="00000000">
        <w:rPr>
          <w:b w:val="1"/>
          <w:bCs w:val="1"/>
          <w:rtl w:val="0"/>
        </w:rPr>
        <w:t xml:space="preserve">Listing 4.6: combine.cpp source code</w:t>
      </w:r>
      <w:r w:rsidDel="00000000" w:rsidR="00000000" w:rsidRPr="00000000">
        <w:rPr>
          <w:rtl w:val="0"/>
        </w:rPr>
      </w:r>
    </w:p>
    <w:p w:rsidR="00000000" w:rsidDel="00000000" w:rsidP="00000000" w:rsidRDefault="00000000" w:rsidRPr="00000000" ns1:paraId="0000064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&lt;openfhe.h&gt;</w:t>
      </w:r>
      <w:r w:rsidDel="00000000" w:rsidR="00000000" w:rsidRPr="00000000">
        <w:rPr>
          <w:rtl w:val="0"/>
        </w:rPr>
      </w:r>
    </w:p>
    <w:p w:rsidR="00000000" w:rsidDel="00000000" w:rsidP="00000000" w:rsidRDefault="00000000" w:rsidRPr="00000000" ns1:paraId="0000064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&lt;cryptocontext-ser.h&gt;</w:t>
      </w:r>
      <w:r w:rsidDel="00000000" w:rsidR="00000000" w:rsidRPr="00000000">
        <w:rPr>
          <w:rtl w:val="0"/>
        </w:rPr>
      </w:r>
    </w:p>
    <w:p w:rsidR="00000000" w:rsidDel="00000000" w:rsidP="00000000" w:rsidRDefault="00000000" w:rsidRPr="00000000" ns1:paraId="0000064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&lt;key/key-ser.h&gt;</w:t>
      </w:r>
      <w:r w:rsidDel="00000000" w:rsidR="00000000" w:rsidRPr="00000000">
        <w:rPr>
          <w:rtl w:val="0"/>
        </w:rPr>
      </w:r>
    </w:p>
    <w:p w:rsidR="00000000" w:rsidDel="00000000" w:rsidP="00000000" w:rsidRDefault="00000000" w:rsidRPr="00000000" ns1:paraId="0000064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&lt;ciphertext-ser.h&gt;</w:t>
      </w:r>
      <w:r w:rsidDel="00000000" w:rsidR="00000000" w:rsidRPr="00000000">
        <w:rPr>
          <w:rtl w:val="0"/>
        </w:rPr>
      </w:r>
    </w:p>
    <w:p w:rsidR="00000000" w:rsidDel="00000000" w:rsidP="00000000" w:rsidRDefault="00000000" w:rsidRPr="00000000" ns1:paraId="0000064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&lt;iostream&gt;</w:t>
      </w:r>
      <w:r w:rsidDel="00000000" w:rsidR="00000000" w:rsidRPr="00000000">
        <w:rPr>
          <w:rtl w:val="0"/>
        </w:rPr>
      </w:r>
    </w:p>
    <w:p w:rsidR="00000000" w:rsidDel="00000000" w:rsidP="00000000" w:rsidRDefault="00000000" w:rsidRPr="00000000" ns1:paraId="0000064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&lt;fstream&gt;</w:t>
      </w:r>
      <w:r w:rsidDel="00000000" w:rsidR="00000000" w:rsidRPr="00000000">
        <w:rPr>
          <w:rtl w:val="0"/>
        </w:rPr>
      </w:r>
    </w:p>
    <w:p w:rsidR="00000000" w:rsidDel="00000000" w:rsidP="00000000" w:rsidRDefault="00000000" w:rsidRPr="00000000" ns1:paraId="0000064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&lt;filesystem&gt;</w:t>
      </w:r>
      <w:r w:rsidDel="00000000" w:rsidR="00000000" w:rsidRPr="00000000">
        <w:rPr>
          <w:rtl w:val="0"/>
        </w:rPr>
      </w:r>
    </w:p>
    <w:p w:rsidR="00000000" w:rsidDel="00000000" w:rsidP="00000000" w:rsidRDefault="00000000" w:rsidRPr="00000000" ns1:paraId="0000064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&lt;vector&gt;</w:t>
      </w:r>
      <w:r w:rsidDel="00000000" w:rsidR="00000000" w:rsidRPr="00000000">
        <w:rPr>
          <w:rtl w:val="0"/>
        </w:rPr>
      </w:r>
    </w:p>
    <w:p w:rsidR="00000000" w:rsidDel="00000000" w:rsidP="00000000" w:rsidRDefault="00000000" w:rsidRPr="00000000" ns1:paraId="0000064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 &lt;algorithm&gt;</w:t>
      </w:r>
      <w:r w:rsidDel="00000000" w:rsidR="00000000" w:rsidRPr="00000000">
        <w:rPr>
          <w:rtl w:val="0"/>
        </w:rPr>
      </w:r>
    </w:p>
    <w:p w:rsidR="00000000" w:rsidDel="00000000" w:rsidP="00000000" w:rsidRDefault="00000000" w:rsidRPr="00000000" ns1:paraId="0000064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4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using namespace lbcrypto;</w:t>
      </w:r>
      <w:r w:rsidDel="00000000" w:rsidR="00000000" w:rsidRPr="00000000">
        <w:rPr>
          <w:rtl w:val="0"/>
        </w:rPr>
      </w:r>
    </w:p>
    <w:p w:rsidR="00000000" w:rsidDel="00000000" w:rsidP="00000000" w:rsidRDefault="00000000" w:rsidRPr="00000000" ns1:paraId="0000064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namespace fs = std::filesystem;</w:t>
      </w:r>
      <w:r w:rsidDel="00000000" w:rsidR="00000000" w:rsidRPr="00000000">
        <w:rPr>
          <w:rtl w:val="0"/>
        </w:rPr>
      </w:r>
    </w:p>
    <w:p w:rsidR="00000000" w:rsidDel="00000000" w:rsidP="00000000" w:rsidRDefault="00000000" w:rsidRPr="00000000" ns1:paraId="0000064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4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static const int N_CANDIDATES = 10;</w:t>
      </w:r>
      <w:r w:rsidDel="00000000" w:rsidR="00000000" w:rsidRPr="00000000">
        <w:rPr>
          <w:rtl w:val="0"/>
        </w:rPr>
      </w:r>
    </w:p>
    <w:p w:rsidR="00000000" w:rsidDel="00000000" w:rsidP="00000000" w:rsidRDefault="00000000" w:rsidRPr="00000000" ns1:paraId="0000065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5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int main() {</w:t>
      </w:r>
      <w:r w:rsidDel="00000000" w:rsidR="00000000" w:rsidRPr="00000000">
        <w:rPr>
          <w:rtl w:val="0"/>
        </w:rPr>
      </w:r>
    </w:p>
    <w:p w:rsidR="00000000" w:rsidDel="00000000" w:rsidP="00000000" w:rsidRDefault="00000000" w:rsidRPr="00000000" ns1:paraId="0000065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"\n[combine] Loading CryptoContext...\n";</w:t>
      </w:r>
      <w:r w:rsidDel="00000000" w:rsidR="00000000" w:rsidRPr="00000000">
        <w:rPr>
          <w:rtl w:val="0"/>
        </w:rPr>
      </w:r>
    </w:p>
    <w:p w:rsidR="00000000" w:rsidDel="00000000" w:rsidP="00000000" w:rsidRDefault="00000000" w:rsidRPr="00000000" ns1:paraId="0000065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5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CryptoContext&lt;DCRTPoly&gt; cc;</w:t>
      </w:r>
      <w:r w:rsidDel="00000000" w:rsidR="00000000" w:rsidRPr="00000000">
        <w:rPr>
          <w:rtl w:val="0"/>
        </w:rPr>
      </w:r>
    </w:p>
    <w:p w:rsidR="00000000" w:rsidDel="00000000" w:rsidP="00000000" w:rsidRDefault="00000000" w:rsidRPr="00000000" ns1:paraId="0000065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(!Serial::DeserializeFromFile("./params/crypto_params.bin", cc, SerType::BINARY)) {</w:t>
      </w:r>
      <w:r w:rsidDel="00000000" w:rsidR="00000000" w:rsidRPr="00000000">
        <w:rPr>
          <w:rtl w:val="0"/>
        </w:rPr>
      </w:r>
    </w:p>
    <w:p w:rsidR="00000000" w:rsidDel="00000000" w:rsidP="00000000" w:rsidRDefault="00000000" w:rsidRPr="00000000" ns1:paraId="0000065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"[combine] ERROR: Cannot load crypto_params.bin\n"; return 1;</w:t>
      </w:r>
      <w:r w:rsidDel="00000000" w:rsidR="00000000" w:rsidRPr="00000000">
        <w:rPr>
          <w:rtl w:val="0"/>
        </w:rPr>
      </w:r>
    </w:p>
    <w:p w:rsidR="00000000" w:rsidDel="00000000" w:rsidP="00000000" w:rsidRDefault="00000000" w:rsidRPr="00000000" ns1:paraId="0000065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5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cc-&gt;Enable(PKE);</w:t>
      </w:r>
      <w:r w:rsidDel="00000000" w:rsidR="00000000" w:rsidRPr="00000000">
        <w:rPr>
          <w:rtl w:val="0"/>
        </w:rPr>
      </w:r>
    </w:p>
    <w:p w:rsidR="00000000" w:rsidDel="00000000" w:rsidP="00000000" w:rsidRDefault="00000000" w:rsidRPr="00000000" ns1:paraId="0000065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cc-&gt;Enable(LEVELEDSHE);</w:t>
      </w:r>
      <w:r w:rsidDel="00000000" w:rsidR="00000000" w:rsidRPr="00000000">
        <w:rPr>
          <w:rtl w:val="0"/>
        </w:rPr>
      </w:r>
    </w:p>
    <w:p w:rsidR="00000000" w:rsidDel="00000000" w:rsidP="00000000" w:rsidRDefault="00000000" w:rsidRPr="00000000" ns1:paraId="0000065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cc-&gt;Enable(MULTIPARTY);</w:t>
      </w:r>
      <w:r w:rsidDel="00000000" w:rsidR="00000000" w:rsidRPr="00000000">
        <w:rPr>
          <w:rtl w:val="0"/>
        </w:rPr>
      </w:r>
    </w:p>
    <w:p w:rsidR="00000000" w:rsidDel="00000000" w:rsidP="00000000" w:rsidRDefault="00000000" w:rsidRPr="00000000" ns1:paraId="0000065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5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std::string sharesDir = "./server/data/shares";</w:t>
      </w:r>
      <w:r w:rsidDel="00000000" w:rsidR="00000000" w:rsidRPr="00000000">
        <w:rPr>
          <w:rtl w:val="0"/>
        </w:rPr>
      </w:r>
    </w:p>
    <w:p w:rsidR="00000000" w:rsidDel="00000000" w:rsidP="00000000" w:rsidRDefault="00000000" w:rsidRPr="00000000" ns1:paraId="0000065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(!fs::exists(sharesDir)) {</w:t>
      </w:r>
      <w:r w:rsidDel="00000000" w:rsidR="00000000" w:rsidRPr="00000000">
        <w:rPr>
          <w:rtl w:val="0"/>
        </w:rPr>
      </w:r>
    </w:p>
    <w:p w:rsidR="00000000" w:rsidDel="00000000" w:rsidP="00000000" w:rsidRDefault="00000000" w:rsidRPr="00000000" ns1:paraId="0000065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"[combine] ERROR: Shares dir not found.\n"; return 1;</w:t>
      </w:r>
      <w:r w:rsidDel="00000000" w:rsidR="00000000" w:rsidRPr="00000000">
        <w:rPr>
          <w:rtl w:val="0"/>
        </w:rPr>
      </w:r>
    </w:p>
    <w:p w:rsidR="00000000" w:rsidDel="00000000" w:rsidP="00000000" w:rsidRDefault="00000000" w:rsidRPr="00000000" ns1:paraId="0000065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6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6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std::vector&lt;fs::path&gt; files;</w:t>
      </w:r>
      <w:r w:rsidDel="00000000" w:rsidR="00000000" w:rsidRPr="00000000">
        <w:rPr>
          <w:rtl w:val="0"/>
        </w:rPr>
      </w:r>
    </w:p>
    <w:p w:rsidR="00000000" w:rsidDel="00000000" w:rsidP="00000000" w:rsidRDefault="00000000" w:rsidRPr="00000000" ns1:paraId="0000066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for (auto&amp; e : fs::directory_iterator(sharesDir))</w:t>
      </w:r>
      <w:r w:rsidDel="00000000" w:rsidR="00000000" w:rsidRPr="00000000">
        <w:rPr>
          <w:rtl w:val="0"/>
        </w:rPr>
      </w:r>
    </w:p>
    <w:p w:rsidR="00000000" w:rsidDel="00000000" w:rsidP="00000000" w:rsidRDefault="00000000" w:rsidRPr="00000000" ns1:paraId="0000066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(e.path().extension() == ".bin") files.push_back(e.path());</w:t>
      </w:r>
      <w:r w:rsidDel="00000000" w:rsidR="00000000" w:rsidRPr="00000000">
        <w:rPr>
          <w:rtl w:val="0"/>
        </w:rPr>
      </w:r>
    </w:p>
    <w:p w:rsidR="00000000" w:rsidDel="00000000" w:rsidP="00000000" w:rsidRDefault="00000000" w:rsidRPr="00000000" ns1:paraId="0000066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std::sort(files.begin(), files.end());</w:t>
      </w:r>
      <w:r w:rsidDel="00000000" w:rsidR="00000000" w:rsidRPr="00000000">
        <w:rPr>
          <w:rtl w:val="0"/>
        </w:rPr>
      </w:r>
    </w:p>
    <w:p w:rsidR="00000000" w:rsidDel="00000000" w:rsidP="00000000" w:rsidRDefault="00000000" w:rsidRPr="00000000" ns1:paraId="0000066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6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(files.empty()) { std::cerr &lt;&lt; "[combine] ERROR: No share files found.\n"; return 1; }</w:t>
      </w:r>
      <w:r w:rsidDel="00000000" w:rsidR="00000000" w:rsidRPr="00000000">
        <w:rPr>
          <w:rtl w:val="0"/>
        </w:rPr>
      </w:r>
    </w:p>
    <w:p w:rsidR="00000000" w:rsidDel="00000000" w:rsidP="00000000" w:rsidRDefault="00000000" w:rsidRPr="00000000" ns1:paraId="0000066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6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std::vector&lt;Ciphertext&lt;DCRTPoly&gt;&gt; shares;</w:t>
      </w:r>
      <w:r w:rsidDel="00000000" w:rsidR="00000000" w:rsidRPr="00000000">
        <w:rPr>
          <w:rtl w:val="0"/>
        </w:rPr>
      </w:r>
    </w:p>
    <w:p w:rsidR="00000000" w:rsidDel="00000000" w:rsidP="00000000" w:rsidRDefault="00000000" w:rsidRPr="00000000" ns1:paraId="0000066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for (auto&amp; fp : files) {</w:t>
      </w:r>
      <w:r w:rsidDel="00000000" w:rsidR="00000000" w:rsidRPr="00000000">
        <w:rPr>
          <w:rtl w:val="0"/>
        </w:rPr>
      </w:r>
    </w:p>
    <w:p w:rsidR="00000000" w:rsidDel="00000000" w:rsidP="00000000" w:rsidRDefault="00000000" w:rsidRPr="00000000" ns1:paraId="0000066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Ciphertext&lt;DCRTPoly&gt; share;</w:t>
      </w:r>
      <w:r w:rsidDel="00000000" w:rsidR="00000000" w:rsidRPr="00000000">
        <w:rPr>
          <w:rtl w:val="0"/>
        </w:rPr>
      </w:r>
    </w:p>
    <w:p w:rsidR="00000000" w:rsidDel="00000000" w:rsidP="00000000" w:rsidRDefault="00000000" w:rsidRPr="00000000" ns1:paraId="0000066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(!Serial::DeserializeFromFile(fp.string(), share, SerType::BINARY)) {</w:t>
      </w:r>
      <w:r w:rsidDel="00000000" w:rsidR="00000000" w:rsidRPr="00000000">
        <w:rPr>
          <w:rtl w:val="0"/>
        </w:rPr>
      </w:r>
    </w:p>
    <w:p w:rsidR="00000000" w:rsidDel="00000000" w:rsidP="00000000" w:rsidRDefault="00000000" w:rsidRPr="00000000" ns1:paraId="0000066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"[combine] ERROR: Cannot deserialize " &lt;&lt; fp &lt;&lt; "\n"; return 1;</w:t>
      </w:r>
      <w:r w:rsidDel="00000000" w:rsidR="00000000" w:rsidRPr="00000000">
        <w:rPr>
          <w:rtl w:val="0"/>
        </w:rPr>
      </w:r>
    </w:p>
    <w:p w:rsidR="00000000" w:rsidDel="00000000" w:rsidP="00000000" w:rsidRDefault="00000000" w:rsidRPr="00000000" ns1:paraId="0000066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6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shares.push_back(share);</w:t>
      </w:r>
      <w:r w:rsidDel="00000000" w:rsidR="00000000" w:rsidRPr="00000000">
        <w:rPr>
          <w:rtl w:val="0"/>
        </w:rPr>
      </w:r>
    </w:p>
    <w:p w:rsidR="00000000" w:rsidDel="00000000" w:rsidP="00000000" w:rsidRDefault="00000000" w:rsidRPr="00000000" ns1:paraId="0000066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"[combine]   Loaded share: " &lt;&lt; fp.filename() &lt;&lt; "\n";</w:t>
      </w:r>
      <w:r w:rsidDel="00000000" w:rsidR="00000000" w:rsidRPr="00000000">
        <w:rPr>
          <w:rtl w:val="0"/>
        </w:rPr>
      </w:r>
    </w:p>
    <w:p w:rsidR="00000000" w:rsidDel="00000000" w:rsidP="00000000" w:rsidRDefault="00000000" w:rsidRPr="00000000" ns1:paraId="0000067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7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7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Plaintext result;</w:t>
      </w:r>
      <w:r w:rsidDel="00000000" w:rsidR="00000000" w:rsidRPr="00000000">
        <w:rPr>
          <w:rtl w:val="0"/>
        </w:rPr>
      </w:r>
    </w:p>
    <w:p w:rsidR="00000000" w:rsidDel="00000000" w:rsidP="00000000" w:rsidRDefault="00000000" w:rsidRPr="00000000" ns1:paraId="0000067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cc-&gt;MultipartyDecryptFusion(shares, &amp;result);</w:t>
      </w:r>
      <w:r w:rsidDel="00000000" w:rsidR="00000000" w:rsidRPr="00000000">
        <w:rPr>
          <w:rtl w:val="0"/>
        </w:rPr>
      </w:r>
    </w:p>
    <w:p w:rsidR="00000000" w:rsidDel="00000000" w:rsidP="00000000" w:rsidRDefault="00000000" w:rsidRPr="00000000" ns1:paraId="0000067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7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result-&gt;SetLength(N_CANDIDATES);</w:t>
      </w:r>
      <w:r w:rsidDel="00000000" w:rsidR="00000000" w:rsidRPr="00000000">
        <w:rPr>
          <w:rtl w:val="0"/>
        </w:rPr>
      </w:r>
    </w:p>
    <w:p w:rsidR="00000000" w:rsidDel="00000000" w:rsidP="00000000" w:rsidRDefault="00000000" w:rsidRPr="00000000" ns1:paraId="0000067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auto tallies = result-&gt;GetPackedValue();</w:t>
      </w:r>
      <w:r w:rsidDel="00000000" w:rsidR="00000000" w:rsidRPr="00000000">
        <w:rPr>
          <w:rtl w:val="0"/>
        </w:rPr>
      </w:r>
    </w:p>
    <w:p w:rsidR="00000000" w:rsidDel="00000000" w:rsidP="00000000" w:rsidRDefault="00000000" w:rsidRPr="00000000" ns1:paraId="0000067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7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"\n╔═══════════════════════════════════════════╗\n";</w:t>
      </w:r>
      <w:r w:rsidDel="00000000" w:rsidR="00000000" w:rsidRPr="00000000">
        <w:rPr>
          <w:rtl w:val="0"/>
        </w:rPr>
      </w:r>
    </w:p>
    <w:p w:rsidR="00000000" w:rsidDel="00000000" w:rsidP="00000000" w:rsidRDefault="00000000" w:rsidRPr="00000000" ns1:paraId="0000067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       BALLON D'OR — FINAL VOTE TALLY      ║\n";</w:t>
      </w:r>
      <w:r w:rsidDel="00000000" w:rsidR="00000000" w:rsidRPr="00000000">
        <w:rPr>
          <w:rtl w:val="0"/>
        </w:rPr>
      </w:r>
    </w:p>
    <w:p w:rsidR="00000000" w:rsidDel="00000000" w:rsidP="00000000" w:rsidRDefault="00000000" w:rsidRPr="00000000" ns1:paraId="0000067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"╠═══════════════════════════════════════════╣\n";</w:t>
      </w:r>
      <w:r w:rsidDel="00000000" w:rsidR="00000000" w:rsidRPr="00000000">
        <w:rPr>
          <w:rtl w:val="0"/>
        </w:rPr>
      </w:r>
    </w:p>
    <w:p w:rsidR="00000000" w:rsidDel="00000000" w:rsidP="00000000" w:rsidRDefault="00000000" w:rsidRPr="00000000" ns1:paraId="0000067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for (int i = 0; i &lt; N_CANDIDATES; ++i) {</w:t>
      </w:r>
      <w:r w:rsidDel="00000000" w:rsidR="00000000" w:rsidRPr="00000000">
        <w:rPr>
          <w:rtl w:val="0"/>
        </w:rPr>
      </w:r>
    </w:p>
    <w:p w:rsidR="00000000" w:rsidDel="00000000" w:rsidP="00000000" w:rsidRDefault="00000000" w:rsidRPr="00000000" ns1:paraId="0000067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int64_t v = (i &lt; (int)tallies.size()) ? tallies[i] : 0;</w:t>
      </w:r>
      <w:r w:rsidDel="00000000" w:rsidR="00000000" w:rsidRPr="00000000">
        <w:rPr>
          <w:rtl w:val="0"/>
        </w:rPr>
      </w:r>
    </w:p>
    <w:p w:rsidR="00000000" w:rsidDel="00000000" w:rsidP="00000000" w:rsidRDefault="00000000" w:rsidRPr="00000000" ns1:paraId="0000067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std::string label = "  CANDIDATE_" + std::to_string(i) + " = " + std::to_string(v);</w:t>
      </w:r>
      <w:r w:rsidDel="00000000" w:rsidR="00000000" w:rsidRPr="00000000">
        <w:rPr>
          <w:rtl w:val="0"/>
        </w:rPr>
      </w:r>
    </w:p>
    <w:p w:rsidR="00000000" w:rsidDel="00000000" w:rsidP="00000000" w:rsidRDefault="00000000" w:rsidRPr="00000000" ns1:paraId="0000067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std::string padded = label + std::string(std::max(0, 43 - (int)label.size()), ' ');</w:t>
      </w:r>
      <w:r w:rsidDel="00000000" w:rsidR="00000000" w:rsidRPr="00000000">
        <w:rPr>
          <w:rtl w:val="0"/>
        </w:rPr>
      </w:r>
    </w:p>
    <w:p w:rsidR="00000000" w:rsidDel="00000000" w:rsidP="00000000" w:rsidRDefault="00000000" w:rsidRPr="00000000" ns1:paraId="0000067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 &lt;&lt; padded &lt;&lt; "║\n";</w:t>
      </w:r>
      <w:r w:rsidDel="00000000" w:rsidR="00000000" w:rsidRPr="00000000">
        <w:rPr>
          <w:rtl w:val="0"/>
        </w:rPr>
      </w:r>
    </w:p>
    <w:p w:rsidR="00000000" w:rsidDel="00000000" w:rsidP="00000000" w:rsidRDefault="00000000" w:rsidRPr="00000000" ns1:paraId="0000068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8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"╚═══════════════════════════════════════════╝\n\n";</w:t>
      </w:r>
      <w:r w:rsidDel="00000000" w:rsidR="00000000" w:rsidRPr="00000000">
        <w:rPr>
          <w:rtl w:val="0"/>
        </w:rPr>
      </w:r>
    </w:p>
    <w:p w:rsidR="00000000" w:rsidDel="00000000" w:rsidP="00000000" w:rsidRDefault="00000000" w:rsidRPr="00000000" ns1:paraId="0000068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8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fs::create_directories("./server/data/tally");</w:t>
      </w:r>
      <w:r w:rsidDel="00000000" w:rsidR="00000000" w:rsidRPr="00000000">
        <w:rPr>
          <w:rtl w:val="0"/>
        </w:rPr>
      </w:r>
    </w:p>
    <w:p w:rsidR="00000000" w:rsidDel="00000000" w:rsidP="00000000" w:rsidRDefault="00000000" w:rsidRPr="00000000" ns1:paraId="0000068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std::ofstream out("./server/data/tally/final_result.txt");</w:t>
      </w:r>
      <w:r w:rsidDel="00000000" w:rsidR="00000000" w:rsidRPr="00000000">
        <w:rPr>
          <w:rtl w:val="0"/>
        </w:rPr>
      </w:r>
    </w:p>
    <w:p w:rsidR="00000000" w:rsidDel="00000000" w:rsidP="00000000" w:rsidRDefault="00000000" w:rsidRPr="00000000" ns1:paraId="0000068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(!out.is_open()) {</w:t>
      </w:r>
      <w:r w:rsidDel="00000000" w:rsidR="00000000" w:rsidRPr="00000000">
        <w:rPr>
          <w:rtl w:val="0"/>
        </w:rPr>
      </w:r>
    </w:p>
    <w:p w:rsidR="00000000" w:rsidDel="00000000" w:rsidP="00000000" w:rsidRDefault="00000000" w:rsidRPr="00000000" ns1:paraId="0000068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std::cerr &lt;&lt; "[combine] ERROR: Cannot open final_result.txt for writing\n"; return 1;</w:t>
      </w:r>
      <w:r w:rsidDel="00000000" w:rsidR="00000000" w:rsidRPr="00000000">
        <w:rPr>
          <w:rtl w:val="0"/>
        </w:rPr>
      </w:r>
    </w:p>
    <w:p w:rsidR="00000000" w:rsidDel="00000000" w:rsidP="00000000" w:rsidRDefault="00000000" w:rsidRPr="00000000" ns1:paraId="0000068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8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for (int i = 0; i &lt; N_CANDIDATES; ++i) {</w:t>
      </w:r>
      <w:r w:rsidDel="00000000" w:rsidR="00000000" w:rsidRPr="00000000">
        <w:rPr>
          <w:rtl w:val="0"/>
        </w:rPr>
      </w:r>
    </w:p>
    <w:p w:rsidR="00000000" w:rsidDel="00000000" w:rsidP="00000000" w:rsidRDefault="00000000" w:rsidRPr="00000000" ns1:paraId="0000068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int64_t v = (i &lt; (int)tallies.size()) ? tallies[i] : 0;</w:t>
      </w:r>
      <w:r w:rsidDel="00000000" w:rsidR="00000000" w:rsidRPr="00000000">
        <w:rPr>
          <w:rtl w:val="0"/>
        </w:rPr>
      </w:r>
    </w:p>
    <w:p w:rsidR="00000000" w:rsidDel="00000000" w:rsidP="00000000" w:rsidRDefault="00000000" w:rsidRPr="00000000" ns1:paraId="0000068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out &lt;&lt; "CANDIDATE_" &lt;&lt; i &lt;&lt; ":" &lt;&lt; v &lt;&lt; "\n";</w:t>
      </w:r>
      <w:r w:rsidDel="00000000" w:rsidR="00000000" w:rsidRPr="00000000">
        <w:rPr>
          <w:rtl w:val="0"/>
        </w:rPr>
      </w:r>
    </w:p>
    <w:p w:rsidR="00000000" w:rsidDel="00000000" w:rsidP="00000000" w:rsidRDefault="00000000" w:rsidRPr="00000000" ns1:paraId="0000068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8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out.close();</w:t>
      </w:r>
      <w:r w:rsidDel="00000000" w:rsidR="00000000" w:rsidRPr="00000000">
        <w:rPr>
          <w:rtl w:val="0"/>
        </w:rPr>
      </w:r>
    </w:p>
    <w:p w:rsidR="00000000" w:rsidDel="00000000" w:rsidP="00000000" w:rsidRDefault="00000000" w:rsidRPr="00000000" ns1:paraId="0000068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8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std::cout &lt;&lt; "[combine] ✓ Done. Results written to server/data/tally/final_result.txt\n\n";</w:t>
      </w:r>
      <w:r w:rsidDel="00000000" w:rsidR="00000000" w:rsidRPr="00000000">
        <w:rPr>
          <w:rtl w:val="0"/>
        </w:rPr>
      </w:r>
    </w:p>
    <w:p w:rsidR="00000000" w:rsidDel="00000000" w:rsidP="00000000" w:rsidRDefault="00000000" w:rsidRPr="00000000" ns1:paraId="0000068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0;</w:t>
      </w:r>
      <w:r w:rsidDel="00000000" w:rsidR="00000000" w:rsidRPr="00000000">
        <w:rPr>
          <w:rtl w:val="0"/>
        </w:rPr>
      </w:r>
    </w:p>
    <w:p w:rsidR="00000000" w:rsidDel="00000000" w:rsidP="00000000" w:rsidRDefault="00000000" w:rsidRPr="00000000" ns1:paraId="0000069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691">
      <w:pPr>
        <w:spacing w:after="160" w:lineRule="auto"/>
        <w:rPr/>
      </w:pPr>
      <w:r w:rsidDel="00000000" w:rsidR="00000000" w:rsidRPr="00000000">
        <w:rPr>
          <w:rtl w:val="0"/>
        </w:rPr>
      </w:r>
    </w:p>
    <w:p w:rsidR="00000000" w:rsidDel="00000000" w:rsidP="00000000" w:rsidRDefault="00000000" w:rsidRPr="00000000" ns1:paraId="00000692">
      <w:pPr>
        <w:pStyle w:val="Heading5"/>
        <w:numPr>
          <w:ilvl w:val="3"/>
          <w:numId w:val="32"/>
        </w:numPr>
        <w:rPr/>
      </w:pPr>
      <w:r w:rsidDel="00000000" w:rsidR="00000000" w:rsidRPr="00000000">
        <w:rPr>
          <w:rtl w:val="0"/>
        </w:rPr>
        <w:t xml:space="preserve">Threshold decryption aggregation:</w:t>
      </w:r>
    </w:p>
    <w:p w:rsidR="00000000" w:rsidDel="00000000" w:rsidP="00000000" w:rsidRDefault="00000000" w:rsidRPr="00000000" ns1:paraId="000006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program loads the full list of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decryption share files from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server/data/shares/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directory.</w:t>
      </w:r>
    </w:p>
    <w:p w:rsidR="00000000" w:rsidDel="00000000" w:rsidP="00000000" w:rsidRDefault="00000000" w:rsidRPr="00000000" ns1:paraId="0000069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calls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cc-&gt;MultipartyDecryptFusion(shares, &amp;result)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mathematically combine all decryption shares, cancel out the masking noise, and recover the raw plaintext.</w:t>
      </w:r>
    </w:p>
    <w:p w:rsidR="00000000" w:rsidDel="00000000" w:rsidP="00000000" w:rsidRDefault="00000000" w:rsidRPr="00000000" ns1:paraId="0000069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calls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result-&gt;SetLength(N_CANDIDATES)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reshape the displayed plaintext length to exactly the maximum number of candidates (10 slots), then extracts the values via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result-&gt;GetPackedValue()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69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result is written to the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final_result.txt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format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CANDIDATE_&lt;index&gt;:&lt;vote_count&gt;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697">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698">
      <w:pPr>
        <w:pStyle w:val="Heading3"/>
        <w:numPr>
          <w:ilvl w:val="1"/>
          <w:numId w:val="32"/>
        </w:numPr>
        <w:rPr/>
      </w:pPr>
      <w:r w:rsidDel="00000000" w:rsidR="00000000" w:rsidRPr="00000000">
        <w:rPr>
          <w:rtl w:val="0"/>
        </w:rPr>
        <w:t xml:space="preserve">4.3 Implementation of the Server (Node.js)</w:t>
      </w:r>
    </w:p>
    <w:p w:rsidR="00000000" w:rsidDel="00000000" w:rsidP="00000000" w:rsidRDefault="00000000" w:rsidRPr="00000000" ns1:paraId="00000699">
      <w:pPr>
        <w:spacing w:after="120" w:line="276" w:lineRule="auto"/>
        <w:jc w:val="both"/>
        <w:rPr/>
      </w:pPr>
      <w:r w:rsidDel="00000000" w:rsidR="00000000" w:rsidRPr="00000000">
        <w:rPr>
          <w:rtl w:val="0"/>
        </w:rPr>
        <w:t xml:space="preserve">The Tally Server coordinates requests, validates data, and spawns C++ processes asynchronously. Figures 4.8, 4.9, and 4.10 trace the API lifecycles. Figure 4.17 details the Express middleware chain. Table 4.2 lists endpoint validation rules. Figure 4.11 shows the sequential locking mutex used during keygen uploads.</w:t>
      </w:r>
    </w:p>
    <w:p w:rsidR="00000000" w:rsidDel="00000000" w:rsidP="00000000" w:rsidRDefault="00000000" w:rsidRPr="00000000" ns1:paraId="0000069A">
      <w:pPr>
        <w:spacing w:after="120" w:line="276" w:lineRule="auto"/>
        <w:jc w:val="both"/>
        <w:rPr/>
      </w:pPr>
      <w:r w:rsidDel="00000000" w:rsidR="00000000" w:rsidRPr="00000000">
        <w:rPr>
          <w:rtl w:val="0"/>
        </w:rPr>
        <w:t xml:space="preserve">The server handles multi-user registrations and voting transitions using Express middleware. The asynchronous task wrapper prevents blocking the Node.js event loop.</w:t>
      </w:r>
    </w:p>
    <w:p w:rsidR="00000000" w:rsidDel="00000000" w:rsidP="00000000" w:rsidRDefault="00000000" w:rsidRPr="00000000" ns1:paraId="0000069B">
      <w:pPr>
        <w:jc w:val="center"/>
        <w:rPr/>
      </w:pPr>
      <w:r w:rsidDel="00000000" w:rsidR="00000000" w:rsidRPr="00000000">
        <w:rPr/>
        <w:drawing>
          <ns3:inline distB="0" distT="0" distL="114300" distR="114300">
            <ns3:extent cx="4572000" cy="1828800"/>
            <ns3:effectExtent b="0" l="0" r="0" t="0"/>
            <ns3:docPr id="12" name="image7.png"/>
            <ns4:graphic>
              <ns4:graphicData uri="http://schemas.openxmlformats.org/drawingml/2006/picture">
                <ns5:pic>
                  <ns5:nvPicPr>
                    <ns5:cNvPr id="0" name="image7.png"/>
                    <ns5:cNvPicPr preferRelativeResize="0"/>
                  </ns5:nvPicPr>
                  <ns5:blipFill>
                    <ns4:blip ns2:embed="rId39"/>
                    <ns4:srcRect b="0" l="0" r="0" t="0"/>
                    <ns4:stretch>
                      <ns4:fillRect/>
                    </ns4:stretch>
                  </ns5:blipFill>
                  <ns5:spPr>
                    <ns4:xfrm>
                      <ns4:off x="0" y="0"/>
                      <ns4:ext cx="4572000" cy="18288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69C">
      <w:pPr>
        <w:jc w:val="center"/>
        <w:rPr/>
      </w:pPr>
      <w:r w:rsidDel="00000000" w:rsidR="00000000" w:rsidRPr="00000000">
        <w:rPr>
          <w:i w:val="1"/>
          <w:iCs w:val="1"/>
          <w:sz w:val="20"/>
          <w:szCs w:val="20"/>
          <w:rtl w:val="0"/>
        </w:rPr>
        <w:t xml:space="preserve">Figure 4.8: /register lifecycle.</w:t>
      </w:r>
      <w:r w:rsidDel="00000000" w:rsidR="00000000" w:rsidRPr="00000000">
        <w:rPr>
          <w:rtl w:val="0"/>
        </w:rPr>
      </w:r>
    </w:p>
    <w:p w:rsidR="00000000" w:rsidDel="00000000" w:rsidP="00000000" w:rsidRDefault="00000000" w:rsidRPr="00000000" ns1:paraId="0000069D">
      <w:pPr>
        <w:spacing w:after="120" w:lineRule="auto"/>
        <w:rPr/>
      </w:pPr>
      <w:r w:rsidDel="00000000" w:rsidR="00000000" w:rsidRPr="00000000">
        <w:rPr>
          <w:rtl w:val="0"/>
        </w:rPr>
      </w:r>
    </w:p>
    <w:p w:rsidR="00000000" w:rsidDel="00000000" w:rsidP="00000000" w:rsidRDefault="00000000" w:rsidRPr="00000000" ns1:paraId="0000069E">
      <w:pPr>
        <w:jc w:val="center"/>
        <w:rPr/>
      </w:pPr>
      <w:r w:rsidDel="00000000" w:rsidR="00000000" w:rsidRPr="00000000">
        <w:rPr/>
        <w:drawing>
          <ns3:inline distB="0" distT="0" distL="114300" distR="114300">
            <ns3:extent cx="4572000" cy="2057400"/>
            <ns3:effectExtent b="0" l="0" r="0" t="0"/>
            <ns3:docPr id="13" name="image6.png"/>
            <ns4:graphic>
              <ns4:graphicData uri="http://schemas.openxmlformats.org/drawingml/2006/picture">
                <ns5:pic>
                  <ns5:nvPicPr>
                    <ns5:cNvPr id="0" name="image6.png"/>
                    <ns5:cNvPicPr preferRelativeResize="0"/>
                  </ns5:nvPicPr>
                  <ns5:blipFill>
                    <ns4:blip ns2:embed="rId40"/>
                    <ns4:srcRect b="0" l="0" r="0" t="0"/>
                    <ns4:stretch>
                      <ns4:fillRect/>
                    </ns4:stretch>
                  </ns5:blipFill>
                  <ns5:spPr>
                    <ns4:xfrm>
                      <ns4:off x="0" y="0"/>
                      <ns4:ext cx="4572000" cy="20574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69F">
      <w:pPr>
        <w:jc w:val="center"/>
        <w:rPr/>
      </w:pPr>
      <w:r w:rsidDel="00000000" w:rsidR="00000000" w:rsidRPr="00000000">
        <w:rPr>
          <w:i w:val="1"/>
          <w:iCs w:val="1"/>
          <w:sz w:val="20"/>
          <w:szCs w:val="20"/>
          <w:rtl w:val="0"/>
        </w:rPr>
        <w:t xml:space="preserve">Figure 4.9: /vote lifecycle.</w:t>
      </w:r>
      <w:r w:rsidDel="00000000" w:rsidR="00000000" w:rsidRPr="00000000">
        <w:rPr>
          <w:rtl w:val="0"/>
        </w:rPr>
      </w:r>
    </w:p>
    <w:p w:rsidR="00000000" w:rsidDel="00000000" w:rsidP="00000000" w:rsidRDefault="00000000" w:rsidRPr="00000000" ns1:paraId="000006A0">
      <w:pPr>
        <w:spacing w:after="120" w:lineRule="auto"/>
        <w:rPr/>
      </w:pPr>
      <w:r w:rsidDel="00000000" w:rsidR="00000000" w:rsidRPr="00000000">
        <w:rPr>
          <w:rtl w:val="0"/>
        </w:rPr>
      </w:r>
    </w:p>
    <w:p w:rsidR="00000000" w:rsidDel="00000000" w:rsidP="00000000" w:rsidRDefault="00000000" w:rsidRPr="00000000" ns1:paraId="000006A1">
      <w:pPr>
        <w:jc w:val="center"/>
        <w:rPr/>
      </w:pPr>
      <w:r w:rsidDel="00000000" w:rsidR="00000000" w:rsidRPr="00000000">
        <w:rPr/>
        <w:drawing>
          <ns3:inline distB="0" distT="0" distL="114300" distR="114300">
            <ns3:extent cx="4572000" cy="2286000"/>
            <ns3:effectExtent b="0" l="0" r="0" t="0"/>
            <ns3:docPr id="14" name="image32.png"/>
            <ns4:graphic>
              <ns4:graphicData uri="http://schemas.openxmlformats.org/drawingml/2006/picture">
                <ns5:pic>
                  <ns5:nvPicPr>
                    <ns5:cNvPr id="0" name="image32.png"/>
                    <ns5:cNvPicPr preferRelativeResize="0"/>
                  </ns5:nvPicPr>
                  <ns5:blipFill>
                    <ns4:blip ns2:embed="rId41"/>
                    <ns4:srcRect b="0" l="0" r="0" t="0"/>
                    <ns4:stretch>
                      <ns4:fillRect/>
                    </ns4:stretch>
                  </ns5:blipFill>
                  <ns5:spPr>
                    <ns4:xfrm>
                      <ns4:off x="0" y="0"/>
                      <ns4:ext cx="4572000" cy="22860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6A2">
      <w:pPr>
        <w:jc w:val="center"/>
        <w:rPr/>
      </w:pPr>
      <w:r w:rsidDel="00000000" w:rsidR="00000000" w:rsidRPr="00000000">
        <w:rPr>
          <w:i w:val="1"/>
          <w:iCs w:val="1"/>
          <w:sz w:val="20"/>
          <w:szCs w:val="20"/>
          <w:rtl w:val="0"/>
        </w:rPr>
        <w:t xml:space="preserve">Figure 4.10: /share lifecycle.</w:t>
      </w:r>
      <w:r w:rsidDel="00000000" w:rsidR="00000000" w:rsidRPr="00000000">
        <w:rPr>
          <w:rtl w:val="0"/>
        </w:rPr>
      </w:r>
    </w:p>
    <w:p w:rsidR="00000000" w:rsidDel="00000000" w:rsidP="00000000" w:rsidRDefault="00000000" w:rsidRPr="00000000" ns1:paraId="000006A3">
      <w:pPr>
        <w:spacing w:after="120" w:lineRule="auto"/>
        <w:rPr/>
      </w:pPr>
      <w:r w:rsidDel="00000000" w:rsidR="00000000" w:rsidRPr="00000000">
        <w:rPr>
          <w:rtl w:val="0"/>
        </w:rPr>
      </w:r>
    </w:p>
    <w:p w:rsidR="00000000" w:rsidDel="00000000" w:rsidP="00000000" w:rsidRDefault="00000000" w:rsidRPr="00000000" ns1:paraId="000006A4">
      <w:pPr>
        <w:jc w:val="center"/>
        <w:rPr/>
      </w:pPr>
      <w:r w:rsidDel="00000000" w:rsidR="00000000" w:rsidRPr="00000000">
        <w:rPr/>
        <w:drawing>
          <ns3:inline distB="0" distT="0" distL="114300" distR="114300">
            <ns3:extent cx="5029200" cy="1885950"/>
            <ns3:effectExtent b="0" l="0" r="0" t="0"/>
            <ns3:docPr id="15" name="image11.png"/>
            <ns4:graphic>
              <ns4:graphicData uri="http://schemas.openxmlformats.org/drawingml/2006/picture">
                <ns5:pic>
                  <ns5:nvPicPr>
                    <ns5:cNvPr id="0" name="image11.png"/>
                    <ns5:cNvPicPr preferRelativeResize="0"/>
                  </ns5:nvPicPr>
                  <ns5:blipFill>
                    <ns4:blip ns2:embed="rId42"/>
                    <ns4:srcRect b="0" l="0" r="0" t="0"/>
                    <ns4:stretch>
                      <ns4:fillRect/>
                    </ns4:stretch>
                  </ns5:blipFill>
                  <ns5:spPr>
                    <ns4:xfrm>
                      <ns4:off x="0" y="0"/>
                      <ns4:ext cx="5029200" cy="188595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6A5">
      <w:pPr>
        <w:jc w:val="center"/>
        <w:rPr/>
      </w:pPr>
      <w:r w:rsidDel="00000000" w:rsidR="00000000" w:rsidRPr="00000000">
        <w:rPr>
          <w:i w:val="1"/>
          <w:iCs w:val="1"/>
          <w:sz w:val="20"/>
          <w:szCs w:val="20"/>
          <w:rtl w:val="0"/>
        </w:rPr>
        <w:t xml:space="preserve">Figure 4.17: Express middleware chain.</w:t>
      </w:r>
      <w:r w:rsidDel="00000000" w:rsidR="00000000" w:rsidRPr="00000000">
        <w:rPr>
          <w:rtl w:val="0"/>
        </w:rPr>
      </w:r>
    </w:p>
    <w:p w:rsidR="00000000" w:rsidDel="00000000" w:rsidP="00000000" w:rsidRDefault="00000000" w:rsidRPr="00000000" ns1:paraId="000006A6">
      <w:pPr>
        <w:spacing w:after="120" w:lineRule="auto"/>
        <w:rPr/>
      </w:pPr>
      <w:r w:rsidDel="00000000" w:rsidR="00000000" w:rsidRPr="00000000">
        <w:rPr>
          <w:rtl w:val="0"/>
        </w:rPr>
      </w:r>
    </w:p>
    <w:p w:rsidR="00000000" w:rsidDel="00000000" w:rsidP="00000000" w:rsidRDefault="00000000" w:rsidRPr="00000000" ns1:paraId="000006A7">
      <w:pPr>
        <w:jc w:val="center"/>
        <w:rPr/>
      </w:pPr>
      <w:r w:rsidDel="00000000" w:rsidR="00000000" w:rsidRPr="00000000">
        <w:rPr>
          <w:rFonts w:ascii="Times New Roman" w:cs="Times New Roman" w:eastAsia="Times New Roman" w:hAnsi="Times New Roman"/>
          <w:b w:val="1"/>
          <w:bCs w:val="1"/>
          <w:sz w:val="20"/>
          <w:szCs w:val="20"/>
          <w:rtl w:val="0"/>
        </w:rPr>
        <w:t xml:space="preserve">Table 4.2: REST Endpoints Input Validation Rules</w:t>
      </w:r>
      <w:r w:rsidDel="00000000" w:rsidR="00000000" w:rsidRPr="00000000">
        <w:rPr>
          <w:rtl w:val="0"/>
        </w:rPr>
      </w:r>
    </w:p>
    <w:tbl>
      <w:tblPr>
        <w:tblStyle w:val="Table14"/>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6A8">
            <w:pPr>
              <w:jc w:val="center"/>
              <w:rPr/>
            </w:pPr>
            <w:r w:rsidDel="00000000" w:rsidR="00000000" w:rsidRPr="00000000">
              <w:rPr>
                <w:b w:val="1"/>
                <w:bCs w:val="1"/>
                <w:sz w:val="20"/>
                <w:szCs w:val="20"/>
                <w:rtl w:val="0"/>
              </w:rPr>
              <w:t xml:space="preserve">Endpoint Route</w:t>
            </w:r>
            <w:r w:rsidDel="00000000" w:rsidR="00000000" w:rsidRPr="00000000">
              <w:rPr>
                <w:rtl w:val="0"/>
              </w:rPr>
            </w:r>
          </w:p>
        </w:tc>
        <w:tc>
          <w:tcPr/>
          <w:p w:rsidR="00000000" w:rsidDel="00000000" w:rsidP="00000000" w:rsidRDefault="00000000" w:rsidRPr="00000000" ns1:paraId="000006A9">
            <w:pPr>
              <w:jc w:val="center"/>
              <w:rPr/>
            </w:pPr>
            <w:r w:rsidDel="00000000" w:rsidR="00000000" w:rsidRPr="00000000">
              <w:rPr>
                <w:b w:val="1"/>
                <w:bCs w:val="1"/>
                <w:sz w:val="20"/>
                <w:szCs w:val="20"/>
                <w:rtl w:val="0"/>
              </w:rPr>
              <w:t xml:space="preserve">Validation Constraint</w:t>
            </w:r>
            <w:r w:rsidDel="00000000" w:rsidR="00000000" w:rsidRPr="00000000">
              <w:rPr>
                <w:rtl w:val="0"/>
              </w:rPr>
            </w:r>
          </w:p>
        </w:tc>
        <w:tc>
          <w:tcPr/>
          <w:p w:rsidR="00000000" w:rsidDel="00000000" w:rsidP="00000000" w:rsidRDefault="00000000" w:rsidRPr="00000000" ns1:paraId="000006AA">
            <w:pPr>
              <w:jc w:val="center"/>
              <w:rPr/>
            </w:pPr>
            <w:r w:rsidDel="00000000" w:rsidR="00000000" w:rsidRPr="00000000">
              <w:rPr>
                <w:b w:val="1"/>
                <w:bCs w:val="1"/>
                <w:sz w:val="20"/>
                <w:szCs w:val="20"/>
                <w:rtl w:val="0"/>
              </w:rPr>
              <w:t xml:space="preserve">Type/Regex</w:t>
            </w:r>
            <w:r w:rsidDel="00000000" w:rsidR="00000000" w:rsidRPr="00000000">
              <w:rPr>
                <w:rtl w:val="0"/>
              </w:rPr>
            </w:r>
          </w:p>
        </w:tc>
        <w:tc>
          <w:tcPr/>
          <w:p w:rsidR="00000000" w:rsidDel="00000000" w:rsidP="00000000" w:rsidRDefault="00000000" w:rsidRPr="00000000" ns1:paraId="000006AB">
            <w:pPr>
              <w:jc w:val="center"/>
              <w:rPr/>
            </w:pPr>
            <w:r w:rsidDel="00000000" w:rsidR="00000000" w:rsidRPr="00000000">
              <w:rPr>
                <w:b w:val="1"/>
                <w:bCs w:val="1"/>
                <w:sz w:val="20"/>
                <w:szCs w:val="20"/>
                <w:rtl w:val="0"/>
              </w:rPr>
              <w:t xml:space="preserve">Action on Failure</w:t>
            </w:r>
            <w:r w:rsidDel="00000000" w:rsidR="00000000" w:rsidRPr="00000000">
              <w:rPr>
                <w:rtl w:val="0"/>
              </w:rPr>
            </w:r>
          </w:p>
        </w:tc>
      </w:tr>
      <w:tr>
        <w:trPr>
          <w:cantSplit w:val="0"/>
          <w:tblHeader w:val="0"/>
        </w:trPr>
        <w:tc>
          <w:tcPr/>
          <w:p w:rsidR="00000000" w:rsidDel="00000000" w:rsidP="00000000" w:rsidRDefault="00000000" w:rsidRPr="00000000" ns1:paraId="000006AC">
            <w:pPr>
              <w:jc w:val="left"/>
              <w:rPr/>
            </w:pPr>
            <w:r w:rsidDel="00000000" w:rsidR="00000000" w:rsidRPr="00000000">
              <w:rPr>
                <w:sz w:val="18"/>
                <w:szCs w:val="18"/>
                <w:rtl w:val="0"/>
              </w:rPr>
              <w:t xml:space="preserve">/register</w:t>
            </w:r>
            <w:r w:rsidDel="00000000" w:rsidR="00000000" w:rsidRPr="00000000">
              <w:rPr>
                <w:rtl w:val="0"/>
              </w:rPr>
            </w:r>
          </w:p>
        </w:tc>
        <w:tc>
          <w:tcPr/>
          <w:p w:rsidR="00000000" w:rsidDel="00000000" w:rsidP="00000000" w:rsidRDefault="00000000" w:rsidRPr="00000000" ns1:paraId="000006AD">
            <w:pPr>
              <w:jc w:val="left"/>
              <w:rPr/>
            </w:pPr>
            <w:r w:rsidDel="00000000" w:rsidR="00000000" w:rsidRPr="00000000">
              <w:rPr>
                <w:sz w:val="18"/>
                <w:szCs w:val="18"/>
                <w:rtl w:val="0"/>
              </w:rPr>
              <w:t xml:space="preserve">full_name presence</w:t>
            </w:r>
            <w:r w:rsidDel="00000000" w:rsidR="00000000" w:rsidRPr="00000000">
              <w:rPr>
                <w:rtl w:val="0"/>
              </w:rPr>
            </w:r>
          </w:p>
        </w:tc>
        <w:tc>
          <w:tcPr/>
          <w:p w:rsidR="00000000" w:rsidDel="00000000" w:rsidP="00000000" w:rsidRDefault="00000000" w:rsidRPr="00000000" ns1:paraId="000006AE">
            <w:pPr>
              <w:jc w:val="left"/>
              <w:rPr/>
            </w:pPr>
            <w:r w:rsidDel="00000000" w:rsidR="00000000" w:rsidRPr="00000000">
              <w:rPr>
                <w:sz w:val="18"/>
                <w:szCs w:val="18"/>
                <w:rtl w:val="0"/>
              </w:rPr>
              <w:t xml:space="preserve">Non-empty string</w:t>
            </w:r>
            <w:r w:rsidDel="00000000" w:rsidR="00000000" w:rsidRPr="00000000">
              <w:rPr>
                <w:rtl w:val="0"/>
              </w:rPr>
            </w:r>
          </w:p>
        </w:tc>
        <w:tc>
          <w:tcPr/>
          <w:p w:rsidR="00000000" w:rsidDel="00000000" w:rsidP="00000000" w:rsidRDefault="00000000" w:rsidRPr="00000000" ns1:paraId="000006AF">
            <w:pPr>
              <w:jc w:val="left"/>
              <w:rPr/>
            </w:pPr>
            <w:r w:rsidDel="00000000" w:rsidR="00000000" w:rsidRPr="00000000">
              <w:rPr>
                <w:sz w:val="18"/>
                <w:szCs w:val="18"/>
                <w:rtl w:val="0"/>
              </w:rPr>
              <w:t xml:space="preserve">Return 400 Bad Request.</w:t>
            </w:r>
            <w:r w:rsidDel="00000000" w:rsidR="00000000" w:rsidRPr="00000000">
              <w:rPr>
                <w:rtl w:val="0"/>
              </w:rPr>
            </w:r>
          </w:p>
        </w:tc>
      </w:tr>
      <w:tr>
        <w:trPr>
          <w:cantSplit w:val="0"/>
          <w:tblHeader w:val="0"/>
        </w:trPr>
        <w:tc>
          <w:tcPr/>
          <w:p w:rsidR="00000000" w:rsidDel="00000000" w:rsidP="00000000" w:rsidRDefault="00000000" w:rsidRPr="00000000" ns1:paraId="000006B0">
            <w:pPr>
              <w:jc w:val="left"/>
              <w:rPr/>
            </w:pPr>
            <w:r w:rsidDel="00000000" w:rsidR="00000000" w:rsidRPr="00000000">
              <w:rPr>
                <w:sz w:val="18"/>
                <w:szCs w:val="18"/>
                <w:rtl w:val="0"/>
              </w:rPr>
              <w:t xml:space="preserve">/register</w:t>
            </w:r>
            <w:r w:rsidDel="00000000" w:rsidR="00000000" w:rsidRPr="00000000">
              <w:rPr>
                <w:rtl w:val="0"/>
              </w:rPr>
            </w:r>
          </w:p>
        </w:tc>
        <w:tc>
          <w:tcPr/>
          <w:p w:rsidR="00000000" w:rsidDel="00000000" w:rsidP="00000000" w:rsidRDefault="00000000" w:rsidRPr="00000000" ns1:paraId="000006B1">
            <w:pPr>
              <w:jc w:val="left"/>
              <w:rPr/>
            </w:pPr>
            <w:r w:rsidDel="00000000" w:rsidR="00000000" w:rsidRPr="00000000">
              <w:rPr>
                <w:sz w:val="18"/>
                <w:szCs w:val="18"/>
                <w:rtl w:val="0"/>
              </w:rPr>
              <w:t xml:space="preserve">cccd format</w:t>
            </w:r>
            <w:r w:rsidDel="00000000" w:rsidR="00000000" w:rsidRPr="00000000">
              <w:rPr>
                <w:rtl w:val="0"/>
              </w:rPr>
            </w:r>
          </w:p>
        </w:tc>
        <w:tc>
          <w:tcPr/>
          <w:p w:rsidR="00000000" w:rsidDel="00000000" w:rsidP="00000000" w:rsidRDefault="00000000" w:rsidRPr="00000000" ns1:paraId="000006B2">
            <w:pPr>
              <w:jc w:val="left"/>
              <w:rPr/>
            </w:pPr>
            <w:r w:rsidDel="00000000" w:rsidR="00000000" w:rsidRPr="00000000">
              <w:rPr>
                <w:sz w:val="18"/>
                <w:szCs w:val="18"/>
                <w:rtl w:val="0"/>
              </w:rPr>
              <w:t xml:space="preserve">12-digit numeric regex</w:t>
            </w:r>
            <w:r w:rsidDel="00000000" w:rsidR="00000000" w:rsidRPr="00000000">
              <w:rPr>
                <w:rtl w:val="0"/>
              </w:rPr>
            </w:r>
          </w:p>
        </w:tc>
        <w:tc>
          <w:tcPr/>
          <w:p w:rsidR="00000000" w:rsidDel="00000000" w:rsidP="00000000" w:rsidRDefault="00000000" w:rsidRPr="00000000" ns1:paraId="000006B3">
            <w:pPr>
              <w:jc w:val="left"/>
              <w:rPr/>
            </w:pPr>
            <w:r w:rsidDel="00000000" w:rsidR="00000000" w:rsidRPr="00000000">
              <w:rPr>
                <w:sz w:val="18"/>
                <w:szCs w:val="18"/>
                <w:rtl w:val="0"/>
              </w:rPr>
              <w:t xml:space="preserve">Return 400 Bad Request.</w:t>
            </w:r>
            <w:r w:rsidDel="00000000" w:rsidR="00000000" w:rsidRPr="00000000">
              <w:rPr>
                <w:rtl w:val="0"/>
              </w:rPr>
            </w:r>
          </w:p>
        </w:tc>
      </w:tr>
      <w:tr>
        <w:trPr>
          <w:cantSplit w:val="0"/>
          <w:tblHeader w:val="0"/>
        </w:trPr>
        <w:tc>
          <w:tcPr/>
          <w:p w:rsidR="00000000" w:rsidDel="00000000" w:rsidP="00000000" w:rsidRDefault="00000000" w:rsidRPr="00000000" ns1:paraId="000006B4">
            <w:pPr>
              <w:jc w:val="left"/>
              <w:rPr/>
            </w:pPr>
            <w:r w:rsidDel="00000000" w:rsidR="00000000" w:rsidRPr="00000000">
              <w:rPr>
                <w:sz w:val="18"/>
                <w:szCs w:val="18"/>
                <w:rtl w:val="0"/>
              </w:rPr>
              <w:t xml:space="preserve">/register</w:t>
            </w:r>
            <w:r w:rsidDel="00000000" w:rsidR="00000000" w:rsidRPr="00000000">
              <w:rPr>
                <w:rtl w:val="0"/>
              </w:rPr>
            </w:r>
          </w:p>
        </w:tc>
        <w:tc>
          <w:tcPr/>
          <w:p w:rsidR="00000000" w:rsidDel="00000000" w:rsidP="00000000" w:rsidRDefault="00000000" w:rsidRPr="00000000" ns1:paraId="000006B5">
            <w:pPr>
              <w:jc w:val="left"/>
              <w:rPr/>
            </w:pPr>
            <w:r w:rsidDel="00000000" w:rsidR="00000000" w:rsidRPr="00000000">
              <w:rPr>
                <w:sz w:val="18"/>
                <w:szCs w:val="18"/>
                <w:rtl w:val="0"/>
              </w:rPr>
              <w:t xml:space="preserve">dob range</w:t>
            </w:r>
            <w:r w:rsidDel="00000000" w:rsidR="00000000" w:rsidRPr="00000000">
              <w:rPr>
                <w:rtl w:val="0"/>
              </w:rPr>
            </w:r>
          </w:p>
        </w:tc>
        <w:tc>
          <w:tcPr/>
          <w:p w:rsidR="00000000" w:rsidDel="00000000" w:rsidP="00000000" w:rsidRDefault="00000000" w:rsidRPr="00000000" ns1:paraId="000006B6">
            <w:pPr>
              <w:jc w:val="left"/>
              <w:rPr/>
            </w:pPr>
            <w:r w:rsidDel="00000000" w:rsidR="00000000" w:rsidRPr="00000000">
              <w:rPr>
                <w:sz w:val="18"/>
                <w:szCs w:val="18"/>
                <w:rtl w:val="0"/>
              </w:rPr>
              <w:t xml:space="preserve">Age &gt;= 18</w:t>
            </w:r>
            <w:r w:rsidDel="00000000" w:rsidR="00000000" w:rsidRPr="00000000">
              <w:rPr>
                <w:rtl w:val="0"/>
              </w:rPr>
            </w:r>
          </w:p>
        </w:tc>
        <w:tc>
          <w:tcPr/>
          <w:p w:rsidR="00000000" w:rsidDel="00000000" w:rsidP="00000000" w:rsidRDefault="00000000" w:rsidRPr="00000000" ns1:paraId="000006B7">
            <w:pPr>
              <w:jc w:val="left"/>
              <w:rPr/>
            </w:pPr>
            <w:r w:rsidDel="00000000" w:rsidR="00000000" w:rsidRPr="00000000">
              <w:rPr>
                <w:sz w:val="18"/>
                <w:szCs w:val="18"/>
                <w:rtl w:val="0"/>
              </w:rPr>
              <w:t xml:space="preserve">Return 400 Bad Request.</w:t>
            </w:r>
            <w:r w:rsidDel="00000000" w:rsidR="00000000" w:rsidRPr="00000000">
              <w:rPr>
                <w:rtl w:val="0"/>
              </w:rPr>
            </w:r>
          </w:p>
        </w:tc>
      </w:tr>
      <w:tr>
        <w:trPr>
          <w:cantSplit w:val="0"/>
          <w:tblHeader w:val="0"/>
        </w:trPr>
        <w:tc>
          <w:tcPr/>
          <w:p w:rsidR="00000000" w:rsidDel="00000000" w:rsidP="00000000" w:rsidRDefault="00000000" w:rsidRPr="00000000" ns1:paraId="000006B8">
            <w:pPr>
              <w:jc w:val="left"/>
              <w:rPr/>
            </w:pPr>
            <w:r w:rsidDel="00000000" w:rsidR="00000000" w:rsidRPr="00000000">
              <w:rPr>
                <w:sz w:val="18"/>
                <w:szCs w:val="18"/>
                <w:rtl w:val="0"/>
              </w:rPr>
              <w:t xml:space="preserve">/vote</w:t>
            </w:r>
            <w:r w:rsidDel="00000000" w:rsidR="00000000" w:rsidRPr="00000000">
              <w:rPr>
                <w:rtl w:val="0"/>
              </w:rPr>
            </w:r>
          </w:p>
        </w:tc>
        <w:tc>
          <w:tcPr/>
          <w:p w:rsidR="00000000" w:rsidDel="00000000" w:rsidP="00000000" w:rsidRDefault="00000000" w:rsidRPr="00000000" ns1:paraId="000006B9">
            <w:pPr>
              <w:jc w:val="left"/>
              <w:rPr/>
            </w:pPr>
            <w:r w:rsidDel="00000000" w:rsidR="00000000" w:rsidRPr="00000000">
              <w:rPr>
                <w:sz w:val="18"/>
                <w:szCs w:val="18"/>
                <w:rtl w:val="0"/>
              </w:rPr>
              <w:t xml:space="preserve">Raw buffer size</w:t>
            </w:r>
            <w:r w:rsidDel="00000000" w:rsidR="00000000" w:rsidRPr="00000000">
              <w:rPr>
                <w:rtl w:val="0"/>
              </w:rPr>
            </w:r>
          </w:p>
        </w:tc>
        <w:tc>
          <w:tcPr/>
          <w:p w:rsidR="00000000" w:rsidDel="00000000" w:rsidP="00000000" w:rsidRDefault="00000000" w:rsidRPr="00000000" ns1:paraId="000006BA">
            <w:pPr>
              <w:jc w:val="left"/>
              <w:rPr/>
            </w:pPr>
            <w:r w:rsidDel="00000000" w:rsidR="00000000" w:rsidRPr="00000000">
              <w:rPr>
                <w:sz w:val="18"/>
                <w:szCs w:val="18"/>
                <w:rtl w:val="0"/>
              </w:rPr>
              <w:t xml:space="preserve">Buffer length &gt; 0</w:t>
            </w:r>
            <w:r w:rsidDel="00000000" w:rsidR="00000000" w:rsidRPr="00000000">
              <w:rPr>
                <w:rtl w:val="0"/>
              </w:rPr>
            </w:r>
          </w:p>
        </w:tc>
        <w:tc>
          <w:tcPr/>
          <w:p w:rsidR="00000000" w:rsidDel="00000000" w:rsidP="00000000" w:rsidRDefault="00000000" w:rsidRPr="00000000" ns1:paraId="000006BB">
            <w:pPr>
              <w:jc w:val="left"/>
              <w:rPr/>
            </w:pPr>
            <w:r w:rsidDel="00000000" w:rsidR="00000000" w:rsidRPr="00000000">
              <w:rPr>
                <w:sz w:val="18"/>
                <w:szCs w:val="18"/>
                <w:rtl w:val="0"/>
              </w:rPr>
              <w:t xml:space="preserve">Return 400 Bad Request.</w:t>
            </w:r>
            <w:r w:rsidDel="00000000" w:rsidR="00000000" w:rsidRPr="00000000">
              <w:rPr>
                <w:rtl w:val="0"/>
              </w:rPr>
            </w:r>
          </w:p>
        </w:tc>
      </w:tr>
      <w:tr>
        <w:trPr>
          <w:cantSplit w:val="0"/>
          <w:tblHeader w:val="0"/>
        </w:trPr>
        <w:tc>
          <w:tcPr/>
          <w:p w:rsidR="00000000" w:rsidDel="00000000" w:rsidP="00000000" w:rsidRDefault="00000000" w:rsidRPr="00000000" ns1:paraId="000006BC">
            <w:pPr>
              <w:jc w:val="left"/>
              <w:rPr/>
            </w:pPr>
            <w:r w:rsidDel="00000000" w:rsidR="00000000" w:rsidRPr="00000000">
              <w:rPr>
                <w:sz w:val="18"/>
                <w:szCs w:val="18"/>
                <w:rtl w:val="0"/>
              </w:rPr>
              <w:t xml:space="preserve">/share</w:t>
            </w:r>
            <w:r w:rsidDel="00000000" w:rsidR="00000000" w:rsidRPr="00000000">
              <w:rPr>
                <w:rtl w:val="0"/>
              </w:rPr>
            </w:r>
          </w:p>
        </w:tc>
        <w:tc>
          <w:tcPr/>
          <w:p w:rsidR="00000000" w:rsidDel="00000000" w:rsidP="00000000" w:rsidRDefault="00000000" w:rsidRPr="00000000" ns1:paraId="000006BD">
            <w:pPr>
              <w:jc w:val="left"/>
              <w:rPr/>
            </w:pPr>
            <w:r w:rsidDel="00000000" w:rsidR="00000000" w:rsidRPr="00000000">
              <w:rPr>
                <w:sz w:val="18"/>
                <w:szCs w:val="18"/>
                <w:rtl w:val="0"/>
              </w:rPr>
              <w:t xml:space="preserve">Raw buffer size</w:t>
            </w:r>
            <w:r w:rsidDel="00000000" w:rsidR="00000000" w:rsidRPr="00000000">
              <w:rPr>
                <w:rtl w:val="0"/>
              </w:rPr>
            </w:r>
          </w:p>
        </w:tc>
        <w:tc>
          <w:tcPr/>
          <w:p w:rsidR="00000000" w:rsidDel="00000000" w:rsidP="00000000" w:rsidRDefault="00000000" w:rsidRPr="00000000" ns1:paraId="000006BE">
            <w:pPr>
              <w:jc w:val="left"/>
              <w:rPr/>
            </w:pPr>
            <w:r w:rsidDel="00000000" w:rsidR="00000000" w:rsidRPr="00000000">
              <w:rPr>
                <w:sz w:val="18"/>
                <w:szCs w:val="18"/>
                <w:rtl w:val="0"/>
              </w:rPr>
              <w:t xml:space="preserve">Buffer length &gt; 0</w:t>
            </w:r>
            <w:r w:rsidDel="00000000" w:rsidR="00000000" w:rsidRPr="00000000">
              <w:rPr>
                <w:rtl w:val="0"/>
              </w:rPr>
            </w:r>
          </w:p>
        </w:tc>
        <w:tc>
          <w:tcPr/>
          <w:p w:rsidR="00000000" w:rsidDel="00000000" w:rsidP="00000000" w:rsidRDefault="00000000" w:rsidRPr="00000000" ns1:paraId="000006BF">
            <w:pPr>
              <w:jc w:val="left"/>
              <w:rPr/>
            </w:pPr>
            <w:r w:rsidDel="00000000" w:rsidR="00000000" w:rsidRPr="00000000">
              <w:rPr>
                <w:sz w:val="18"/>
                <w:szCs w:val="18"/>
                <w:rtl w:val="0"/>
              </w:rPr>
              <w:t xml:space="preserve">Return 400 Bad Request.</w:t>
            </w:r>
            <w:r w:rsidDel="00000000" w:rsidR="00000000" w:rsidRPr="00000000">
              <w:rPr>
                <w:rtl w:val="0"/>
              </w:rPr>
            </w:r>
          </w:p>
        </w:tc>
      </w:tr>
    </w:tbl>
    <w:p w:rsidR="00000000" w:rsidDel="00000000" w:rsidP="00000000" w:rsidRDefault="00000000" w:rsidRPr="00000000" ns1:paraId="000006C0">
      <w:pPr>
        <w:spacing w:after="120" w:lineRule="auto"/>
        <w:rPr/>
      </w:pPr>
      <w:r w:rsidDel="00000000" w:rsidR="00000000" w:rsidRPr="00000000">
        <w:rPr>
          <w:rtl w:val="0"/>
        </w:rPr>
      </w:r>
    </w:p>
    <w:p w:rsidR="00000000" w:rsidDel="00000000" w:rsidP="00000000" w:rsidRDefault="00000000" w:rsidRPr="00000000" ns1:paraId="000006C1">
      <w:pPr>
        <w:jc w:val="center"/>
        <w:rPr/>
      </w:pPr>
      <w:r w:rsidDel="00000000" w:rsidR="00000000" w:rsidRPr="00000000">
        <w:rPr/>
        <w:drawing>
          <ns3:inline distB="0" distT="0" distL="114300" distR="114300">
            <ns3:extent cx="5486400" cy="2323652"/>
            <ns3:effectExtent b="0" l="0" r="0" t="0"/>
            <ns3:docPr id="16" name="image2.png"/>
            <ns4:graphic>
              <ns4:graphicData uri="http://schemas.openxmlformats.org/drawingml/2006/picture">
                <ns5:pic>
                  <ns5:nvPicPr>
                    <ns5:cNvPr id="0" name="image2.png"/>
                    <ns5:cNvPicPr preferRelativeResize="0"/>
                  </ns5:nvPicPr>
                  <ns5:blipFill>
                    <ns4:blip ns2:embed="rId43"/>
                    <ns4:srcRect b="0" l="0" r="0" t="0"/>
                    <ns4:stretch>
                      <ns4:fillRect/>
                    </ns4:stretch>
                  </ns5:blipFill>
                  <ns5:spPr>
                    <ns4:xfrm>
                      <ns4:off x="0" y="0"/>
                      <ns4:ext cx="5486400" cy="2323652"/>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6C2">
      <w:pPr>
        <w:jc w:val="center"/>
        <w:rPr/>
      </w:pPr>
      <w:r w:rsidDel="00000000" w:rsidR="00000000" w:rsidRPr="00000000">
        <w:rPr>
          <w:i w:val="1"/>
          <w:iCs w:val="1"/>
          <w:sz w:val="20"/>
          <w:szCs w:val="20"/>
          <w:rtl w:val="0"/>
        </w:rPr>
        <w:t xml:space="preserve">Figure 4.11: Concurrency lock mutex (pkUploadPromise).</w:t>
      </w:r>
      <w:r w:rsidDel="00000000" w:rsidR="00000000" w:rsidRPr="00000000">
        <w:rPr>
          <w:rtl w:val="0"/>
        </w:rPr>
      </w:r>
    </w:p>
    <w:p w:rsidR="00000000" w:rsidDel="00000000" w:rsidP="00000000" w:rsidRDefault="00000000" w:rsidRPr="00000000" ns1:paraId="000006C3">
      <w:pPr>
        <w:spacing w:after="120" w:lineRule="auto"/>
        <w:rPr/>
      </w:pPr>
      <w:r w:rsidDel="00000000" w:rsidR="00000000" w:rsidRPr="00000000">
        <w:rPr>
          <w:rtl w:val="0"/>
        </w:rPr>
      </w:r>
    </w:p>
    <w:p w:rsidR="00000000" w:rsidDel="00000000" w:rsidP="00000000" w:rsidRDefault="00000000" w:rsidRPr="00000000" ns1:paraId="000006C4">
      <w:pPr>
        <w:spacing w:after="120" w:lineRule="auto"/>
        <w:rPr/>
      </w:pPr>
      <w:r w:rsidDel="00000000" w:rsidR="00000000" w:rsidRPr="00000000">
        <w:rPr>
          <w:rtl w:val="0"/>
        </w:rPr>
        <w:t xml:space="preserve">The file </w:t>
      </w:r>
      <w:r w:rsidDel="00000000" w:rsidR="00000000" w:rsidRPr="00000000">
        <w:rPr>
          <w:rFonts w:ascii="Consolas" w:cs="Consolas" w:eastAsia="Consolas" w:hAnsi="Consolas"/>
          <w:sz w:val="20"/>
          <w:szCs w:val="20"/>
          <w:rtl w:val="0"/>
        </w:rPr>
        <w:t xml:space="preserve">server/server.js</w:t>
      </w:r>
      <w:r w:rsidDel="00000000" w:rsidR="00000000" w:rsidRPr="00000000">
        <w:rPr>
          <w:rtl w:val="0"/>
        </w:rPr>
        <w:t xml:space="preserve"> is responsible for controlling election logic and API communication.</w:t>
      </w:r>
    </w:p>
    <w:p w:rsidR="00000000" w:rsidDel="00000000" w:rsidP="00000000" w:rsidRDefault="00000000" w:rsidRPr="00000000" ns1:paraId="000006C5">
      <w:pPr>
        <w:pStyle w:val="Heading4"/>
        <w:numPr>
          <w:ilvl w:val="2"/>
          <w:numId w:val="32"/>
        </w:numPr>
        <w:rPr/>
      </w:pPr>
      <w:r w:rsidDel="00000000" w:rsidR="00000000" w:rsidRPr="00000000">
        <w:rPr>
          <w:rtl w:val="0"/>
        </w:rPr>
        <w:t xml:space="preserve">4.3.1 File-System-Based State Management</w:t>
      </w:r>
    </w:p>
    <w:p w:rsidR="00000000" w:rsidDel="00000000" w:rsidP="00000000" w:rsidRDefault="00000000" w:rsidRPr="00000000" ns1:paraId="000006C6">
      <w:pPr>
        <w:spacing w:after="120" w:line="276" w:lineRule="auto"/>
        <w:jc w:val="both"/>
        <w:rPr/>
      </w:pPr>
      <w:r w:rsidDel="00000000" w:rsidR="00000000" w:rsidRPr="00000000">
        <w:rPr>
          <w:rtl w:val="0"/>
        </w:rPr>
        <w:t xml:space="preserve">The server tracks the election phase using file exist checks in server/data/. This simple model eliminates database dependencies, simplifying deployment in local LAN environments.</w:t>
      </w:r>
    </w:p>
    <w:p w:rsidR="00000000" w:rsidDel="00000000" w:rsidP="00000000" w:rsidRDefault="00000000" w:rsidRPr="00000000" ns1:paraId="000006C7">
      <w:pPr>
        <w:spacing w:after="120" w:line="276" w:lineRule="auto"/>
        <w:jc w:val="both"/>
        <w:rPr/>
      </w:pPr>
      <w:r w:rsidDel="00000000" w:rsidR="00000000" w:rsidRPr="00000000">
        <w:rPr>
          <w:rtl w:val="0"/>
        </w:rPr>
        <w:t xml:space="preserve">State transitions are verified dynamically on each request, ensuring that voters cannot submit ballots during the registration phase or download results before decryption.</w:t>
      </w:r>
    </w:p>
    <w:p w:rsidR="00000000" w:rsidDel="00000000" w:rsidP="00000000" w:rsidRDefault="00000000" w:rsidRPr="00000000" ns1:paraId="000006C8">
      <w:pPr>
        <w:spacing w:after="120" w:lineRule="auto"/>
        <w:rPr/>
      </w:pPr>
      <w:r w:rsidDel="00000000" w:rsidR="00000000" w:rsidRPr="00000000">
        <w:rPr>
          <w:rtl w:val="0"/>
        </w:rPr>
        <w:t xml:space="preserve">To ensure consistency even after a service restart, the Node.js server maintains election state by combining static configuration information with dynamic directory checks:</w:t>
      </w:r>
    </w:p>
    <w:p w:rsidR="00000000" w:rsidDel="00000000" w:rsidP="00000000" w:rsidRDefault="00000000" w:rsidRPr="00000000" ns1:paraId="000006C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function electionState() {</w:t>
      </w:r>
      <w:r w:rsidDel="00000000" w:rsidR="00000000" w:rsidRPr="00000000">
        <w:rPr>
          <w:rtl w:val="0"/>
        </w:rPr>
      </w:r>
    </w:p>
    <w:p w:rsidR="00000000" w:rsidDel="00000000" w:rsidP="00000000" w:rsidRDefault="00000000" w:rsidRPr="00000000" ns1:paraId="000006C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st = loadState(); // Read finalization state from state.json</w:t>
      </w:r>
      <w:r w:rsidDel="00000000" w:rsidR="00000000" w:rsidRPr="00000000">
        <w:rPr>
          <w:rtl w:val="0"/>
        </w:rPr>
      </w:r>
    </w:p>
    <w:p w:rsidR="00000000" w:rsidDel="00000000" w:rsidP="00000000" w:rsidRDefault="00000000" w:rsidRPr="00000000" ns1:paraId="000006C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voters = readVoterList(); // Read voter_list.txt</w:t>
      </w:r>
      <w:r w:rsidDel="00000000" w:rsidR="00000000" w:rsidRPr="00000000">
        <w:rPr>
          <w:rtl w:val="0"/>
        </w:rPr>
      </w:r>
    </w:p>
    <w:p w:rsidR="00000000" w:rsidDel="00000000" w:rsidP="00000000" w:rsidRDefault="00000000" w:rsidRPr="00000000" ns1:paraId="000006C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C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hasTally = fs.existsSync(TALLY_FILE); // Check whether enc_tally.bin exists</w:t>
      </w:r>
      <w:r w:rsidDel="00000000" w:rsidR="00000000" w:rsidRPr="00000000">
        <w:rPr>
          <w:rtl w:val="0"/>
        </w:rPr>
      </w:r>
    </w:p>
    <w:p w:rsidR="00000000" w:rsidDel="00000000" w:rsidP="00000000" w:rsidRDefault="00000000" w:rsidRPr="00000000" ns1:paraId="000006C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hasResult = fs.existsSync(RESULT_TXT); // Check whether final_result.txt exists</w:t>
      </w:r>
      <w:r w:rsidDel="00000000" w:rsidR="00000000" w:rsidRPr="00000000">
        <w:rPr>
          <w:rtl w:val="0"/>
        </w:rPr>
      </w:r>
    </w:p>
    <w:p w:rsidR="00000000" w:rsidDel="00000000" w:rsidP="00000000" w:rsidRDefault="00000000" w:rsidRPr="00000000" ns1:paraId="000006C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D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let phase = 'registration';</w:t>
      </w:r>
      <w:r w:rsidDel="00000000" w:rsidR="00000000" w:rsidRPr="00000000">
        <w:rPr>
          <w:rtl w:val="0"/>
        </w:rPr>
      </w:r>
    </w:p>
    <w:p w:rsidR="00000000" w:rsidDel="00000000" w:rsidP="00000000" w:rsidRDefault="00000000" w:rsidRPr="00000000" ns1:paraId="000006D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(st.finalized) {</w:t>
      </w:r>
      <w:r w:rsidDel="00000000" w:rsidR="00000000" w:rsidRPr="00000000">
        <w:rPr>
          <w:rtl w:val="0"/>
        </w:rPr>
      </w:r>
    </w:p>
    <w:p w:rsidR="00000000" w:rsidDel="00000000" w:rsidP="00000000" w:rsidRDefault="00000000" w:rsidRPr="00000000" ns1:paraId="000006D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if (hasResult) phase = 'complete';</w:t>
      </w:r>
      <w:r w:rsidDel="00000000" w:rsidR="00000000" w:rsidRPr="00000000">
        <w:rPr>
          <w:rtl w:val="0"/>
        </w:rPr>
      </w:r>
    </w:p>
    <w:p w:rsidR="00000000" w:rsidDel="00000000" w:rsidP="00000000" w:rsidRDefault="00000000" w:rsidRPr="00000000" ns1:paraId="000006D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else if (hasTally) phase = 'decryption';</w:t>
      </w:r>
      <w:r w:rsidDel="00000000" w:rsidR="00000000" w:rsidRPr="00000000">
        <w:rPr>
          <w:rtl w:val="0"/>
        </w:rPr>
      </w:r>
    </w:p>
    <w:p w:rsidR="00000000" w:rsidDel="00000000" w:rsidP="00000000" w:rsidRDefault="00000000" w:rsidRPr="00000000" ns1:paraId="000006D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else phase = 'voting';</w:t>
      </w:r>
      <w:r w:rsidDel="00000000" w:rsidR="00000000" w:rsidRPr="00000000">
        <w:rPr>
          <w:rtl w:val="0"/>
        </w:rPr>
      </w:r>
    </w:p>
    <w:p w:rsidR="00000000" w:rsidDel="00000000" w:rsidP="00000000" w:rsidRDefault="00000000" w:rsidRPr="00000000" ns1:paraId="000006D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D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D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 Check progress of received binary files</w:t>
      </w:r>
      <w:r w:rsidDel="00000000" w:rsidR="00000000" w:rsidRPr="00000000">
        <w:rPr>
          <w:rtl w:val="0"/>
        </w:rPr>
      </w:r>
    </w:p>
    <w:p w:rsidR="00000000" w:rsidDel="00000000" w:rsidP="00000000" w:rsidRDefault="00000000" w:rsidRPr="00000000" ns1:paraId="000006D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votesReceived = scanBinFiles(CIPHERTEXT_DIR);</w:t>
      </w:r>
      <w:r w:rsidDel="00000000" w:rsidR="00000000" w:rsidRPr="00000000">
        <w:rPr>
          <w:rtl w:val="0"/>
        </w:rPr>
      </w:r>
    </w:p>
    <w:p w:rsidR="00000000" w:rsidDel="00000000" w:rsidP="00000000" w:rsidRDefault="00000000" w:rsidRPr="00000000" ns1:paraId="000006D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sharesReceived = scanBinFiles(SHARES_DIR);</w:t>
      </w:r>
      <w:r w:rsidDel="00000000" w:rsidR="00000000" w:rsidRPr="00000000">
        <w:rPr>
          <w:rtl w:val="0"/>
        </w:rPr>
      </w:r>
    </w:p>
    <w:p w:rsidR="00000000" w:rsidDel="00000000" w:rsidP="00000000" w:rsidRDefault="00000000" w:rsidRPr="00000000" ns1:paraId="000006D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D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return {</w:t>
      </w:r>
      <w:r w:rsidDel="00000000" w:rsidR="00000000" w:rsidRPr="00000000">
        <w:rPr>
          <w:rtl w:val="0"/>
        </w:rPr>
      </w:r>
    </w:p>
    <w:p w:rsidR="00000000" w:rsidDel="00000000" w:rsidP="00000000" w:rsidRDefault="00000000" w:rsidRPr="00000000" ns1:paraId="000006D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phase,</w:t>
      </w:r>
      <w:r w:rsidDel="00000000" w:rsidR="00000000" w:rsidRPr="00000000">
        <w:rPr>
          <w:rtl w:val="0"/>
        </w:rPr>
      </w:r>
    </w:p>
    <w:p w:rsidR="00000000" w:rsidDel="00000000" w:rsidP="00000000" w:rsidRDefault="00000000" w:rsidRPr="00000000" ns1:paraId="000006D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finalized: st.finalized,</w:t>
      </w:r>
      <w:r w:rsidDel="00000000" w:rsidR="00000000" w:rsidRPr="00000000">
        <w:rPr>
          <w:rtl w:val="0"/>
        </w:rPr>
      </w:r>
    </w:p>
    <w:p w:rsidR="00000000" w:rsidDel="00000000" w:rsidP="00000000" w:rsidRDefault="00000000" w:rsidRPr="00000000" ns1:paraId="000006D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voters_count: voters.length,</w:t>
      </w:r>
      <w:r w:rsidDel="00000000" w:rsidR="00000000" w:rsidRPr="00000000">
        <w:rPr>
          <w:rtl w:val="0"/>
        </w:rPr>
      </w:r>
    </w:p>
    <w:p w:rsidR="00000000" w:rsidDel="00000000" w:rsidP="00000000" w:rsidRDefault="00000000" w:rsidRPr="00000000" ns1:paraId="000006D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votes_count: votesReceived.length,</w:t>
      </w:r>
      <w:r w:rsidDel="00000000" w:rsidR="00000000" w:rsidRPr="00000000">
        <w:rPr>
          <w:rtl w:val="0"/>
        </w:rPr>
      </w:r>
    </w:p>
    <w:p w:rsidR="00000000" w:rsidDel="00000000" w:rsidP="00000000" w:rsidRDefault="00000000" w:rsidRPr="00000000" ns1:paraId="000006E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shares_count: sharesReceived.length,</w:t>
      </w:r>
      <w:r w:rsidDel="00000000" w:rsidR="00000000" w:rsidRPr="00000000">
        <w:rPr>
          <w:rtl w:val="0"/>
        </w:rPr>
      </w:r>
    </w:p>
    <w:p w:rsidR="00000000" w:rsidDel="00000000" w:rsidP="00000000" w:rsidRDefault="00000000" w:rsidRPr="00000000" ns1:paraId="000006E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has_tally: hasTally,</w:t>
      </w:r>
      <w:r w:rsidDel="00000000" w:rsidR="00000000" w:rsidRPr="00000000">
        <w:rPr>
          <w:rtl w:val="0"/>
        </w:rPr>
      </w:r>
    </w:p>
    <w:p w:rsidR="00000000" w:rsidDel="00000000" w:rsidP="00000000" w:rsidRDefault="00000000" w:rsidRPr="00000000" ns1:paraId="000006E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has_result: hasResult</w:t>
      </w:r>
      <w:r w:rsidDel="00000000" w:rsidR="00000000" w:rsidRPr="00000000">
        <w:rPr>
          <w:rtl w:val="0"/>
        </w:rPr>
      </w:r>
    </w:p>
    <w:p w:rsidR="00000000" w:rsidDel="00000000" w:rsidP="00000000" w:rsidRDefault="00000000" w:rsidRPr="00000000" ns1:paraId="000006E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6E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ns1:paraId="000006E5">
      <w:pPr>
        <w:spacing w:after="160" w:lineRule="auto"/>
        <w:rPr/>
      </w:pPr>
      <w:r w:rsidDel="00000000" w:rsidR="00000000" w:rsidRPr="00000000">
        <w:rPr>
          <w:rtl w:val="0"/>
        </w:rPr>
      </w:r>
    </w:p>
    <w:p w:rsidR="00000000" w:rsidDel="00000000" w:rsidP="00000000" w:rsidRDefault="00000000" w:rsidRPr="00000000" ns1:paraId="000006E6">
      <w:pPr>
        <w:spacing w:after="120" w:lineRule="auto"/>
        <w:rPr/>
      </w:pPr>
      <w:r w:rsidDel="00000000" w:rsidR="00000000" w:rsidRPr="00000000">
        <w:rPr>
          <w:rtl w:val="0"/>
        </w:rPr>
        <w:t xml:space="preserve">This mechanism removes dependence on volatile RAM caching, ensuring maximum state durability.</w:t>
      </w:r>
    </w:p>
    <w:p w:rsidR="00000000" w:rsidDel="00000000" w:rsidP="00000000" w:rsidRDefault="00000000" w:rsidRPr="00000000" ns1:paraId="000006E7">
      <w:pPr>
        <w:pStyle w:val="Heading4"/>
        <w:numPr>
          <w:ilvl w:val="2"/>
          <w:numId w:val="32"/>
        </w:numPr>
        <w:rPr/>
      </w:pPr>
      <w:r w:rsidDel="00000000" w:rsidR="00000000" w:rsidRPr="00000000">
        <w:rPr>
          <w:rtl w:val="0"/>
        </w:rPr>
        <w:t xml:space="preserve">4.3.2 Handling Large Binary Data</w:t>
      </w:r>
    </w:p>
    <w:p w:rsidR="00000000" w:rsidDel="00000000" w:rsidP="00000000" w:rsidRDefault="00000000" w:rsidRPr="00000000" ns1:paraId="000006E8">
      <w:pPr>
        <w:spacing w:after="120" w:line="276" w:lineRule="auto"/>
        <w:jc w:val="both"/>
        <w:rPr/>
      </w:pPr>
      <w:r w:rsidDel="00000000" w:rsidR="00000000" w:rsidRPr="00000000">
        <w:rPr>
          <w:rtl w:val="0"/>
        </w:rPr>
        <w:t xml:space="preserve">Since serialized OpenFHE objects exceed 350 KB, they are sent as raw binary buffers. The Express server uses raw-body parsers to process these streams efficiently, saving them directly to disk.</w:t>
      </w:r>
    </w:p>
    <w:p w:rsidR="00000000" w:rsidDel="00000000" w:rsidP="00000000" w:rsidRDefault="00000000" w:rsidRPr="00000000" ns1:paraId="000006E9">
      <w:pPr>
        <w:spacing w:after="120" w:line="276" w:lineRule="auto"/>
        <w:jc w:val="both"/>
        <w:rPr/>
      </w:pPr>
      <w:r w:rsidDel="00000000" w:rsidR="00000000" w:rsidRPr="00000000">
        <w:rPr>
          <w:rtl w:val="0"/>
        </w:rPr>
        <w:t xml:space="preserve">Using streams prevents memory spikes, allowing the server to handle concurrent file uploads by writing buffers directly to the disk cache.</w:t>
      </w:r>
    </w:p>
    <w:p w:rsidR="00000000" w:rsidDel="00000000" w:rsidP="00000000" w:rsidRDefault="00000000" w:rsidRPr="00000000" ns1:paraId="000006EA">
      <w:pPr>
        <w:spacing w:after="120" w:lineRule="auto"/>
        <w:rPr/>
      </w:pPr>
      <w:r w:rsidDel="00000000" w:rsidR="00000000" w:rsidRPr="00000000">
        <w:rPr>
          <w:rtl w:val="0"/>
        </w:rPr>
        <w:t xml:space="preserve">Since OpenFHE sends and receives raw binary cryptographic files directly via the API, the Node.js server needs middleware configured to handle raw binary streams instead of forcing a JSON type:</w:t>
      </w:r>
    </w:p>
    <w:p w:rsidR="00000000" w:rsidDel="00000000" w:rsidP="00000000" w:rsidRDefault="00000000" w:rsidRPr="00000000" ns1:paraId="000006E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app.use(express.raw({ type: 'application/octet-stream', limit: '20mb' }));</w:t>
      </w:r>
      <w:r w:rsidDel="00000000" w:rsidR="00000000" w:rsidRPr="00000000">
        <w:rPr>
          <w:rtl w:val="0"/>
        </w:rPr>
      </w:r>
    </w:p>
    <w:p w:rsidR="00000000" w:rsidDel="00000000" w:rsidP="00000000" w:rsidRDefault="00000000" w:rsidRPr="00000000" ns1:paraId="000006EC">
      <w:pPr>
        <w:spacing w:after="160" w:lineRule="auto"/>
        <w:rPr/>
      </w:pPr>
      <w:r w:rsidDel="00000000" w:rsidR="00000000" w:rsidRPr="00000000">
        <w:rPr>
          <w:rtl w:val="0"/>
        </w:rPr>
      </w:r>
    </w:p>
    <w:p w:rsidR="00000000" w:rsidDel="00000000" w:rsidP="00000000" w:rsidRDefault="00000000" w:rsidRPr="00000000" ns1:paraId="000006E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Using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express.raw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the type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application/octet-stream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allows Express to receive the raw byte array directly from the HTTP request body as a Node.js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Buffer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object.</w:t>
      </w:r>
    </w:p>
    <w:p w:rsidR="00000000" w:rsidDel="00000000" w:rsidP="00000000" w:rsidRDefault="00000000" w:rsidRPr="00000000" ns1:paraId="000006E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limit: '20mb'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parameter ensures the system can accept large cryptographic files (especially as the number of voters n grows, expanding the size of the joint public key and decryption shares) without being blocked by Express's default limit (typically only 100KB), which would otherwise cause an HTTP 413 error.</w:t>
      </w:r>
    </w:p>
    <w:p w:rsidR="00000000" w:rsidDel="00000000" w:rsidP="00000000" w:rsidRDefault="00000000" w:rsidRPr="00000000" ns1:paraId="000006EF">
      <w:pPr>
        <w:pStyle w:val="Heading4"/>
        <w:numPr>
          <w:ilvl w:val="2"/>
          <w:numId w:val="32"/>
        </w:numPr>
        <w:rPr/>
      </w:pPr>
      <w:r w:rsidDel="00000000" w:rsidR="00000000" w:rsidRPr="00000000">
        <w:rPr>
          <w:rtl w:val="0"/>
        </w:rPr>
        <w:t xml:space="preserve">4.3.3 Safely Launching Child Processes with spawnSync</w:t>
      </w:r>
    </w:p>
    <w:p w:rsidR="00000000" w:rsidDel="00000000" w:rsidP="00000000" w:rsidRDefault="00000000" w:rsidRPr="00000000" ns1:paraId="000006F0">
      <w:pPr>
        <w:spacing w:after="120" w:line="276" w:lineRule="auto"/>
        <w:jc w:val="both"/>
        <w:rPr/>
      </w:pPr>
      <w:r w:rsidDel="00000000" w:rsidR="00000000" w:rsidRPr="00000000">
        <w:rPr>
          <w:rtl w:val="0"/>
        </w:rPr>
        <w:t xml:space="preserve">To prevent blocking the event loop during heavy lattice calculations, C++ binaries are executed asynchronously. Node's spawn is wrapped in a Promise to allow concurrent request processing.</w:t>
      </w:r>
    </w:p>
    <w:p w:rsidR="00000000" w:rsidDel="00000000" w:rsidP="00000000" w:rsidRDefault="00000000" w:rsidRPr="00000000" ns1:paraId="000006F1">
      <w:pPr>
        <w:spacing w:after="120" w:line="276" w:lineRule="auto"/>
        <w:jc w:val="both"/>
        <w:rPr/>
      </w:pPr>
      <w:r w:rsidDel="00000000" w:rsidR="00000000" w:rsidRPr="00000000">
        <w:rPr>
          <w:rtl w:val="0"/>
        </w:rPr>
        <w:t xml:space="preserve">The async wrapper monitors the stdout and stderr streams of the spawned process, returning a rejected Promise if the exit code indicates an execution error.</w:t>
      </w:r>
    </w:p>
    <w:p w:rsidR="00000000" w:rsidDel="00000000" w:rsidP="00000000" w:rsidRDefault="00000000" w:rsidRPr="00000000" ns1:paraId="000006F2">
      <w:pPr>
        <w:spacing w:after="120" w:lineRule="auto"/>
        <w:rPr/>
      </w:pPr>
      <w:r w:rsidDel="00000000" w:rsidR="00000000" w:rsidRPr="00000000">
        <w:rPr>
          <w:rtl w:val="0"/>
        </w:rPr>
        <w:t xml:space="preserve">Node.js invokes the C++ cryptographic executables through the </w:t>
      </w:r>
      <w:r w:rsidDel="00000000" w:rsidR="00000000" w:rsidRPr="00000000">
        <w:rPr>
          <w:rFonts w:ascii="Consolas" w:cs="Consolas" w:eastAsia="Consolas" w:hAnsi="Consolas"/>
          <w:sz w:val="20"/>
          <w:szCs w:val="20"/>
          <w:rtl w:val="0"/>
        </w:rPr>
        <w:t xml:space="preserve">child_process</w:t>
      </w:r>
      <w:r w:rsidDel="00000000" w:rsidR="00000000" w:rsidRPr="00000000">
        <w:rPr>
          <w:rtl w:val="0"/>
        </w:rPr>
        <w:t xml:space="preserve"> subsystem module. In this project, </w:t>
      </w:r>
      <w:r w:rsidDel="00000000" w:rsidR="00000000" w:rsidRPr="00000000">
        <w:rPr>
          <w:rFonts w:ascii="Consolas" w:cs="Consolas" w:eastAsia="Consolas" w:hAnsi="Consolas"/>
          <w:sz w:val="20"/>
          <w:szCs w:val="20"/>
          <w:rtl w:val="0"/>
        </w:rPr>
        <w:t xml:space="preserve">spawnSync</w:t>
      </w:r>
      <w:r w:rsidDel="00000000" w:rsidR="00000000" w:rsidRPr="00000000">
        <w:rPr>
          <w:rtl w:val="0"/>
        </w:rPr>
        <w:t xml:space="preserve"> is chosen over </w:t>
      </w:r>
      <w:r w:rsidDel="00000000" w:rsidR="00000000" w:rsidRPr="00000000">
        <w:rPr>
          <w:rFonts w:ascii="Consolas" w:cs="Consolas" w:eastAsia="Consolas" w:hAnsi="Consolas"/>
          <w:sz w:val="20"/>
          <w:szCs w:val="20"/>
          <w:rtl w:val="0"/>
        </w:rPr>
        <w:t xml:space="preserve">exec</w:t>
      </w:r>
      <w:r w:rsidDel="00000000" w:rsidR="00000000" w:rsidRPr="00000000">
        <w:rPr>
          <w:rtl w:val="0"/>
        </w:rPr>
        <w:t xml:space="preserve">:</w:t>
      </w:r>
    </w:p>
    <w:p w:rsidR="00000000" w:rsidDel="00000000" w:rsidP="00000000" w:rsidRDefault="00000000" w:rsidRPr="00000000" ns1:paraId="000006F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const result = spawnSync(binaryPath, args, { cwd: ROOT, encoding: 'utf8' });</w:t>
      </w:r>
      <w:r w:rsidDel="00000000" w:rsidR="00000000" w:rsidRPr="00000000">
        <w:rPr>
          <w:rtl w:val="0"/>
        </w:rPr>
      </w:r>
    </w:p>
    <w:p w:rsidR="00000000" w:rsidDel="00000000" w:rsidP="00000000" w:rsidRDefault="00000000" w:rsidRPr="00000000" ns1:paraId="000006F4">
      <w:pPr>
        <w:spacing w:after="160" w:lineRule="auto"/>
        <w:rPr/>
      </w:pPr>
      <w:r w:rsidDel="00000000" w:rsidR="00000000" w:rsidRPr="00000000">
        <w:rPr>
          <w:rtl w:val="0"/>
        </w:rPr>
      </w:r>
    </w:p>
    <w:p w:rsidR="00000000" w:rsidDel="00000000" w:rsidP="00000000" w:rsidRDefault="00000000" w:rsidRPr="00000000" ns1:paraId="000006F5">
      <w:pPr>
        <w:pStyle w:val="Heading5"/>
        <w:numPr>
          <w:ilvl w:val="3"/>
          <w:numId w:val="32"/>
        </w:numPr>
        <w:rPr/>
      </w:pPr>
      <w:r w:rsidDel="00000000" w:rsidR="00000000" w:rsidRPr="00000000">
        <w:rPr>
          <w:rtl w:val="0"/>
        </w:rPr>
        <w:t xml:space="preserve">Design rationale:</w:t>
      </w:r>
    </w:p>
    <w:p w:rsidR="00000000" w:rsidDel="00000000" w:rsidP="00000000" w:rsidRDefault="00000000" w:rsidRPr="00000000" ns1:paraId="000006F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Synchronous execution (spawnSync):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election phases operate in a strict sequence (e.g.,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cannot run until enough ballot files exist, and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combine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cannot run until threshold decryption is complete), calling synchronously causes the Node.js processing flow to pause and wait for C++ to finish processing the physical files before responding to the API or transitioning state, avoiding file race conditions.</w:t>
      </w:r>
    </w:p>
    <w:p w:rsidR="00000000" w:rsidDel="00000000" w:rsidP="00000000" w:rsidRDefault="00000000" w:rsidRPr="00000000" ns1:paraId="000006F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cwd: ROOT: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Explicitly sets the current working directory to the project root. This allows the C++ binaries to use relative paths (such as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./params/crypto_params.bin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./server/data/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find the correct target files regardless of which subdirectory the Node.js service was started from.</w:t>
      </w:r>
    </w:p>
    <w:p w:rsidR="00000000" w:rsidDel="00000000" w:rsidP="00000000" w:rsidRDefault="00000000" w:rsidRPr="00000000" ns1:paraId="000006F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Shell safety: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spawn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executes the binary directly via an array of arguments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args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without ever spawning a new system shell (as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exec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does), completely preventing command injection vulnerabilities.</w:t>
      </w:r>
    </w:p>
    <w:p w:rsidR="00000000" w:rsidDel="00000000" w:rsidP="00000000" w:rsidRDefault="00000000" w:rsidRPr="00000000" ns1:paraId="000006F9">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6FA">
      <w:pPr>
        <w:pStyle w:val="Heading3"/>
        <w:numPr>
          <w:ilvl w:val="1"/>
          <w:numId w:val="32"/>
        </w:numPr>
        <w:rPr/>
      </w:pPr>
      <w:r w:rsidDel="00000000" w:rsidR="00000000" w:rsidRPr="00000000">
        <w:rPr>
          <w:rtl w:val="0"/>
        </w:rPr>
        <w:t xml:space="preserve">4.4 Implementation of the Client (Node.js + Browser)</w:t>
      </w:r>
    </w:p>
    <w:p w:rsidR="00000000" w:rsidDel="00000000" w:rsidP="00000000" w:rsidRDefault="00000000" w:rsidRPr="00000000" ns1:paraId="000006FB">
      <w:pPr>
        <w:spacing w:after="120" w:line="276" w:lineRule="auto"/>
        <w:jc w:val="both"/>
        <w:rPr/>
      </w:pPr>
      <w:r w:rsidDel="00000000" w:rsidR="00000000" w:rsidRPr="00000000">
        <w:rPr>
          <w:rtl w:val="0"/>
        </w:rPr>
        <w:t xml:space="preserve">The Client hosts the Web UI files and executes the voter_keygen and encrypt_vote binaries. Figure 4.12 details the client registration flow. Table 4.3 lists the files stored locally on the client. Figures 4.15 and 4.16 present the wrapper classes and IPC pipeline.</w:t>
      </w:r>
    </w:p>
    <w:p w:rsidR="00000000" w:rsidDel="00000000" w:rsidP="00000000" w:rsidRDefault="00000000" w:rsidRPr="00000000" ns1:paraId="000006FC">
      <w:pPr>
        <w:spacing w:after="120" w:line="276" w:lineRule="auto"/>
        <w:jc w:val="both"/>
        <w:rPr/>
      </w:pPr>
      <w:r w:rsidDel="00000000" w:rsidR="00000000" w:rsidRPr="00000000">
        <w:rPr>
          <w:rtl w:val="0"/>
        </w:rPr>
        <w:t xml:space="preserve">The client javascript listens for user actions, calls the API server using Fetch, and updates the DOM dynamically based on the returned JSON metadata.</w:t>
      </w:r>
    </w:p>
    <w:p w:rsidR="00000000" w:rsidDel="00000000" w:rsidP="00000000" w:rsidRDefault="00000000" w:rsidRPr="00000000" ns1:paraId="000006FD">
      <w:pPr>
        <w:spacing w:after="120" w:lineRule="auto"/>
        <w:rPr/>
      </w:pPr>
      <w:r w:rsidDel="00000000" w:rsidR="00000000" w:rsidRPr="00000000">
        <w:rPr>
          <w:rtl w:val="0"/>
        </w:rPr>
        <w:t xml:space="preserve">Each voter node runs a Node.js Client process acting as an intermediary bridge between the local browser and the tally server.</w:t>
      </w:r>
    </w:p>
    <w:p w:rsidR="00000000" w:rsidDel="00000000" w:rsidP="00000000" w:rsidRDefault="00000000" w:rsidRPr="00000000" ns1:paraId="000006FE">
      <w:pPr>
        <w:pStyle w:val="Heading4"/>
        <w:numPr>
          <w:ilvl w:val="2"/>
          <w:numId w:val="32"/>
        </w:numPr>
        <w:rPr/>
      </w:pPr>
      <w:r w:rsidDel="00000000" w:rsidR="00000000" w:rsidRPr="00000000">
        <w:rPr>
          <w:rtl w:val="0"/>
        </w:rPr>
        <w:t xml:space="preserve">4.4.1 The Voter's Voting Flow (client.js)</w:t>
      </w:r>
    </w:p>
    <w:p w:rsidR="00000000" w:rsidDel="00000000" w:rsidP="00000000" w:rsidRDefault="00000000" w:rsidRPr="00000000" ns1:paraId="000006FF">
      <w:pPr>
        <w:jc w:val="center"/>
        <w:rPr/>
      </w:pPr>
      <w:r w:rsidDel="00000000" w:rsidR="00000000" w:rsidRPr="00000000">
        <w:rPr/>
        <w:drawing>
          <ns3:inline distB="0" distT="0" distL="114300" distR="114300">
            <ns3:extent cx="4572000" cy="1714500"/>
            <ns3:effectExtent b="0" l="0" r="0" t="0"/>
            <ns3:docPr id="17" name="image18.png"/>
            <ns4:graphic>
              <ns4:graphicData uri="http://schemas.openxmlformats.org/drawingml/2006/picture">
                <ns5:pic>
                  <ns5:nvPicPr>
                    <ns5:cNvPr id="0" name="image18.png"/>
                    <ns5:cNvPicPr preferRelativeResize="0"/>
                  </ns5:nvPicPr>
                  <ns5:blipFill>
                    <ns4:blip ns2:embed="rId44"/>
                    <ns4:srcRect b="0" l="0" r="0" t="0"/>
                    <ns4:stretch>
                      <ns4:fillRect/>
                    </ns4:stretch>
                  </ns5:blipFill>
                  <ns5:spPr>
                    <ns4:xfrm>
                      <ns4:off x="0" y="0"/>
                      <ns4:ext cx="4572000" cy="1714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700">
      <w:pPr>
        <w:jc w:val="center"/>
        <w:rPr/>
      </w:pPr>
      <w:r w:rsidDel="00000000" w:rsidR="00000000" w:rsidRPr="00000000">
        <w:rPr>
          <w:rFonts w:ascii="Times New Roman" w:cs="Times New Roman" w:eastAsia="Times New Roman" w:hAnsi="Times New Roman"/>
          <w:i w:val="1"/>
          <w:iCs w:val="1"/>
          <w:sz w:val="20"/>
          <w:szCs w:val="20"/>
          <w:rtl w:val="0"/>
        </w:rPr>
        <w:t xml:space="preserve">Figure 4.16: IPC Binary Serialization Pipeline Diagram</w:t>
      </w:r>
      <w:r w:rsidDel="00000000" w:rsidR="00000000" w:rsidRPr="00000000">
        <w:rPr>
          <w:rtl w:val="0"/>
        </w:rPr>
      </w:r>
    </w:p>
    <w:p w:rsidR="00000000" w:rsidDel="00000000" w:rsidP="00000000" w:rsidRDefault="00000000" w:rsidRPr="00000000" ns1:paraId="00000701">
      <w:pPr>
        <w:spacing w:after="120" w:lineRule="auto"/>
        <w:rPr/>
      </w:pPr>
      <w:r w:rsidDel="00000000" w:rsidR="00000000" w:rsidRPr="00000000">
        <w:rPr>
          <w:rtl w:val="0"/>
        </w:rPr>
      </w:r>
    </w:p>
    <w:p w:rsidR="00000000" w:rsidDel="00000000" w:rsidP="00000000" w:rsidRDefault="00000000" w:rsidRPr="00000000" ns1:paraId="00000702">
      <w:pPr>
        <w:jc w:val="center"/>
        <w:rPr/>
      </w:pPr>
      <w:r w:rsidDel="00000000" w:rsidR="00000000" w:rsidRPr="00000000">
        <w:rPr/>
        <w:drawing>
          <ns3:inline distB="0" distT="0" distL="114300" distR="114300">
            <ns3:extent cx="4572000" cy="1714500"/>
            <ns3:effectExtent b="0" l="0" r="0" t="0"/>
            <ns3:docPr id="18" name="image8.png"/>
            <ns4:graphic>
              <ns4:graphicData uri="http://schemas.openxmlformats.org/drawingml/2006/picture">
                <ns5:pic>
                  <ns5:nvPicPr>
                    <ns5:cNvPr id="0" name="image8.png"/>
                    <ns5:cNvPicPr preferRelativeResize="0"/>
                  </ns5:nvPicPr>
                  <ns5:blipFill>
                    <ns4:blip ns2:embed="rId45"/>
                    <ns4:srcRect b="0" l="0" r="0" t="0"/>
                    <ns4:stretch>
                      <ns4:fillRect/>
                    </ns4:stretch>
                  </ns5:blipFill>
                  <ns5:spPr>
                    <ns4:xfrm>
                      <ns4:off x="0" y="0"/>
                      <ns4:ext cx="4572000" cy="1714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703">
      <w:pPr>
        <w:jc w:val="center"/>
        <w:rPr/>
      </w:pPr>
      <w:r w:rsidDel="00000000" w:rsidR="00000000" w:rsidRPr="00000000">
        <w:rPr>
          <w:rFonts w:ascii="Times New Roman" w:cs="Times New Roman" w:eastAsia="Times New Roman" w:hAnsi="Times New Roman"/>
          <w:i w:val="1"/>
          <w:iCs w:val="1"/>
          <w:sz w:val="20"/>
          <w:szCs w:val="20"/>
          <w:rtl w:val="0"/>
        </w:rPr>
        <w:t xml:space="preserve">Figure 4.15: Class UML Diagram of Node.js Child Process Executable Wrapper</w:t>
      </w:r>
      <w:r w:rsidDel="00000000" w:rsidR="00000000" w:rsidRPr="00000000">
        <w:rPr>
          <w:rtl w:val="0"/>
        </w:rPr>
      </w:r>
    </w:p>
    <w:p w:rsidR="00000000" w:rsidDel="00000000" w:rsidP="00000000" w:rsidRDefault="00000000" w:rsidRPr="00000000" ns1:paraId="00000704">
      <w:pPr>
        <w:spacing w:after="120" w:lineRule="auto"/>
        <w:rPr/>
      </w:pPr>
      <w:r w:rsidDel="00000000" w:rsidR="00000000" w:rsidRPr="00000000">
        <w:rPr>
          <w:rtl w:val="0"/>
        </w:rPr>
      </w:r>
    </w:p>
    <w:p w:rsidR="00000000" w:rsidDel="00000000" w:rsidP="00000000" w:rsidRDefault="00000000" w:rsidRPr="00000000" ns1:paraId="00000705">
      <w:pPr>
        <w:jc w:val="center"/>
        <w:rPr/>
      </w:pPr>
      <w:r w:rsidDel="00000000" w:rsidR="00000000" w:rsidRPr="00000000">
        <w:rPr>
          <w:rFonts w:ascii="Times New Roman" w:cs="Times New Roman" w:eastAsia="Times New Roman" w:hAnsi="Times New Roman"/>
          <w:b w:val="1"/>
          <w:bCs w:val="1"/>
          <w:sz w:val="20"/>
          <w:szCs w:val="20"/>
          <w:rtl w:val="0"/>
        </w:rPr>
        <w:t xml:space="preserve">Table 4.3: Local Storage Assets on Client Nodes</w:t>
      </w:r>
      <w:r w:rsidDel="00000000" w:rsidR="00000000" w:rsidRPr="00000000">
        <w:rPr>
          <w:rtl w:val="0"/>
        </w:rPr>
      </w:r>
    </w:p>
    <w:tbl>
      <w:tblPr>
        <w:tblStyle w:val="Table15"/>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706">
            <w:pPr>
              <w:jc w:val="center"/>
              <w:rPr/>
            </w:pPr>
            <w:r w:rsidDel="00000000" w:rsidR="00000000" w:rsidRPr="00000000">
              <w:rPr>
                <w:rFonts w:ascii="Times New Roman" w:cs="Times New Roman" w:eastAsia="Times New Roman" w:hAnsi="Times New Roman"/>
                <w:b w:val="1"/>
                <w:bCs w:val="1"/>
                <w:sz w:val="20"/>
                <w:szCs w:val="20"/>
                <w:rtl w:val="0"/>
              </w:rPr>
              <w:t xml:space="preserve">File Path</w:t>
            </w:r>
            <w:r w:rsidDel="00000000" w:rsidR="00000000" w:rsidRPr="00000000">
              <w:rPr>
                <w:rtl w:val="0"/>
              </w:rPr>
            </w:r>
          </w:p>
        </w:tc>
        <w:tc>
          <w:tcPr/>
          <w:p w:rsidR="00000000" w:rsidDel="00000000" w:rsidP="00000000" w:rsidRDefault="00000000" w:rsidRPr="00000000" ns1:paraId="00000707">
            <w:pPr>
              <w:jc w:val="center"/>
              <w:rPr/>
            </w:pPr>
            <w:r w:rsidDel="00000000" w:rsidR="00000000" w:rsidRPr="00000000">
              <w:rPr>
                <w:rFonts w:ascii="Times New Roman" w:cs="Times New Roman" w:eastAsia="Times New Roman" w:hAnsi="Times New Roman"/>
                <w:b w:val="1"/>
                <w:bCs w:val="1"/>
                <w:sz w:val="20"/>
                <w:szCs w:val="20"/>
                <w:rtl w:val="0"/>
              </w:rPr>
              <w:t xml:space="preserve">Format</w:t>
            </w:r>
            <w:r w:rsidDel="00000000" w:rsidR="00000000" w:rsidRPr="00000000">
              <w:rPr>
                <w:rtl w:val="0"/>
              </w:rPr>
            </w:r>
          </w:p>
        </w:tc>
        <w:tc>
          <w:tcPr/>
          <w:p w:rsidR="00000000" w:rsidDel="00000000" w:rsidP="00000000" w:rsidRDefault="00000000" w:rsidRPr="00000000" ns1:paraId="00000708">
            <w:pPr>
              <w:jc w:val="center"/>
              <w:rPr/>
            </w:pPr>
            <w:r w:rsidDel="00000000" w:rsidR="00000000" w:rsidRPr="00000000">
              <w:rPr>
                <w:rFonts w:ascii="Times New Roman" w:cs="Times New Roman" w:eastAsia="Times New Roman" w:hAnsi="Times New Roman"/>
                <w:b w:val="1"/>
                <w:bCs w:val="1"/>
                <w:sz w:val="20"/>
                <w:szCs w:val="20"/>
                <w:rtl w:val="0"/>
              </w:rPr>
              <w:t xml:space="preserve">Operational Role</w:t>
            </w:r>
            <w:r w:rsidDel="00000000" w:rsidR="00000000" w:rsidRPr="00000000">
              <w:rPr>
                <w:rtl w:val="0"/>
              </w:rPr>
            </w:r>
          </w:p>
        </w:tc>
        <w:tc>
          <w:tcPr/>
          <w:p w:rsidR="00000000" w:rsidDel="00000000" w:rsidP="00000000" w:rsidRDefault="00000000" w:rsidRPr="00000000" ns1:paraId="00000709">
            <w:pPr>
              <w:jc w:val="center"/>
              <w:rPr/>
            </w:pPr>
            <w:r w:rsidDel="00000000" w:rsidR="00000000" w:rsidRPr="00000000">
              <w:rPr>
                <w:rFonts w:ascii="Times New Roman" w:cs="Times New Roman" w:eastAsia="Times New Roman" w:hAnsi="Times New Roman"/>
                <w:b w:val="1"/>
                <w:bCs w:val="1"/>
                <w:sz w:val="20"/>
                <w:szCs w:val="20"/>
                <w:rtl w:val="0"/>
              </w:rPr>
              <w:t xml:space="preserve">Access Level</w:t>
            </w:r>
            <w:r w:rsidDel="00000000" w:rsidR="00000000" w:rsidRPr="00000000">
              <w:rPr>
                <w:rtl w:val="0"/>
              </w:rPr>
            </w:r>
          </w:p>
        </w:tc>
      </w:tr>
      <w:tr>
        <w:trPr>
          <w:cantSplit w:val="0"/>
          <w:tblHeader w:val="0"/>
        </w:trPr>
        <w:tc>
          <w:tcPr/>
          <w:p w:rsidR="00000000" w:rsidDel="00000000" w:rsidP="00000000" w:rsidRDefault="00000000" w:rsidRPr="00000000" ns1:paraId="0000070A">
            <w:pPr>
              <w:jc w:val="left"/>
              <w:rPr/>
            </w:pPr>
            <w:r w:rsidDel="00000000" w:rsidR="00000000" w:rsidRPr="00000000">
              <w:rPr>
                <w:rFonts w:ascii="Times New Roman" w:cs="Times New Roman" w:eastAsia="Times New Roman" w:hAnsi="Times New Roman"/>
                <w:sz w:val="18"/>
                <w:szCs w:val="18"/>
                <w:rtl w:val="0"/>
              </w:rPr>
              <w:t xml:space="preserve">keys/secret_key.bin</w:t>
            </w:r>
            <w:r w:rsidDel="00000000" w:rsidR="00000000" w:rsidRPr="00000000">
              <w:rPr>
                <w:rtl w:val="0"/>
              </w:rPr>
            </w:r>
          </w:p>
        </w:tc>
        <w:tc>
          <w:tcPr/>
          <w:p w:rsidR="00000000" w:rsidDel="00000000" w:rsidP="00000000" w:rsidRDefault="00000000" w:rsidRPr="00000000" ns1:paraId="0000070B">
            <w:pPr>
              <w:jc w:val="left"/>
              <w:rPr/>
            </w:pPr>
            <w:r w:rsidDel="00000000" w:rsidR="00000000" w:rsidRPr="00000000">
              <w:rPr>
                <w:rFonts w:ascii="Times New Roman" w:cs="Times New Roman" w:eastAsia="Times New Roman" w:hAnsi="Times New Roman"/>
                <w:sz w:val="18"/>
                <w:szCs w:val="18"/>
                <w:rtl w:val="0"/>
              </w:rPr>
              <w:t xml:space="preserve">Binary</w:t>
            </w:r>
            <w:r w:rsidDel="00000000" w:rsidR="00000000" w:rsidRPr="00000000">
              <w:rPr>
                <w:rtl w:val="0"/>
              </w:rPr>
            </w:r>
          </w:p>
        </w:tc>
        <w:tc>
          <w:tcPr/>
          <w:p w:rsidR="00000000" w:rsidDel="00000000" w:rsidP="00000000" w:rsidRDefault="00000000" w:rsidRPr="00000000" ns1:paraId="0000070C">
            <w:pPr>
              <w:jc w:val="left"/>
              <w:rPr/>
            </w:pPr>
            <w:r w:rsidDel="00000000" w:rsidR="00000000" w:rsidRPr="00000000">
              <w:rPr>
                <w:rFonts w:ascii="Times New Roman" w:cs="Times New Roman" w:eastAsia="Times New Roman" w:hAnsi="Times New Roman"/>
                <w:sz w:val="18"/>
                <w:szCs w:val="18"/>
                <w:rtl w:val="0"/>
              </w:rPr>
              <w:t xml:space="preserve">Voter private key.</w:t>
            </w:r>
            <w:r w:rsidDel="00000000" w:rsidR="00000000" w:rsidRPr="00000000">
              <w:rPr>
                <w:rtl w:val="0"/>
              </w:rPr>
            </w:r>
          </w:p>
        </w:tc>
        <w:tc>
          <w:tcPr/>
          <w:p w:rsidR="00000000" w:rsidDel="00000000" w:rsidP="00000000" w:rsidRDefault="00000000" w:rsidRPr="00000000" ns1:paraId="0000070D">
            <w:pPr>
              <w:jc w:val="left"/>
              <w:rPr/>
            </w:pPr>
            <w:r w:rsidDel="00000000" w:rsidR="00000000" w:rsidRPr="00000000">
              <w:rPr>
                <w:rFonts w:ascii="Times New Roman" w:cs="Times New Roman" w:eastAsia="Times New Roman" w:hAnsi="Times New Roman"/>
                <w:sz w:val="18"/>
                <w:szCs w:val="18"/>
                <w:rtl w:val="0"/>
              </w:rPr>
              <w:t xml:space="preserve">Private (Local only)</w:t>
            </w:r>
            <w:r w:rsidDel="00000000" w:rsidR="00000000" w:rsidRPr="00000000">
              <w:rPr>
                <w:rtl w:val="0"/>
              </w:rPr>
            </w:r>
          </w:p>
        </w:tc>
      </w:tr>
      <w:tr>
        <w:trPr>
          <w:cantSplit w:val="0"/>
          <w:tblHeader w:val="0"/>
        </w:trPr>
        <w:tc>
          <w:tcPr/>
          <w:p w:rsidR="00000000" w:rsidDel="00000000" w:rsidP="00000000" w:rsidRDefault="00000000" w:rsidRPr="00000000" ns1:paraId="0000070E">
            <w:pPr>
              <w:jc w:val="left"/>
              <w:rPr/>
            </w:pPr>
            <w:r w:rsidDel="00000000" w:rsidR="00000000" w:rsidRPr="00000000">
              <w:rPr>
                <w:rFonts w:ascii="Times New Roman" w:cs="Times New Roman" w:eastAsia="Times New Roman" w:hAnsi="Times New Roman"/>
                <w:sz w:val="18"/>
                <w:szCs w:val="18"/>
                <w:rtl w:val="0"/>
              </w:rPr>
              <w:t xml:space="preserve">keys/public_key.bin</w:t>
            </w:r>
            <w:r w:rsidDel="00000000" w:rsidR="00000000" w:rsidRPr="00000000">
              <w:rPr>
                <w:rtl w:val="0"/>
              </w:rPr>
            </w:r>
          </w:p>
        </w:tc>
        <w:tc>
          <w:tcPr/>
          <w:p w:rsidR="00000000" w:rsidDel="00000000" w:rsidP="00000000" w:rsidRDefault="00000000" w:rsidRPr="00000000" ns1:paraId="0000070F">
            <w:pPr>
              <w:jc w:val="left"/>
              <w:rPr/>
            </w:pPr>
            <w:r w:rsidDel="00000000" w:rsidR="00000000" w:rsidRPr="00000000">
              <w:rPr>
                <w:rFonts w:ascii="Times New Roman" w:cs="Times New Roman" w:eastAsia="Times New Roman" w:hAnsi="Times New Roman"/>
                <w:sz w:val="18"/>
                <w:szCs w:val="18"/>
                <w:rtl w:val="0"/>
              </w:rPr>
              <w:t xml:space="preserve">Binary</w:t>
            </w:r>
            <w:r w:rsidDel="00000000" w:rsidR="00000000" w:rsidRPr="00000000">
              <w:rPr>
                <w:rtl w:val="0"/>
              </w:rPr>
            </w:r>
          </w:p>
        </w:tc>
        <w:tc>
          <w:tcPr/>
          <w:p w:rsidR="00000000" w:rsidDel="00000000" w:rsidP="00000000" w:rsidRDefault="00000000" w:rsidRPr="00000000" ns1:paraId="00000710">
            <w:pPr>
              <w:jc w:val="left"/>
              <w:rPr/>
            </w:pPr>
            <w:r w:rsidDel="00000000" w:rsidR="00000000" w:rsidRPr="00000000">
              <w:rPr>
                <w:rFonts w:ascii="Times New Roman" w:cs="Times New Roman" w:eastAsia="Times New Roman" w:hAnsi="Times New Roman"/>
                <w:sz w:val="18"/>
                <w:szCs w:val="18"/>
                <w:rtl w:val="0"/>
              </w:rPr>
              <w:t xml:space="preserve">Voter public key share.</w:t>
            </w:r>
            <w:r w:rsidDel="00000000" w:rsidR="00000000" w:rsidRPr="00000000">
              <w:rPr>
                <w:rtl w:val="0"/>
              </w:rPr>
            </w:r>
          </w:p>
        </w:tc>
        <w:tc>
          <w:tcPr/>
          <w:p w:rsidR="00000000" w:rsidDel="00000000" w:rsidP="00000000" w:rsidRDefault="00000000" w:rsidRPr="00000000" ns1:paraId="00000711">
            <w:pPr>
              <w:jc w:val="left"/>
              <w:rPr/>
            </w:pPr>
            <w:r w:rsidDel="00000000" w:rsidR="00000000" w:rsidRPr="00000000">
              <w:rPr>
                <w:rFonts w:ascii="Times New Roman" w:cs="Times New Roman" w:eastAsia="Times New Roman" w:hAnsi="Times New Roman"/>
                <w:sz w:val="18"/>
                <w:szCs w:val="18"/>
                <w:rtl w:val="0"/>
              </w:rPr>
              <w:t xml:space="preserve">Shared</w:t>
            </w:r>
            <w:r w:rsidDel="00000000" w:rsidR="00000000" w:rsidRPr="00000000">
              <w:rPr>
                <w:rtl w:val="0"/>
              </w:rPr>
            </w:r>
          </w:p>
        </w:tc>
      </w:tr>
      <w:tr>
        <w:trPr>
          <w:cantSplit w:val="0"/>
          <w:tblHeader w:val="0"/>
        </w:trPr>
        <w:tc>
          <w:tcPr/>
          <w:p w:rsidR="00000000" w:rsidDel="00000000" w:rsidP="00000000" w:rsidRDefault="00000000" w:rsidRPr="00000000" ns1:paraId="00000712">
            <w:pPr>
              <w:jc w:val="left"/>
              <w:rPr/>
            </w:pPr>
            <w:r w:rsidDel="00000000" w:rsidR="00000000" w:rsidRPr="00000000">
              <w:rPr>
                <w:rFonts w:ascii="Times New Roman" w:cs="Times New Roman" w:eastAsia="Times New Roman" w:hAnsi="Times New Roman"/>
                <w:sz w:val="18"/>
                <w:szCs w:val="18"/>
                <w:rtl w:val="0"/>
              </w:rPr>
              <w:t xml:space="preserve">keys/temp_joint_pk.bin</w:t>
            </w:r>
            <w:r w:rsidDel="00000000" w:rsidR="00000000" w:rsidRPr="00000000">
              <w:rPr>
                <w:rtl w:val="0"/>
              </w:rPr>
            </w:r>
          </w:p>
        </w:tc>
        <w:tc>
          <w:tcPr/>
          <w:p w:rsidR="00000000" w:rsidDel="00000000" w:rsidP="00000000" w:rsidRDefault="00000000" w:rsidRPr="00000000" ns1:paraId="00000713">
            <w:pPr>
              <w:jc w:val="left"/>
              <w:rPr/>
            </w:pPr>
            <w:r w:rsidDel="00000000" w:rsidR="00000000" w:rsidRPr="00000000">
              <w:rPr>
                <w:rFonts w:ascii="Times New Roman" w:cs="Times New Roman" w:eastAsia="Times New Roman" w:hAnsi="Times New Roman"/>
                <w:sz w:val="18"/>
                <w:szCs w:val="18"/>
                <w:rtl w:val="0"/>
              </w:rPr>
              <w:t xml:space="preserve">Binary</w:t>
            </w:r>
            <w:r w:rsidDel="00000000" w:rsidR="00000000" w:rsidRPr="00000000">
              <w:rPr>
                <w:rtl w:val="0"/>
              </w:rPr>
            </w:r>
          </w:p>
        </w:tc>
        <w:tc>
          <w:tcPr/>
          <w:p w:rsidR="00000000" w:rsidDel="00000000" w:rsidP="00000000" w:rsidRDefault="00000000" w:rsidRPr="00000000" ns1:paraId="00000714">
            <w:pPr>
              <w:jc w:val="left"/>
              <w:rPr/>
            </w:pPr>
            <w:r w:rsidDel="00000000" w:rsidR="00000000" w:rsidRPr="00000000">
              <w:rPr>
                <w:rFonts w:ascii="Times New Roman" w:cs="Times New Roman" w:eastAsia="Times New Roman" w:hAnsi="Times New Roman"/>
                <w:sz w:val="18"/>
                <w:szCs w:val="18"/>
                <w:rtl w:val="0"/>
              </w:rPr>
              <w:t xml:space="preserve">Active joint public key.</w:t>
            </w:r>
            <w:r w:rsidDel="00000000" w:rsidR="00000000" w:rsidRPr="00000000">
              <w:rPr>
                <w:rtl w:val="0"/>
              </w:rPr>
            </w:r>
          </w:p>
        </w:tc>
        <w:tc>
          <w:tcPr/>
          <w:p w:rsidR="00000000" w:rsidDel="00000000" w:rsidP="00000000" w:rsidRDefault="00000000" w:rsidRPr="00000000" ns1:paraId="00000715">
            <w:pPr>
              <w:jc w:val="left"/>
              <w:rPr/>
            </w:pPr>
            <w:r w:rsidDel="00000000" w:rsidR="00000000" w:rsidRPr="00000000">
              <w:rPr>
                <w:rFonts w:ascii="Times New Roman" w:cs="Times New Roman" w:eastAsia="Times New Roman" w:hAnsi="Times New Roman"/>
                <w:sz w:val="18"/>
                <w:szCs w:val="18"/>
                <w:rtl w:val="0"/>
              </w:rPr>
              <w:t xml:space="preserve">Shared</w:t>
            </w:r>
            <w:r w:rsidDel="00000000" w:rsidR="00000000" w:rsidRPr="00000000">
              <w:rPr>
                <w:rtl w:val="0"/>
              </w:rPr>
            </w:r>
          </w:p>
        </w:tc>
      </w:tr>
      <w:tr>
        <w:trPr>
          <w:cantSplit w:val="0"/>
          <w:tblHeader w:val="0"/>
        </w:trPr>
        <w:tc>
          <w:tcPr/>
          <w:p w:rsidR="00000000" w:rsidDel="00000000" w:rsidP="00000000" w:rsidRDefault="00000000" w:rsidRPr="00000000" ns1:paraId="00000716">
            <w:pPr>
              <w:jc w:val="left"/>
              <w:rPr/>
            </w:pPr>
            <w:r w:rsidDel="00000000" w:rsidR="00000000" w:rsidRPr="00000000">
              <w:rPr>
                <w:rFonts w:ascii="Times New Roman" w:cs="Times New Roman" w:eastAsia="Times New Roman" w:hAnsi="Times New Roman"/>
                <w:sz w:val="18"/>
                <w:szCs w:val="18"/>
                <w:rtl w:val="0"/>
              </w:rPr>
              <w:t xml:space="preserve">enc_vote.bin</w:t>
            </w:r>
            <w:r w:rsidDel="00000000" w:rsidR="00000000" w:rsidRPr="00000000">
              <w:rPr>
                <w:rtl w:val="0"/>
              </w:rPr>
            </w:r>
          </w:p>
        </w:tc>
        <w:tc>
          <w:tcPr/>
          <w:p w:rsidR="00000000" w:rsidDel="00000000" w:rsidP="00000000" w:rsidRDefault="00000000" w:rsidRPr="00000000" ns1:paraId="00000717">
            <w:pPr>
              <w:jc w:val="left"/>
              <w:rPr/>
            </w:pPr>
            <w:r w:rsidDel="00000000" w:rsidR="00000000" w:rsidRPr="00000000">
              <w:rPr>
                <w:rFonts w:ascii="Times New Roman" w:cs="Times New Roman" w:eastAsia="Times New Roman" w:hAnsi="Times New Roman"/>
                <w:sz w:val="18"/>
                <w:szCs w:val="18"/>
                <w:rtl w:val="0"/>
              </w:rPr>
              <w:t xml:space="preserve">Binary</w:t>
            </w:r>
            <w:r w:rsidDel="00000000" w:rsidR="00000000" w:rsidRPr="00000000">
              <w:rPr>
                <w:rtl w:val="0"/>
              </w:rPr>
            </w:r>
          </w:p>
        </w:tc>
        <w:tc>
          <w:tcPr/>
          <w:p w:rsidR="00000000" w:rsidDel="00000000" w:rsidP="00000000" w:rsidRDefault="00000000" w:rsidRPr="00000000" ns1:paraId="00000718">
            <w:pPr>
              <w:jc w:val="left"/>
              <w:rPr/>
            </w:pPr>
            <w:r w:rsidDel="00000000" w:rsidR="00000000" w:rsidRPr="00000000">
              <w:rPr>
                <w:rFonts w:ascii="Times New Roman" w:cs="Times New Roman" w:eastAsia="Times New Roman" w:hAnsi="Times New Roman"/>
                <w:sz w:val="18"/>
                <w:szCs w:val="18"/>
                <w:rtl w:val="0"/>
              </w:rPr>
              <w:t xml:space="preserve">Encrypted ballot ciphertext.</w:t>
            </w:r>
            <w:r w:rsidDel="00000000" w:rsidR="00000000" w:rsidRPr="00000000">
              <w:rPr>
                <w:rtl w:val="0"/>
              </w:rPr>
            </w:r>
          </w:p>
        </w:tc>
        <w:tc>
          <w:tcPr/>
          <w:p w:rsidR="00000000" w:rsidDel="00000000" w:rsidP="00000000" w:rsidRDefault="00000000" w:rsidRPr="00000000" ns1:paraId="00000719">
            <w:pPr>
              <w:jc w:val="left"/>
              <w:rPr/>
            </w:pPr>
            <w:r w:rsidDel="00000000" w:rsidR="00000000" w:rsidRPr="00000000">
              <w:rPr>
                <w:rFonts w:ascii="Times New Roman" w:cs="Times New Roman" w:eastAsia="Times New Roman" w:hAnsi="Times New Roman"/>
                <w:sz w:val="18"/>
                <w:szCs w:val="18"/>
                <w:rtl w:val="0"/>
              </w:rPr>
              <w:t xml:space="preserve">Shared</w:t>
            </w:r>
            <w:r w:rsidDel="00000000" w:rsidR="00000000" w:rsidRPr="00000000">
              <w:rPr>
                <w:rtl w:val="0"/>
              </w:rPr>
            </w:r>
          </w:p>
        </w:tc>
      </w:tr>
      <w:tr>
        <w:trPr>
          <w:cantSplit w:val="0"/>
          <w:tblHeader w:val="0"/>
        </w:trPr>
        <w:tc>
          <w:tcPr/>
          <w:p w:rsidR="00000000" w:rsidDel="00000000" w:rsidP="00000000" w:rsidRDefault="00000000" w:rsidRPr="00000000" ns1:paraId="0000071A">
            <w:pPr>
              <w:jc w:val="left"/>
              <w:rPr/>
            </w:pPr>
            <w:r w:rsidDel="00000000" w:rsidR="00000000" w:rsidRPr="00000000">
              <w:rPr>
                <w:rFonts w:ascii="Times New Roman" w:cs="Times New Roman" w:eastAsia="Times New Roman" w:hAnsi="Times New Roman"/>
                <w:sz w:val="18"/>
                <w:szCs w:val="18"/>
                <w:rtl w:val="0"/>
              </w:rPr>
              <w:t xml:space="preserve">shares/my_share.bin</w:t>
            </w:r>
            <w:r w:rsidDel="00000000" w:rsidR="00000000" w:rsidRPr="00000000">
              <w:rPr>
                <w:rtl w:val="0"/>
              </w:rPr>
            </w:r>
          </w:p>
        </w:tc>
        <w:tc>
          <w:tcPr/>
          <w:p w:rsidR="00000000" w:rsidDel="00000000" w:rsidP="00000000" w:rsidRDefault="00000000" w:rsidRPr="00000000" ns1:paraId="0000071B">
            <w:pPr>
              <w:jc w:val="left"/>
              <w:rPr/>
            </w:pPr>
            <w:r w:rsidDel="00000000" w:rsidR="00000000" w:rsidRPr="00000000">
              <w:rPr>
                <w:rFonts w:ascii="Times New Roman" w:cs="Times New Roman" w:eastAsia="Times New Roman" w:hAnsi="Times New Roman"/>
                <w:sz w:val="18"/>
                <w:szCs w:val="18"/>
                <w:rtl w:val="0"/>
              </w:rPr>
              <w:t xml:space="preserve">Binary</w:t>
            </w:r>
            <w:r w:rsidDel="00000000" w:rsidR="00000000" w:rsidRPr="00000000">
              <w:rPr>
                <w:rtl w:val="0"/>
              </w:rPr>
            </w:r>
          </w:p>
        </w:tc>
        <w:tc>
          <w:tcPr/>
          <w:p w:rsidR="00000000" w:rsidDel="00000000" w:rsidP="00000000" w:rsidRDefault="00000000" w:rsidRPr="00000000" ns1:paraId="0000071C">
            <w:pPr>
              <w:jc w:val="left"/>
              <w:rPr/>
            </w:pPr>
            <w:r w:rsidDel="00000000" w:rsidR="00000000" w:rsidRPr="00000000">
              <w:rPr>
                <w:rFonts w:ascii="Times New Roman" w:cs="Times New Roman" w:eastAsia="Times New Roman" w:hAnsi="Times New Roman"/>
                <w:sz w:val="18"/>
                <w:szCs w:val="18"/>
                <w:rtl w:val="0"/>
              </w:rPr>
              <w:t xml:space="preserve">Decryption share file.</w:t>
            </w:r>
            <w:r w:rsidDel="00000000" w:rsidR="00000000" w:rsidRPr="00000000">
              <w:rPr>
                <w:rtl w:val="0"/>
              </w:rPr>
            </w:r>
          </w:p>
        </w:tc>
        <w:tc>
          <w:tcPr/>
          <w:p w:rsidR="00000000" w:rsidDel="00000000" w:rsidP="00000000" w:rsidRDefault="00000000" w:rsidRPr="00000000" ns1:paraId="0000071D">
            <w:pPr>
              <w:jc w:val="left"/>
              <w:rPr/>
            </w:pPr>
            <w:r w:rsidDel="00000000" w:rsidR="00000000" w:rsidRPr="00000000">
              <w:rPr>
                <w:rFonts w:ascii="Times New Roman" w:cs="Times New Roman" w:eastAsia="Times New Roman" w:hAnsi="Times New Roman"/>
                <w:sz w:val="18"/>
                <w:szCs w:val="18"/>
                <w:rtl w:val="0"/>
              </w:rPr>
              <w:t xml:space="preserve">Shared</w:t>
            </w:r>
            <w:r w:rsidDel="00000000" w:rsidR="00000000" w:rsidRPr="00000000">
              <w:rPr>
                <w:rtl w:val="0"/>
              </w:rPr>
            </w:r>
          </w:p>
        </w:tc>
      </w:tr>
    </w:tbl>
    <w:p w:rsidR="00000000" w:rsidDel="00000000" w:rsidP="00000000" w:rsidRDefault="00000000" w:rsidRPr="00000000" ns1:paraId="0000071E">
      <w:pPr>
        <w:spacing w:after="120" w:lineRule="auto"/>
        <w:rPr/>
      </w:pPr>
      <w:r w:rsidDel="00000000" w:rsidR="00000000" w:rsidRPr="00000000">
        <w:rPr>
          <w:rtl w:val="0"/>
        </w:rPr>
      </w:r>
    </w:p>
    <w:p w:rsidR="00000000" w:rsidDel="00000000" w:rsidP="00000000" w:rsidRDefault="00000000" w:rsidRPr="00000000" ns1:paraId="0000071F">
      <w:pPr>
        <w:jc w:val="center"/>
        <w:rPr/>
      </w:pPr>
      <w:r w:rsidDel="00000000" w:rsidR="00000000" w:rsidRPr="00000000">
        <w:rPr/>
        <w:drawing>
          <ns3:inline distB="0" distT="0" distL="114300" distR="114300">
            <ns3:extent cx="5029200" cy="2840019"/>
            <ns3:effectExtent b="0" l="0" r="0" t="0"/>
            <ns3:docPr id="19" name="image10.png"/>
            <ns4:graphic>
              <ns4:graphicData uri="http://schemas.openxmlformats.org/drawingml/2006/picture">
                <ns5:pic>
                  <ns5:nvPicPr>
                    <ns5:cNvPr id="0" name="image10.png"/>
                    <ns5:cNvPicPr preferRelativeResize="0"/>
                  </ns5:nvPicPr>
                  <ns5:blipFill>
                    <ns4:blip ns2:embed="rId46"/>
                    <ns4:srcRect b="0" l="0" r="0" t="0"/>
                    <ns4:stretch>
                      <ns4:fillRect/>
                    </ns4:stretch>
                  </ns5:blipFill>
                  <ns5:spPr>
                    <ns4:xfrm>
                      <ns4:off x="0" y="0"/>
                      <ns4:ext cx="5029200" cy="2840019"/>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720">
      <w:pPr>
        <w:jc w:val="center"/>
        <w:rPr/>
      </w:pPr>
      <w:r w:rsidDel="00000000" w:rsidR="00000000" w:rsidRPr="00000000">
        <w:rPr>
          <w:rFonts w:ascii="Times New Roman" w:cs="Times New Roman" w:eastAsia="Times New Roman" w:hAnsi="Times New Roman"/>
          <w:i w:val="1"/>
          <w:iCs w:val="1"/>
          <w:sz w:val="20"/>
          <w:szCs w:val="20"/>
          <w:rtl w:val="0"/>
        </w:rPr>
        <w:t xml:space="preserve">Figure 4.12: Client Keygen &amp; Registration Branch Logic Diagram</w:t>
      </w:r>
      <w:r w:rsidDel="00000000" w:rsidR="00000000" w:rsidRPr="00000000">
        <w:rPr>
          <w:rtl w:val="0"/>
        </w:rPr>
      </w:r>
    </w:p>
    <w:p w:rsidR="00000000" w:rsidDel="00000000" w:rsidP="00000000" w:rsidRDefault="00000000" w:rsidRPr="00000000" ns1:paraId="00000721">
      <w:pPr>
        <w:spacing w:after="120" w:lineRule="auto"/>
        <w:rPr/>
      </w:pPr>
      <w:r w:rsidDel="00000000" w:rsidR="00000000" w:rsidRPr="00000000">
        <w:rPr>
          <w:rtl w:val="0"/>
        </w:rPr>
      </w:r>
    </w:p>
    <w:p w:rsidR="00000000" w:rsidDel="00000000" w:rsidP="00000000" w:rsidRDefault="00000000" w:rsidRPr="00000000" ns1:paraId="000007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voter selects candidate index i in the browser, which sends a POST request to the local Client: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POST localhost:3000/vote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body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vote: 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7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Node.js Client receives the index, downloads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 from the server, and saves it to the cache directory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client/data/keys/temp_joint_pk.bin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7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launches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encrypt_vote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child process:</w:t>
      </w:r>
    </w:p>
    <w:p w:rsidR="00000000" w:rsidDel="00000000" w:rsidP="00000000" w:rsidRDefault="00000000" w:rsidRPr="00000000" ns1:paraId="0000072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./crypto/build/encrypt_vote &lt;i&gt; ./client/data/keys/temp_joint_pk.bin ./client/data/enc_vote.bin ./params/crypto_params.bin</w:t>
      </w:r>
      <w:r w:rsidDel="00000000" w:rsidR="00000000" w:rsidRPr="00000000">
        <w:rPr>
          <w:rtl w:val="0"/>
        </w:rPr>
      </w:r>
    </w:p>
    <w:p w:rsidR="00000000" w:rsidDel="00000000" w:rsidP="00000000" w:rsidRDefault="00000000" w:rsidRPr="00000000" ns1:paraId="00000726">
      <w:pPr>
        <w:spacing w:after="160" w:lineRule="auto"/>
        <w:rPr/>
      </w:pPr>
      <w:r w:rsidDel="00000000" w:rsidR="00000000" w:rsidRPr="00000000">
        <w:rPr>
          <w:rtl w:val="0"/>
        </w:rPr>
      </w:r>
    </w:p>
    <w:p w:rsidR="00000000" w:rsidDel="00000000" w:rsidP="00000000" w:rsidRDefault="00000000" w:rsidRPr="00000000" ns1: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generates a cryptographically secure 16-byte random nonce r_i and computes the SHA-256 hash commitment C_i = SHA256(v_i || ':' || r_i) where v_i is the candidate index. It saves these values to ballot_commitment.json locally.</w:t>
      </w:r>
    </w:p>
    <w:p w:rsidR="00000000" w:rsidDel="00000000" w:rsidP="00000000" w:rsidRDefault="00000000" w:rsidRPr="00000000" ns1: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includes this commitment in the X-Ballot-Commitment request header when submitting the vote.</w:t>
      </w:r>
    </w:p>
    <w:p w:rsidR="00000000" w:rsidDel="00000000" w:rsidP="00000000" w:rsidRDefault="00000000" w:rsidRPr="00000000" ns1:paraId="0000072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reads the newly created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enc_vote.bin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binary file into 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Buffer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72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sends a binary POST request to the server via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fetch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72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const response = await fetch(`${SERVER_URL}/vote`, {</w:t>
      </w:r>
      <w:r w:rsidDel="00000000" w:rsidR="00000000" w:rsidRPr="00000000">
        <w:rPr>
          <w:rtl w:val="0"/>
        </w:rPr>
      </w:r>
    </w:p>
    <w:p w:rsidR="00000000" w:rsidDel="00000000" w:rsidP="00000000" w:rsidRDefault="00000000" w:rsidRPr="00000000" ns1:paraId="0000072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method: 'POST',</w:t>
      </w:r>
      <w:r w:rsidDel="00000000" w:rsidR="00000000" w:rsidRPr="00000000">
        <w:rPr>
          <w:rtl w:val="0"/>
        </w:rPr>
      </w:r>
    </w:p>
    <w:p w:rsidR="00000000" w:rsidDel="00000000" w:rsidP="00000000" w:rsidRDefault="00000000" w:rsidRPr="00000000" ns1:paraId="0000072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headers: {</w:t>
      </w:r>
      <w:r w:rsidDel="00000000" w:rsidR="00000000" w:rsidRPr="00000000">
        <w:rPr>
          <w:rtl w:val="0"/>
        </w:rPr>
      </w:r>
    </w:p>
    <w:p w:rsidR="00000000" w:rsidDel="00000000" w:rsidP="00000000" w:rsidRDefault="00000000" w:rsidRPr="00000000" ns1:paraId="0000072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'Content-Type': 'application/octet-stream',</w:t>
      </w:r>
      <w:r w:rsidDel="00000000" w:rsidR="00000000" w:rsidRPr="00000000">
        <w:rPr>
          <w:rtl w:val="0"/>
        </w:rPr>
      </w:r>
    </w:p>
    <w:p w:rsidR="00000000" w:rsidDel="00000000" w:rsidP="00000000" w:rsidRDefault="00000000" w:rsidRPr="00000000" ns1:paraId="0000072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'Authorization': `Bearer ${authToken}`</w:t>
      </w:r>
      <w:r w:rsidDel="00000000" w:rsidR="00000000" w:rsidRPr="00000000">
        <w:rPr>
          <w:rtl w:val="0"/>
        </w:rPr>
      </w:r>
    </w:p>
    <w:p w:rsidR="00000000" w:rsidDel="00000000" w:rsidP="00000000" w:rsidRDefault="00000000" w:rsidRPr="00000000" ns1:paraId="0000073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73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body: voteBuffer</w:t>
      </w:r>
      <w:r w:rsidDel="00000000" w:rsidR="00000000" w:rsidRPr="00000000">
        <w:rPr>
          <w:rtl w:val="0"/>
        </w:rPr>
      </w:r>
    </w:p>
    <w:p w:rsidR="00000000" w:rsidDel="00000000" w:rsidP="00000000" w:rsidRDefault="00000000" w:rsidRPr="00000000" ns1:paraId="0000073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733">
      <w:pPr>
        <w:spacing w:after="160" w:lineRule="auto"/>
        <w:rPr/>
      </w:pPr>
      <w:r w:rsidDel="00000000" w:rsidR="00000000" w:rsidRPr="00000000">
        <w:rPr>
          <w:rtl w:val="0"/>
        </w:rPr>
      </w:r>
    </w:p>
    <w:p w:rsidR="00000000" w:rsidDel="00000000" w:rsidP="00000000" w:rsidRDefault="00000000" w:rsidRPr="00000000" ns1:paraId="00000734">
      <w:pPr>
        <w:pStyle w:val="Heading4"/>
        <w:numPr>
          <w:ilvl w:val="2"/>
          <w:numId w:val="32"/>
        </w:numPr>
        <w:rPr/>
      </w:pPr>
      <w:r w:rsidDel="00000000" w:rsidR="00000000" w:rsidRPr="00000000">
        <w:rPr>
          <w:rtl w:val="0"/>
        </w:rPr>
        <w:t xml:space="preserve">4.4.2 The Voter's Threshold Decryption Flow (client.js)</w:t>
      </w:r>
    </w:p>
    <w:p w:rsidR="00000000" w:rsidDel="00000000" w:rsidP="00000000" w:rsidRDefault="00000000" w:rsidRPr="00000000" ns1:paraId="0000073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system transitions to the decryption phase, the voter clicks the activation button on the interface, and the browser sends 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POST localhost:3000/partial-decrypt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request.</w:t>
      </w:r>
    </w:p>
    <w:p w:rsidR="00000000" w:rsidDel="00000000" w:rsidP="00000000" w:rsidRDefault="00000000" w:rsidRPr="00000000" ns1:paraId="0000073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Node.js Client sends a request to download the aggregate ciphertext binary from the server at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SERVER_URL/tally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73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received aggregate ciphertext file is saved into the local cache directory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client/data/tally/enc_tally.bin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73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Client runs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voter_partial_decrypt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child process to generate a decryption share:</w:t>
      </w:r>
    </w:p>
    <w:p w:rsidR="00000000" w:rsidDel="00000000" w:rsidP="00000000" w:rsidRDefault="00000000" w:rsidRPr="00000000" ns1:paraId="0000073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./crypto/build/voter_partial_decrypt &lt;voterId&gt; &lt;isLead&gt; ./client/data/keys/secret_key.bin ./client/data/tally/enc_tally.bin ./client/data/shares/my_share.bin ./params/crypto_params.bin</w:t>
      </w:r>
      <w:r w:rsidDel="00000000" w:rsidR="00000000" w:rsidRPr="00000000">
        <w:rPr>
          <w:rtl w:val="0"/>
        </w:rPr>
      </w:r>
    </w:p>
    <w:p w:rsidR="00000000" w:rsidDel="00000000" w:rsidP="00000000" w:rsidRDefault="00000000" w:rsidRPr="00000000" ns1:paraId="0000073A">
      <w:pPr>
        <w:spacing w:after="160" w:lineRule="auto"/>
        <w:rPr/>
      </w:pPr>
      <w:r w:rsidDel="00000000" w:rsidR="00000000" w:rsidRPr="00000000">
        <w:rPr>
          <w:rtl w:val="0"/>
        </w:rPr>
      </w:r>
    </w:p>
    <w:p w:rsidR="00000000" w:rsidDel="00000000" w:rsidP="00000000" w:rsidRDefault="00000000" w:rsidRPr="00000000" ns1:paraId="0000073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binary decryption-share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my_share.bin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read into 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Buffer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ns1:paraId="0000073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POST request is sent to upload the decryption share to the server:</w:t>
      </w:r>
    </w:p>
    <w:p w:rsidR="00000000" w:rsidDel="00000000" w:rsidP="00000000" w:rsidRDefault="00000000" w:rsidRPr="00000000" ns1:paraId="0000073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await fetch(`${SERVER_URL}/share`, {</w:t>
      </w:r>
      <w:r w:rsidDel="00000000" w:rsidR="00000000" w:rsidRPr="00000000">
        <w:rPr>
          <w:rtl w:val="0"/>
        </w:rPr>
      </w:r>
    </w:p>
    <w:p w:rsidR="00000000" w:rsidDel="00000000" w:rsidP="00000000" w:rsidRDefault="00000000" w:rsidRPr="00000000" ns1:paraId="0000073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method: 'POST',</w:t>
      </w:r>
      <w:r w:rsidDel="00000000" w:rsidR="00000000" w:rsidRPr="00000000">
        <w:rPr>
          <w:rtl w:val="0"/>
        </w:rPr>
      </w:r>
    </w:p>
    <w:p w:rsidR="00000000" w:rsidDel="00000000" w:rsidP="00000000" w:rsidRDefault="00000000" w:rsidRPr="00000000" ns1:paraId="0000073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headers: {</w:t>
      </w:r>
      <w:r w:rsidDel="00000000" w:rsidR="00000000" w:rsidRPr="00000000">
        <w:rPr>
          <w:rtl w:val="0"/>
        </w:rPr>
      </w:r>
    </w:p>
    <w:p w:rsidR="00000000" w:rsidDel="00000000" w:rsidP="00000000" w:rsidRDefault="00000000" w:rsidRPr="00000000" ns1:paraId="0000074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'Content-Type': 'application/octet-stream',</w:t>
      </w:r>
      <w:r w:rsidDel="00000000" w:rsidR="00000000" w:rsidRPr="00000000">
        <w:rPr>
          <w:rtl w:val="0"/>
        </w:rPr>
      </w:r>
    </w:p>
    <w:p w:rsidR="00000000" w:rsidDel="00000000" w:rsidP="00000000" w:rsidRDefault="00000000" w:rsidRPr="00000000" ns1:paraId="0000074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'Authorization': `Bearer ${authToken}`</w:t>
      </w:r>
      <w:r w:rsidDel="00000000" w:rsidR="00000000" w:rsidRPr="00000000">
        <w:rPr>
          <w:rtl w:val="0"/>
        </w:rPr>
      </w:r>
    </w:p>
    <w:p w:rsidR="00000000" w:rsidDel="00000000" w:rsidP="00000000" w:rsidRDefault="00000000" w:rsidRPr="00000000" ns1:paraId="0000074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74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body: shareBuffer</w:t>
      </w:r>
      <w:r w:rsidDel="00000000" w:rsidR="00000000" w:rsidRPr="00000000">
        <w:rPr>
          <w:rtl w:val="0"/>
        </w:rPr>
      </w:r>
    </w:p>
    <w:p w:rsidR="00000000" w:rsidDel="00000000" w:rsidP="00000000" w:rsidRDefault="00000000" w:rsidRPr="00000000" ns1:paraId="0000074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745">
      <w:pPr>
        <w:spacing w:after="160" w:lineRule="auto"/>
        <w:rPr/>
      </w:pPr>
      <w:r w:rsidDel="00000000" w:rsidR="00000000" w:rsidRPr="00000000">
        <w:rPr>
          <w:rtl w:val="0"/>
        </w:rPr>
      </w:r>
    </w:p>
    <w:p w:rsidR="00000000" w:rsidDel="00000000" w:rsidP="00000000" w:rsidRDefault="00000000" w:rsidRPr="00000000" ns1:paraId="00000746">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747">
      <w:pPr>
        <w:pStyle w:val="Heading3"/>
        <w:numPr>
          <w:ilvl w:val="1"/>
          <w:numId w:val="32"/>
        </w:numPr>
        <w:rPr/>
      </w:pPr>
      <w:r w:rsidDel="00000000" w:rsidR="00000000" w:rsidRPr="00000000">
        <w:rPr>
          <w:rtl w:val="0"/>
        </w:rPr>
        <w:t xml:space="preserve">4.5 Automated Build System</w:t>
      </w:r>
    </w:p>
    <w:p w:rsidR="00000000" w:rsidDel="00000000" w:rsidP="00000000" w:rsidRDefault="00000000" w:rsidRPr="00000000" ns1:paraId="00000748">
      <w:pPr>
        <w:spacing w:after="120" w:line="276" w:lineRule="auto"/>
        <w:jc w:val="both"/>
        <w:rPr/>
      </w:pPr>
      <w:r w:rsidDel="00000000" w:rsidR="00000000" w:rsidRPr="00000000">
        <w:rPr>
          <w:rtl w:val="0"/>
        </w:rPr>
        <w:t xml:space="preserve">The build system compiles the C++ binaries and configures paths. Figure 4.13 details the CMake build pipeline.</w:t>
      </w:r>
    </w:p>
    <w:p w:rsidR="00000000" w:rsidDel="00000000" w:rsidP="00000000" w:rsidRDefault="00000000" w:rsidRPr="00000000" ns1:paraId="00000749">
      <w:pPr>
        <w:spacing w:after="120" w:lineRule="auto"/>
        <w:rPr/>
      </w:pPr>
      <w:r w:rsidDel="00000000" w:rsidR="00000000" w:rsidRPr="00000000">
        <w:rPr>
          <w:rtl w:val="0"/>
        </w:rPr>
        <w:t xml:space="preserve">To manage linking the C++ source code with the OpenFHE library and distributing the resulting executables, the system uses CMake combined with a Bash script.</w:t>
      </w:r>
    </w:p>
    <w:p w:rsidR="00000000" w:rsidDel="00000000" w:rsidP="00000000" w:rsidRDefault="00000000" w:rsidRPr="00000000" ns1:paraId="0000074A">
      <w:pPr>
        <w:pStyle w:val="Heading4"/>
        <w:numPr>
          <w:ilvl w:val="2"/>
          <w:numId w:val="32"/>
        </w:numPr>
        <w:rPr/>
      </w:pPr>
      <w:r w:rsidDel="00000000" w:rsidR="00000000" w:rsidRPr="00000000">
        <w:rPr>
          <w:rtl w:val="0"/>
        </w:rPr>
        <w:t xml:space="preserve">4.5.1 CMake Build Configuration</w:t>
      </w:r>
    </w:p>
    <w:p w:rsidR="00000000" w:rsidDel="00000000" w:rsidP="00000000" w:rsidRDefault="00000000" w:rsidRPr="00000000" ns1:paraId="0000074B">
      <w:pPr>
        <w:spacing w:after="120" w:line="276" w:lineRule="auto"/>
        <w:jc w:val="both"/>
        <w:rPr/>
      </w:pPr>
      <w:r w:rsidDel="00000000" w:rsidR="00000000" w:rsidRPr="00000000">
        <w:rPr>
          <w:rtl w:val="0"/>
        </w:rPr>
        <w:t xml:space="preserve">The CMakeLists.txt file is configured to detect the OpenFHE installations on macOS and Linux, linking the required static libraries to generate standalone executables.</w:t>
      </w:r>
    </w:p>
    <w:p w:rsidR="00000000" w:rsidDel="00000000" w:rsidP="00000000" w:rsidRDefault="00000000" w:rsidRPr="00000000" ns1:paraId="0000074C">
      <w:pPr>
        <w:spacing w:after="120" w:line="276" w:lineRule="auto"/>
        <w:jc w:val="both"/>
        <w:rPr/>
      </w:pPr>
      <w:r w:rsidDel="00000000" w:rsidR="00000000" w:rsidRPr="00000000">
        <w:rPr>
          <w:rtl w:val="0"/>
        </w:rPr>
        <w:t xml:space="preserve">The configuration includes compile definitions for optimizations, ensuring that the binaries run with SIMD and OpenMP acceleration enabled.</w:t>
      </w:r>
    </w:p>
    <w:p w:rsidR="00000000" w:rsidDel="00000000" w:rsidP="00000000" w:rsidRDefault="00000000" w:rsidRPr="00000000" ns1:paraId="0000074D">
      <w:pPr>
        <w:jc w:val="center"/>
        <w:rPr/>
      </w:pPr>
      <w:r w:rsidDel="00000000" w:rsidR="00000000" w:rsidRPr="00000000">
        <w:rPr/>
        <w:drawing>
          <ns3:inline distB="0" distT="0" distL="114300" distR="114300">
            <ns3:extent cx="4572000" cy="2286000"/>
            <ns3:effectExtent b="0" l="0" r="0" t="0"/>
            <ns3:docPr id="20" name="image22.png"/>
            <ns4:graphic>
              <ns4:graphicData uri="http://schemas.openxmlformats.org/drawingml/2006/picture">
                <ns5:pic>
                  <ns5:nvPicPr>
                    <ns5:cNvPr id="0" name="image22.png"/>
                    <ns5:cNvPicPr preferRelativeResize="0"/>
                  </ns5:nvPicPr>
                  <ns5:blipFill>
                    <ns4:blip ns2:embed="rId47"/>
                    <ns4:srcRect b="0" l="0" r="0" t="0"/>
                    <ns4:stretch>
                      <ns4:fillRect/>
                    </ns4:stretch>
                  </ns5:blipFill>
                  <ns5:spPr>
                    <ns4:xfrm>
                      <ns4:off x="0" y="0"/>
                      <ns4:ext cx="4572000" cy="22860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74E">
      <w:pPr>
        <w:jc w:val="center"/>
        <w:rPr/>
      </w:pPr>
      <w:r w:rsidDel="00000000" w:rsidR="00000000" w:rsidRPr="00000000">
        <w:rPr>
          <w:i w:val="1"/>
          <w:iCs w:val="1"/>
          <w:sz w:val="20"/>
          <w:szCs w:val="20"/>
          <w:rtl w:val="0"/>
        </w:rPr>
        <w:t xml:space="preserve">Figure 4.13: CMake compile pipeline flowchart.</w:t>
      </w:r>
      <w:r w:rsidDel="00000000" w:rsidR="00000000" w:rsidRPr="00000000">
        <w:rPr>
          <w:rtl w:val="0"/>
        </w:rPr>
      </w:r>
    </w:p>
    <w:p w:rsidR="00000000" w:rsidDel="00000000" w:rsidP="00000000" w:rsidRDefault="00000000" w:rsidRPr="00000000" ns1:paraId="0000074F">
      <w:pPr>
        <w:spacing w:after="120" w:lineRule="auto"/>
        <w:rPr/>
      </w:pPr>
      <w:r w:rsidDel="00000000" w:rsidR="00000000" w:rsidRPr="00000000">
        <w:rPr>
          <w:rtl w:val="0"/>
        </w:rPr>
      </w:r>
    </w:p>
    <w:p w:rsidR="00000000" w:rsidDel="00000000" w:rsidP="00000000" w:rsidRDefault="00000000" w:rsidRPr="00000000" ns1:paraId="00000750">
      <w:pPr>
        <w:spacing w:after="120" w:lineRule="auto"/>
        <w:rPr/>
      </w:pPr>
      <w:r w:rsidDel="00000000" w:rsidR="00000000" w:rsidRPr="00000000">
        <w:rPr>
          <w:rtl w:val="0"/>
        </w:rPr>
        <w:t xml:space="preserve">The configuration file </w:t>
      </w:r>
      <w:r w:rsidDel="00000000" w:rsidR="00000000" w:rsidRPr="00000000">
        <w:rPr>
          <w:rFonts w:ascii="Consolas" w:cs="Consolas" w:eastAsia="Consolas" w:hAnsi="Consolas"/>
          <w:sz w:val="20"/>
          <w:szCs w:val="20"/>
          <w:rtl w:val="0"/>
        </w:rPr>
        <w:t xml:space="preserve">crypto/CMakeLists.txt</w:t>
      </w:r>
      <w:r w:rsidDel="00000000" w:rsidR="00000000" w:rsidRPr="00000000">
        <w:rPr>
          <w:rtl w:val="0"/>
        </w:rPr>
        <w:t xml:space="preserve"> defines the build targets and links them against the OpenFHE library.</w:t>
      </w:r>
    </w:p>
    <w:p w:rsidR="00000000" w:rsidDel="00000000" w:rsidP="00000000" w:rsidRDefault="00000000" w:rsidRPr="00000000" ns1:paraId="00000751">
      <w:pPr>
        <w:spacing w:after="120" w:lineRule="auto"/>
        <w:rPr/>
      </w:pPr>
      <w:r w:rsidDel="00000000" w:rsidR="00000000" w:rsidRPr="00000000">
        <w:rPr>
          <w:b w:val="1"/>
          <w:bCs w:val="1"/>
          <w:rtl w:val="0"/>
        </w:rPr>
        <w:t xml:space="preserve">Listing 4.7: CMakeLists.txt configuration</w:t>
      </w:r>
      <w:r w:rsidDel="00000000" w:rsidR="00000000" w:rsidRPr="00000000">
        <w:rPr>
          <w:rtl w:val="0"/>
        </w:rPr>
      </w:r>
    </w:p>
    <w:p w:rsidR="00000000" w:rsidDel="00000000" w:rsidP="00000000" w:rsidRDefault="00000000" w:rsidRPr="00000000" ns1:paraId="0000075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cmake_minimum_required(VERSION 3.16)</w:t>
      </w:r>
      <w:r w:rsidDel="00000000" w:rsidR="00000000" w:rsidRPr="00000000">
        <w:rPr>
          <w:rtl w:val="0"/>
        </w:rPr>
      </w:r>
    </w:p>
    <w:p w:rsidR="00000000" w:rsidDel="00000000" w:rsidP="00000000" w:rsidRDefault="00000000" w:rsidRPr="00000000" ns1:paraId="0000075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project(evoting_crypto CXX)</w:t>
      </w:r>
      <w:r w:rsidDel="00000000" w:rsidR="00000000" w:rsidRPr="00000000">
        <w:rPr>
          <w:rtl w:val="0"/>
        </w:rPr>
      </w:r>
    </w:p>
    <w:p w:rsidR="00000000" w:rsidDel="00000000" w:rsidP="00000000" w:rsidRDefault="00000000" w:rsidRPr="00000000" ns1:paraId="0000075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75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set(CMAKE_CXX_STANDARD 17)</w:t>
      </w:r>
      <w:r w:rsidDel="00000000" w:rsidR="00000000" w:rsidRPr="00000000">
        <w:rPr>
          <w:rtl w:val="0"/>
        </w:rPr>
      </w:r>
    </w:p>
    <w:p w:rsidR="00000000" w:rsidDel="00000000" w:rsidP="00000000" w:rsidRDefault="00000000" w:rsidRPr="00000000" ns1:paraId="0000075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set(CMAKE_CXX_STANDARD_REQUIRED ON)</w:t>
      </w:r>
      <w:r w:rsidDel="00000000" w:rsidR="00000000" w:rsidRPr="00000000">
        <w:rPr>
          <w:rtl w:val="0"/>
        </w:rPr>
      </w:r>
    </w:p>
    <w:p w:rsidR="00000000" w:rsidDel="00000000" w:rsidP="00000000" w:rsidRDefault="00000000" w:rsidRPr="00000000" ns1:paraId="0000075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75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Automatically find the OpenFHE library on the system</w:t>
      </w:r>
      <w:r w:rsidDel="00000000" w:rsidR="00000000" w:rsidRPr="00000000">
        <w:rPr>
          <w:rtl w:val="0"/>
        </w:rPr>
      </w:r>
    </w:p>
    <w:p w:rsidR="00000000" w:rsidDel="00000000" w:rsidP="00000000" w:rsidRDefault="00000000" w:rsidRPr="00000000" ns1:paraId="0000075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find_package(OpenFHE REQUIRED)</w:t>
      </w:r>
      <w:r w:rsidDel="00000000" w:rsidR="00000000" w:rsidRPr="00000000">
        <w:rPr>
          <w:rtl w:val="0"/>
        </w:rPr>
      </w:r>
    </w:p>
    <w:p w:rsidR="00000000" w:rsidDel="00000000" w:rsidP="00000000" w:rsidRDefault="00000000" w:rsidRPr="00000000" ns1:paraId="0000075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75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Load OpenFHE include directories</w:t>
      </w:r>
      <w:r w:rsidDel="00000000" w:rsidR="00000000" w:rsidRPr="00000000">
        <w:rPr>
          <w:rtl w:val="0"/>
        </w:rPr>
      </w:r>
    </w:p>
    <w:p w:rsidR="00000000" w:rsidDel="00000000" w:rsidP="00000000" w:rsidRDefault="00000000" w:rsidRPr="00000000" ns1:paraId="0000075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include_directories(${OPENFHE_INCLUDE_DIRS})</w:t>
      </w:r>
      <w:r w:rsidDel="00000000" w:rsidR="00000000" w:rsidRPr="00000000">
        <w:rPr>
          <w:rtl w:val="0"/>
        </w:rPr>
      </w:r>
    </w:p>
    <w:p w:rsidR="00000000" w:rsidDel="00000000" w:rsidP="00000000" w:rsidRDefault="00000000" w:rsidRPr="00000000" ns1:paraId="0000075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link_directories(${OPENFHE_LIBRARY_DIRS})</w:t>
      </w:r>
      <w:r w:rsidDel="00000000" w:rsidR="00000000" w:rsidRPr="00000000">
        <w:rPr>
          <w:rtl w:val="0"/>
        </w:rPr>
      </w:r>
    </w:p>
    <w:p w:rsidR="00000000" w:rsidDel="00000000" w:rsidP="00000000" w:rsidRDefault="00000000" w:rsidRPr="00000000" ns1:paraId="0000075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75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Define the target executables</w:t>
      </w:r>
      <w:r w:rsidDel="00000000" w:rsidR="00000000" w:rsidRPr="00000000">
        <w:rPr>
          <w:rtl w:val="0"/>
        </w:rPr>
      </w:r>
    </w:p>
    <w:p w:rsidR="00000000" w:rsidDel="00000000" w:rsidP="00000000" w:rsidRDefault="00000000" w:rsidRPr="00000000" ns1:paraId="0000076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add_executable(setup src/setup.cpp)</w:t>
      </w:r>
      <w:r w:rsidDel="00000000" w:rsidR="00000000" w:rsidRPr="00000000">
        <w:rPr>
          <w:rtl w:val="0"/>
        </w:rPr>
      </w:r>
    </w:p>
    <w:p w:rsidR="00000000" w:rsidDel="00000000" w:rsidP="00000000" w:rsidRDefault="00000000" w:rsidRPr="00000000" ns1:paraId="0000076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add_executable(voter_keygen src/voter_keygen.cpp)</w:t>
      </w:r>
      <w:r w:rsidDel="00000000" w:rsidR="00000000" w:rsidRPr="00000000">
        <w:rPr>
          <w:rtl w:val="0"/>
        </w:rPr>
      </w:r>
    </w:p>
    <w:p w:rsidR="00000000" w:rsidDel="00000000" w:rsidP="00000000" w:rsidRDefault="00000000" w:rsidRPr="00000000" ns1:paraId="0000076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add_executable(encrypt_vote src/encrypt_vote.cpp)</w:t>
      </w:r>
      <w:r w:rsidDel="00000000" w:rsidR="00000000" w:rsidRPr="00000000">
        <w:rPr>
          <w:rtl w:val="0"/>
        </w:rPr>
      </w:r>
    </w:p>
    <w:p w:rsidR="00000000" w:rsidDel="00000000" w:rsidP="00000000" w:rsidRDefault="00000000" w:rsidRPr="00000000" ns1:paraId="0000076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add_executable(tally src/tally.cpp)</w:t>
      </w:r>
      <w:r w:rsidDel="00000000" w:rsidR="00000000" w:rsidRPr="00000000">
        <w:rPr>
          <w:rtl w:val="0"/>
        </w:rPr>
      </w:r>
    </w:p>
    <w:p w:rsidR="00000000" w:rsidDel="00000000" w:rsidP="00000000" w:rsidRDefault="00000000" w:rsidRPr="00000000" ns1:paraId="0000076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add_executable(voter_partial_decrypt src/voter_partial_decrypt.cpp)</w:t>
      </w:r>
      <w:r w:rsidDel="00000000" w:rsidR="00000000" w:rsidRPr="00000000">
        <w:rPr>
          <w:rtl w:val="0"/>
        </w:rPr>
      </w:r>
    </w:p>
    <w:p w:rsidR="00000000" w:rsidDel="00000000" w:rsidP="00000000" w:rsidRDefault="00000000" w:rsidRPr="00000000" ns1:paraId="0000076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add_executable(combine src/combine.cpp)</w:t>
      </w:r>
      <w:r w:rsidDel="00000000" w:rsidR="00000000" w:rsidRPr="00000000">
        <w:rPr>
          <w:rtl w:val="0"/>
        </w:rPr>
      </w:r>
    </w:p>
    <w:p w:rsidR="00000000" w:rsidDel="00000000" w:rsidP="00000000" w:rsidRDefault="00000000" w:rsidRPr="00000000" ns1:paraId="0000076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76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Link each executable target against the OpenFHE library</w:t>
      </w:r>
      <w:r w:rsidDel="00000000" w:rsidR="00000000" w:rsidRPr="00000000">
        <w:rPr>
          <w:rtl w:val="0"/>
        </w:rPr>
      </w:r>
    </w:p>
    <w:p w:rsidR="00000000" w:rsidDel="00000000" w:rsidP="00000000" w:rsidRDefault="00000000" w:rsidRPr="00000000" ns1:paraId="0000076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target_link_libraries(setup OpenFHE::OPENFHEstatic)</w:t>
      </w:r>
      <w:r w:rsidDel="00000000" w:rsidR="00000000" w:rsidRPr="00000000">
        <w:rPr>
          <w:rtl w:val="0"/>
        </w:rPr>
      </w:r>
    </w:p>
    <w:p w:rsidR="00000000" w:rsidDel="00000000" w:rsidP="00000000" w:rsidRDefault="00000000" w:rsidRPr="00000000" ns1:paraId="0000076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target_link_libraries(voter_keygen OpenFHE::OPENFHEstatic)</w:t>
      </w:r>
      <w:r w:rsidDel="00000000" w:rsidR="00000000" w:rsidRPr="00000000">
        <w:rPr>
          <w:rtl w:val="0"/>
        </w:rPr>
      </w:r>
    </w:p>
    <w:p w:rsidR="00000000" w:rsidDel="00000000" w:rsidP="00000000" w:rsidRDefault="00000000" w:rsidRPr="00000000" ns1:paraId="0000076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target_link_libraries(encrypt_vote OpenFHE::OPENFHEstatic)</w:t>
      </w:r>
      <w:r w:rsidDel="00000000" w:rsidR="00000000" w:rsidRPr="00000000">
        <w:rPr>
          <w:rtl w:val="0"/>
        </w:rPr>
      </w:r>
    </w:p>
    <w:p w:rsidR="00000000" w:rsidDel="00000000" w:rsidP="00000000" w:rsidRDefault="00000000" w:rsidRPr="00000000" ns1:paraId="0000076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target_link_libraries(tally OpenFHE::OPENFHEstatic)</w:t>
      </w:r>
      <w:r w:rsidDel="00000000" w:rsidR="00000000" w:rsidRPr="00000000">
        <w:rPr>
          <w:rtl w:val="0"/>
        </w:rPr>
      </w:r>
    </w:p>
    <w:p w:rsidR="00000000" w:rsidDel="00000000" w:rsidP="00000000" w:rsidRDefault="00000000" w:rsidRPr="00000000" ns1:paraId="0000076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target_link_libraries(voter_partial_decrypt OpenFHE::OPENFHEstatic)</w:t>
      </w:r>
      <w:r w:rsidDel="00000000" w:rsidR="00000000" w:rsidRPr="00000000">
        <w:rPr>
          <w:rtl w:val="0"/>
        </w:rPr>
      </w:r>
    </w:p>
    <w:p w:rsidR="00000000" w:rsidDel="00000000" w:rsidP="00000000" w:rsidRDefault="00000000" w:rsidRPr="00000000" ns1:paraId="0000076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target_link_libraries(combine OpenFHE::OPENFHEstatic)</w:t>
      </w:r>
      <w:r w:rsidDel="00000000" w:rsidR="00000000" w:rsidRPr="00000000">
        <w:rPr>
          <w:rtl w:val="0"/>
        </w:rPr>
      </w:r>
    </w:p>
    <w:p w:rsidR="00000000" w:rsidDel="00000000" w:rsidP="00000000" w:rsidRDefault="00000000" w:rsidRPr="00000000" ns1:paraId="0000076E">
      <w:pPr>
        <w:spacing w:after="160" w:lineRule="auto"/>
        <w:rPr/>
      </w:pPr>
      <w:r w:rsidDel="00000000" w:rsidR="00000000" w:rsidRPr="00000000">
        <w:rPr>
          <w:rtl w:val="0"/>
        </w:rPr>
      </w:r>
    </w:p>
    <w:p w:rsidR="00000000" w:rsidDel="00000000" w:rsidP="00000000" w:rsidRDefault="00000000" w:rsidRPr="00000000" ns1:paraId="0000076F">
      <w:pPr>
        <w:pStyle w:val="Heading4"/>
        <w:numPr>
          <w:ilvl w:val="2"/>
          <w:numId w:val="32"/>
        </w:numPr>
        <w:rPr/>
      </w:pPr>
      <w:r w:rsidDel="00000000" w:rsidR="00000000" w:rsidRPr="00000000">
        <w:rPr>
          <w:rtl w:val="0"/>
        </w:rPr>
        <w:t xml:space="preserve">4.5.2 The build.sh Build Automation Script</w:t>
      </w:r>
    </w:p>
    <w:p w:rsidR="00000000" w:rsidDel="00000000" w:rsidP="00000000" w:rsidRDefault="00000000" w:rsidRPr="00000000" ns1:paraId="00000770">
      <w:pPr>
        <w:spacing w:after="120" w:line="276" w:lineRule="auto"/>
        <w:jc w:val="both"/>
        <w:rPr/>
      </w:pPr>
      <w:r w:rsidDel="00000000" w:rsidR="00000000" w:rsidRPr="00000000">
        <w:rPr>
          <w:rtl w:val="0"/>
        </w:rPr>
        <w:t xml:space="preserve">The build.sh script automates the compilation, creating the build directory, running cmake, and moving the compiled binaries to the correct runtime folders.</w:t>
      </w:r>
    </w:p>
    <w:p w:rsidR="00000000" w:rsidDel="00000000" w:rsidP="00000000" w:rsidRDefault="00000000" w:rsidRPr="00000000" ns1:paraId="00000771">
      <w:pPr>
        <w:spacing w:after="120" w:line="276" w:lineRule="auto"/>
        <w:jc w:val="both"/>
        <w:rPr/>
      </w:pPr>
      <w:r w:rsidDel="00000000" w:rsidR="00000000" w:rsidRPr="00000000">
        <w:rPr>
          <w:rtl w:val="0"/>
        </w:rPr>
        <w:t xml:space="preserve">This script minimizes manual setup, allowing developers to rebuild the cryptographic layer with a single command.</w:t>
      </w:r>
    </w:p>
    <w:p w:rsidR="00000000" w:rsidDel="00000000" w:rsidP="00000000" w:rsidRDefault="00000000" w:rsidRPr="00000000" ns1:paraId="00000772">
      <w:pPr>
        <w:spacing w:after="120" w:lineRule="auto"/>
        <w:rPr/>
      </w:pPr>
      <w:r w:rsidDel="00000000" w:rsidR="00000000" w:rsidRPr="00000000">
        <w:rPr>
          <w:rtl w:val="0"/>
        </w:rPr>
        <w:t xml:space="preserve">The </w:t>
      </w:r>
      <w:r w:rsidDel="00000000" w:rsidR="00000000" w:rsidRPr="00000000">
        <w:rPr>
          <w:rFonts w:ascii="Consolas" w:cs="Consolas" w:eastAsia="Consolas" w:hAnsi="Consolas"/>
          <w:sz w:val="20"/>
          <w:szCs w:val="20"/>
          <w:rtl w:val="0"/>
        </w:rPr>
        <w:t xml:space="preserve">scripts/build.sh</w:t>
      </w:r>
      <w:r w:rsidDel="00000000" w:rsidR="00000000" w:rsidRPr="00000000">
        <w:rPr>
          <w:rtl w:val="0"/>
        </w:rPr>
        <w:t xml:space="preserve"> script automatically locates the OpenFHE installation path and builds the project's build directory.</w:t>
      </w:r>
    </w:p>
    <w:p w:rsidR="00000000" w:rsidDel="00000000" w:rsidP="00000000" w:rsidRDefault="00000000" w:rsidRPr="00000000" ns1:paraId="00000773">
      <w:pPr>
        <w:spacing w:after="120" w:lineRule="auto"/>
        <w:rPr/>
      </w:pPr>
      <w:r w:rsidDel="00000000" w:rsidR="00000000" w:rsidRPr="00000000">
        <w:rPr>
          <w:b w:val="1"/>
          <w:bCs w:val="1"/>
          <w:rtl w:val="0"/>
        </w:rPr>
        <w:t xml:space="preserve">Listing 4.8: build.sh script</w:t>
      </w:r>
      <w:r w:rsidDel="00000000" w:rsidR="00000000" w:rsidRPr="00000000">
        <w:rPr>
          <w:rtl w:val="0"/>
        </w:rPr>
      </w:r>
    </w:p>
    <w:p w:rsidR="00000000" w:rsidDel="00000000" w:rsidP="00000000" w:rsidRDefault="00000000" w:rsidRPr="00000000" ns1:paraId="0000077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#!/bin/bash</w:t>
      </w:r>
      <w:r w:rsidDel="00000000" w:rsidR="00000000" w:rsidRPr="00000000">
        <w:rPr>
          <w:rtl w:val="0"/>
        </w:rPr>
      </w:r>
    </w:p>
    <w:p w:rsidR="00000000" w:rsidDel="00000000" w:rsidP="00000000" w:rsidRDefault="00000000" w:rsidRPr="00000000" ns1:paraId="0000077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set -e</w:t>
      </w:r>
      <w:r w:rsidDel="00000000" w:rsidR="00000000" w:rsidRPr="00000000">
        <w:rPr>
          <w:rtl w:val="0"/>
        </w:rPr>
      </w:r>
    </w:p>
    <w:p w:rsidR="00000000" w:rsidDel="00000000" w:rsidP="00000000" w:rsidRDefault="00000000" w:rsidRPr="00000000" ns1:paraId="0000077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77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ROOT_DIR="$(cd "$(dirname "${BASH_SOURCE[0]}")/.." &amp;&amp; pwd)"</w:t>
      </w:r>
      <w:r w:rsidDel="00000000" w:rsidR="00000000" w:rsidRPr="00000000">
        <w:rPr>
          <w:rtl w:val="0"/>
        </w:rPr>
      </w:r>
    </w:p>
    <w:p w:rsidR="00000000" w:rsidDel="00000000" w:rsidP="00000000" w:rsidRDefault="00000000" w:rsidRPr="00000000" ns1:paraId="0000077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CRYPTO_DIR="$ROOT_DIR/crypto"</w:t>
      </w:r>
      <w:r w:rsidDel="00000000" w:rsidR="00000000" w:rsidRPr="00000000">
        <w:rPr>
          <w:rtl w:val="0"/>
        </w:rPr>
      </w:r>
    </w:p>
    <w:p w:rsidR="00000000" w:rsidDel="00000000" w:rsidP="00000000" w:rsidRDefault="00000000" w:rsidRPr="00000000" ns1:paraId="0000077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77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echo "=== Building C++ Cryptographic Binaries ==="</w:t>
      </w:r>
      <w:r w:rsidDel="00000000" w:rsidR="00000000" w:rsidRPr="00000000">
        <w:rPr>
          <w:rtl w:val="0"/>
        </w:rPr>
      </w:r>
    </w:p>
    <w:p w:rsidR="00000000" w:rsidDel="00000000" w:rsidP="00000000" w:rsidRDefault="00000000" w:rsidRPr="00000000" ns1:paraId="0000077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mkdir -p "$CRYPTO_DIR/build"</w:t>
      </w:r>
      <w:r w:rsidDel="00000000" w:rsidR="00000000" w:rsidRPr="00000000">
        <w:rPr>
          <w:rtl w:val="0"/>
        </w:rPr>
      </w:r>
    </w:p>
    <w:p w:rsidR="00000000" w:rsidDel="00000000" w:rsidP="00000000" w:rsidRDefault="00000000" w:rsidRPr="00000000" ns1:paraId="0000077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cd "$CRYPTO_DIR/build"</w:t>
      </w:r>
      <w:r w:rsidDel="00000000" w:rsidR="00000000" w:rsidRPr="00000000">
        <w:rPr>
          <w:rtl w:val="0"/>
        </w:rPr>
      </w:r>
    </w:p>
    <w:p w:rsidR="00000000" w:rsidDel="00000000" w:rsidP="00000000" w:rsidRDefault="00000000" w:rsidRPr="00000000" ns1:paraId="0000077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77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Detect the OpenFHE installation path on the system</w:t>
      </w:r>
      <w:r w:rsidDel="00000000" w:rsidR="00000000" w:rsidRPr="00000000">
        <w:rPr>
          <w:rtl w:val="0"/>
        </w:rPr>
      </w:r>
    </w:p>
    <w:p w:rsidR="00000000" w:rsidDel="00000000" w:rsidP="00000000" w:rsidRDefault="00000000" w:rsidRPr="00000000" ns1:paraId="0000077F">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if [ -d "/usr/local/lib/CMake/OpenFHE" ]; then</w:t>
      </w:r>
      <w:r w:rsidDel="00000000" w:rsidR="00000000" w:rsidRPr="00000000">
        <w:rPr>
          <w:rtl w:val="0"/>
        </w:rPr>
      </w:r>
    </w:p>
    <w:p w:rsidR="00000000" w:rsidDel="00000000" w:rsidP="00000000" w:rsidRDefault="00000000" w:rsidRPr="00000000" ns1:paraId="00000780">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OPENFHE_DIR="/usr/local/lib/CMake/OpenFHE"</w:t>
      </w:r>
      <w:r w:rsidDel="00000000" w:rsidR="00000000" w:rsidRPr="00000000">
        <w:rPr>
          <w:rtl w:val="0"/>
        </w:rPr>
      </w:r>
    </w:p>
    <w:p w:rsidR="00000000" w:rsidDel="00000000" w:rsidP="00000000" w:rsidRDefault="00000000" w:rsidRPr="00000000" ns1:paraId="00000781">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elif [ -d "/usr/lib/CMake/OpenFHE" ]; then</w:t>
      </w:r>
      <w:r w:rsidDel="00000000" w:rsidR="00000000" w:rsidRPr="00000000">
        <w:rPr>
          <w:rtl w:val="0"/>
        </w:rPr>
      </w:r>
    </w:p>
    <w:p w:rsidR="00000000" w:rsidDel="00000000" w:rsidP="00000000" w:rsidRDefault="00000000" w:rsidRPr="00000000" ns1:paraId="00000782">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OPENFHE_DIR="/usr/lib/CMake/OpenFHE"</w:t>
      </w:r>
      <w:r w:rsidDel="00000000" w:rsidR="00000000" w:rsidRPr="00000000">
        <w:rPr>
          <w:rtl w:val="0"/>
        </w:rPr>
      </w:r>
    </w:p>
    <w:p w:rsidR="00000000" w:rsidDel="00000000" w:rsidP="00000000" w:rsidRDefault="00000000" w:rsidRPr="00000000" ns1:paraId="00000783">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else</w:t>
      </w:r>
      <w:r w:rsidDel="00000000" w:rsidR="00000000" w:rsidRPr="00000000">
        <w:rPr>
          <w:rtl w:val="0"/>
        </w:rPr>
      </w:r>
    </w:p>
    <w:p w:rsidR="00000000" w:rsidDel="00000000" w:rsidP="00000000" w:rsidRDefault="00000000" w:rsidRPr="00000000" ns1:paraId="00000784">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OPENFHE_DIR=""</w:t>
      </w:r>
      <w:r w:rsidDel="00000000" w:rsidR="00000000" w:rsidRPr="00000000">
        <w:rPr>
          <w:rtl w:val="0"/>
        </w:rPr>
      </w:r>
    </w:p>
    <w:p w:rsidR="00000000" w:rsidDel="00000000" w:rsidP="00000000" w:rsidRDefault="00000000" w:rsidRPr="00000000" ns1:paraId="00000785">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fi</w:t>
      </w:r>
      <w:r w:rsidDel="00000000" w:rsidR="00000000" w:rsidRPr="00000000">
        <w:rPr>
          <w:rtl w:val="0"/>
        </w:rPr>
      </w:r>
    </w:p>
    <w:p w:rsidR="00000000" w:rsidDel="00000000" w:rsidP="00000000" w:rsidRDefault="00000000" w:rsidRPr="00000000" ns1:paraId="00000786">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787">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if [ -n "$OPENFHE_DIR" ]; then</w:t>
      </w:r>
      <w:r w:rsidDel="00000000" w:rsidR="00000000" w:rsidRPr="00000000">
        <w:rPr>
          <w:rtl w:val="0"/>
        </w:rPr>
      </w:r>
    </w:p>
    <w:p w:rsidR="00000000" w:rsidDel="00000000" w:rsidP="00000000" w:rsidRDefault="00000000" w:rsidRPr="00000000" ns1:paraId="00000788">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cmake -DOpenFHE_DIR="$OPENFHE_DIR" ..</w:t>
      </w:r>
      <w:r w:rsidDel="00000000" w:rsidR="00000000" w:rsidRPr="00000000">
        <w:rPr>
          <w:rtl w:val="0"/>
        </w:rPr>
      </w:r>
    </w:p>
    <w:p w:rsidR="00000000" w:rsidDel="00000000" w:rsidP="00000000" w:rsidRDefault="00000000" w:rsidRPr="00000000" ns1:paraId="00000789">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else</w:t>
      </w:r>
      <w:r w:rsidDel="00000000" w:rsidR="00000000" w:rsidRPr="00000000">
        <w:rPr>
          <w:rtl w:val="0"/>
        </w:rPr>
      </w:r>
    </w:p>
    <w:p w:rsidR="00000000" w:rsidDel="00000000" w:rsidP="00000000" w:rsidRDefault="00000000" w:rsidRPr="00000000" ns1:paraId="0000078A">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cmake ..</w:t>
      </w:r>
      <w:r w:rsidDel="00000000" w:rsidR="00000000" w:rsidRPr="00000000">
        <w:rPr>
          <w:rtl w:val="0"/>
        </w:rPr>
      </w:r>
    </w:p>
    <w:p w:rsidR="00000000" w:rsidDel="00000000" w:rsidP="00000000" w:rsidRDefault="00000000" w:rsidRPr="00000000" ns1:paraId="0000078B">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fi</w:t>
      </w:r>
      <w:r w:rsidDel="00000000" w:rsidR="00000000" w:rsidRPr="00000000">
        <w:rPr>
          <w:rtl w:val="0"/>
        </w:rPr>
      </w:r>
    </w:p>
    <w:p w:rsidR="00000000" w:rsidDel="00000000" w:rsidP="00000000" w:rsidRDefault="00000000" w:rsidRPr="00000000" ns1:paraId="0000078C">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ns1:paraId="0000078D">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make -j$(nproc 2&gt;/dev/null || sysctl -n hw.ncpu 2&gt;/dev/null || echo 2)</w:t>
      </w:r>
      <w:r w:rsidDel="00000000" w:rsidR="00000000" w:rsidRPr="00000000">
        <w:rPr>
          <w:rtl w:val="0"/>
        </w:rPr>
      </w:r>
    </w:p>
    <w:p w:rsidR="00000000" w:rsidDel="00000000" w:rsidP="00000000" w:rsidRDefault="00000000" w:rsidRPr="00000000" ns1:paraId="0000078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echo "=== Build Complete ==="</w:t>
      </w:r>
      <w:r w:rsidDel="00000000" w:rsidR="00000000" w:rsidRPr="00000000">
        <w:rPr>
          <w:rtl w:val="0"/>
        </w:rPr>
      </w:r>
    </w:p>
    <w:p w:rsidR="00000000" w:rsidDel="00000000" w:rsidP="00000000" w:rsidRDefault="00000000" w:rsidRPr="00000000" ns1:paraId="0000078F">
      <w:pPr>
        <w:spacing w:after="160" w:lineRule="auto"/>
        <w:rPr/>
      </w:pPr>
      <w:r w:rsidDel="00000000" w:rsidR="00000000" w:rsidRPr="00000000">
        <w:rPr>
          <w:rtl w:val="0"/>
        </w:rPr>
      </w:r>
    </w:p>
    <w:p w:rsidR="00000000" w:rsidDel="00000000" w:rsidP="00000000" w:rsidRDefault="00000000" w:rsidRPr="00000000" ns1:paraId="00000790">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791">
      <w:pPr>
        <w:pStyle w:val="Heading3"/>
        <w:numPr>
          <w:ilvl w:val="1"/>
          <w:numId w:val="32"/>
        </w:numPr>
        <w:rPr/>
      </w:pPr>
      <w:r w:rsidDel="00000000" w:rsidR="00000000" w:rsidRPr="00000000">
        <w:rPr>
          <w:rtl w:val="0"/>
        </w:rPr>
        <w:t xml:space="preserve">4.6 Distributed Deployment Scripts</w:t>
      </w:r>
    </w:p>
    <w:p w:rsidR="00000000" w:rsidDel="00000000" w:rsidP="00000000" w:rsidRDefault="00000000" w:rsidRPr="00000000" ns1:paraId="00000792">
      <w:pPr>
        <w:spacing w:after="120" w:line="276" w:lineRule="auto"/>
        <w:jc w:val="both"/>
        <w:rPr/>
      </w:pPr>
      <w:r w:rsidDel="00000000" w:rsidR="00000000" w:rsidRPr="00000000">
        <w:rPr>
          <w:rtl w:val="0"/>
        </w:rPr>
        <w:t xml:space="preserve">LAN deployment scripts distribute the configuration files to client machines. Figure 4.14 maps the LAN deployment topology. Figures 4.19 and 4.18 detail the sync_params.sh flow and cross-platform build toolchains mapped in Table 4.4.</w:t>
      </w:r>
    </w:p>
    <w:p w:rsidR="00000000" w:rsidDel="00000000" w:rsidP="00000000" w:rsidRDefault="00000000" w:rsidRPr="00000000" ns1:paraId="00000793">
      <w:pPr>
        <w:spacing w:after="120" w:line="276" w:lineRule="auto"/>
        <w:jc w:val="both"/>
        <w:rPr/>
      </w:pPr>
      <w:r w:rsidDel="00000000" w:rsidR="00000000" w:rsidRPr="00000000">
        <w:rPr>
          <w:rtl w:val="0"/>
        </w:rPr>
        <w:t xml:space="preserve">The sync script copies the shared context (crypto_params.bin) to all voter nodes, ensuring that client context setups match the tally server.</w:t>
      </w:r>
    </w:p>
    <w:p w:rsidR="00000000" w:rsidDel="00000000" w:rsidP="00000000" w:rsidRDefault="00000000" w:rsidRPr="00000000" ns1:paraId="00000794">
      <w:pPr>
        <w:jc w:val="center"/>
        <w:rPr/>
      </w:pPr>
      <w:r w:rsidDel="00000000" w:rsidR="00000000" w:rsidRPr="00000000">
        <w:rPr/>
        <w:drawing>
          <ns3:inline distB="0" distT="0" distL="114300" distR="114300">
            <ns3:extent cx="5029200" cy="2366682"/>
            <ns3:effectExtent b="0" l="0" r="0" t="0"/>
            <ns3:docPr id="1" name="image24.png"/>
            <ns4:graphic>
              <ns4:graphicData uri="http://schemas.openxmlformats.org/drawingml/2006/picture">
                <ns5:pic>
                  <ns5:nvPicPr>
                    <ns5:cNvPr id="0" name="image24.png"/>
                    <ns5:cNvPicPr preferRelativeResize="0"/>
                  </ns5:nvPicPr>
                  <ns5:blipFill>
                    <ns4:blip ns2:embed="rId48"/>
                    <ns4:srcRect b="0" l="0" r="0" t="0"/>
                    <ns4:stretch>
                      <ns4:fillRect/>
                    </ns4:stretch>
                  </ns5:blipFill>
                  <ns5:spPr>
                    <ns4:xfrm>
                      <ns4:off x="0" y="0"/>
                      <ns4:ext cx="5029200" cy="2366682"/>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795">
      <w:pPr>
        <w:jc w:val="center"/>
        <w:rPr/>
      </w:pPr>
      <w:r w:rsidDel="00000000" w:rsidR="00000000" w:rsidRPr="00000000">
        <w:rPr>
          <w:i w:val="1"/>
          <w:iCs w:val="1"/>
          <w:sz w:val="20"/>
          <w:szCs w:val="20"/>
          <w:rtl w:val="0"/>
        </w:rPr>
        <w:t xml:space="preserve">Figure 4.14: LAN network topology.</w:t>
      </w:r>
      <w:r w:rsidDel="00000000" w:rsidR="00000000" w:rsidRPr="00000000">
        <w:rPr>
          <w:rtl w:val="0"/>
        </w:rPr>
      </w:r>
    </w:p>
    <w:p w:rsidR="00000000" w:rsidDel="00000000" w:rsidP="00000000" w:rsidRDefault="00000000" w:rsidRPr="00000000" ns1:paraId="00000796">
      <w:pPr>
        <w:spacing w:after="120" w:lineRule="auto"/>
        <w:rPr/>
      </w:pPr>
      <w:r w:rsidDel="00000000" w:rsidR="00000000" w:rsidRPr="00000000">
        <w:rPr>
          <w:rtl w:val="0"/>
        </w:rPr>
      </w:r>
    </w:p>
    <w:p w:rsidR="00000000" w:rsidDel="00000000" w:rsidP="00000000" w:rsidRDefault="00000000" w:rsidRPr="00000000" ns1:paraId="00000797">
      <w:pPr>
        <w:jc w:val="center"/>
        <w:rPr/>
      </w:pPr>
      <w:r w:rsidDel="00000000" w:rsidR="00000000" w:rsidRPr="00000000">
        <w:rPr/>
        <w:drawing>
          <ns3:inline distB="0" distT="0" distL="114300" distR="114300">
            <ns3:extent cx="4572000" cy="1714500"/>
            <ns3:effectExtent b="0" l="0" r="0" t="0"/>
            <ns3:docPr id="2" name="image14.png"/>
            <ns4:graphic>
              <ns4:graphicData uri="http://schemas.openxmlformats.org/drawingml/2006/picture">
                <ns5:pic>
                  <ns5:nvPicPr>
                    <ns5:cNvPr id="0" name="image14.png"/>
                    <ns5:cNvPicPr preferRelativeResize="0"/>
                  </ns5:nvPicPr>
                  <ns5:blipFill>
                    <ns4:blip ns2:embed="rId49"/>
                    <ns4:srcRect b="0" l="0" r="0" t="0"/>
                    <ns4:stretch>
                      <ns4:fillRect/>
                    </ns4:stretch>
                  </ns5:blipFill>
                  <ns5:spPr>
                    <ns4:xfrm>
                      <ns4:off x="0" y="0"/>
                      <ns4:ext cx="4572000" cy="1714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798">
      <w:pPr>
        <w:jc w:val="center"/>
        <w:rPr/>
      </w:pPr>
      <w:r w:rsidDel="00000000" w:rsidR="00000000" w:rsidRPr="00000000">
        <w:rPr>
          <w:i w:val="1"/>
          <w:iCs w:val="1"/>
          <w:sz w:val="20"/>
          <w:szCs w:val="20"/>
          <w:rtl w:val="0"/>
        </w:rPr>
        <w:t xml:space="preserve">Figure 4.19: sync_params.sh flowchart.</w:t>
      </w:r>
      <w:r w:rsidDel="00000000" w:rsidR="00000000" w:rsidRPr="00000000">
        <w:rPr>
          <w:rtl w:val="0"/>
        </w:rPr>
      </w:r>
    </w:p>
    <w:p w:rsidR="00000000" w:rsidDel="00000000" w:rsidP="00000000" w:rsidRDefault="00000000" w:rsidRPr="00000000" ns1:paraId="00000799">
      <w:pPr>
        <w:spacing w:after="120" w:lineRule="auto"/>
        <w:rPr/>
      </w:pPr>
      <w:r w:rsidDel="00000000" w:rsidR="00000000" w:rsidRPr="00000000">
        <w:rPr>
          <w:rtl w:val="0"/>
        </w:rPr>
      </w:r>
    </w:p>
    <w:p w:rsidR="00000000" w:rsidDel="00000000" w:rsidP="00000000" w:rsidRDefault="00000000" w:rsidRPr="00000000" ns1:paraId="0000079A">
      <w:pPr>
        <w:jc w:val="center"/>
        <w:rPr/>
      </w:pPr>
      <w:r w:rsidDel="00000000" w:rsidR="00000000" w:rsidRPr="00000000">
        <w:rPr/>
        <w:drawing>
          <ns3:inline distB="0" distT="0" distL="114300" distR="114300">
            <ns3:extent cx="4572000" cy="1714500"/>
            <ns3:effectExtent b="0" l="0" r="0" t="0"/>
            <ns3:docPr id="3" name="image15.png"/>
            <ns4:graphic>
              <ns4:graphicData uri="http://schemas.openxmlformats.org/drawingml/2006/picture">
                <ns5:pic>
                  <ns5:nvPicPr>
                    <ns5:cNvPr id="0" name="image15.png"/>
                    <ns5:cNvPicPr preferRelativeResize="0"/>
                  </ns5:nvPicPr>
                  <ns5:blipFill>
                    <ns4:blip ns2:embed="rId50"/>
                    <ns4:srcRect b="0" l="0" r="0" t="0"/>
                    <ns4:stretch>
                      <ns4:fillRect/>
                    </ns4:stretch>
                  </ns5:blipFill>
                  <ns5:spPr>
                    <ns4:xfrm>
                      <ns4:off x="0" y="0"/>
                      <ns4:ext cx="4572000" cy="17145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79B">
      <w:pPr>
        <w:jc w:val="center"/>
        <w:rPr/>
      </w:pPr>
      <w:r w:rsidDel="00000000" w:rsidR="00000000" w:rsidRPr="00000000">
        <w:rPr>
          <w:i w:val="1"/>
          <w:iCs w:val="1"/>
          <w:sz w:val="20"/>
          <w:szCs w:val="20"/>
          <w:rtl w:val="0"/>
        </w:rPr>
        <w:t xml:space="preserve">Figure 4.18: Cross-platform build pipeline and mapping.</w:t>
      </w:r>
      <w:r w:rsidDel="00000000" w:rsidR="00000000" w:rsidRPr="00000000">
        <w:rPr>
          <w:rtl w:val="0"/>
        </w:rPr>
      </w:r>
    </w:p>
    <w:p w:rsidR="00000000" w:rsidDel="00000000" w:rsidP="00000000" w:rsidRDefault="00000000" w:rsidRPr="00000000" ns1:paraId="0000079C">
      <w:pPr>
        <w:spacing w:after="120" w:lineRule="auto"/>
        <w:rPr/>
      </w:pPr>
      <w:r w:rsidDel="00000000" w:rsidR="00000000" w:rsidRPr="00000000">
        <w:rPr>
          <w:rtl w:val="0"/>
        </w:rPr>
      </w:r>
    </w:p>
    <w:p w:rsidR="00000000" w:rsidDel="00000000" w:rsidP="00000000" w:rsidRDefault="00000000" w:rsidRPr="00000000" ns1:paraId="0000079D">
      <w:pPr>
        <w:jc w:val="center"/>
        <w:rPr/>
      </w:pPr>
      <w:r w:rsidDel="00000000" w:rsidR="00000000" w:rsidRPr="00000000">
        <w:rPr>
          <w:rFonts w:ascii="Times New Roman" w:cs="Times New Roman" w:eastAsia="Times New Roman" w:hAnsi="Times New Roman"/>
          <w:b w:val="1"/>
          <w:bCs w:val="1"/>
          <w:sz w:val="20"/>
          <w:szCs w:val="20"/>
          <w:rtl w:val="0"/>
        </w:rPr>
        <w:t xml:space="preserve">Table 4.4: Cross-Platform Compilation Toolchains</w:t>
      </w:r>
      <w:r w:rsidDel="00000000" w:rsidR="00000000" w:rsidRPr="00000000">
        <w:rPr>
          <w:rtl w:val="0"/>
        </w:rPr>
      </w:r>
    </w:p>
    <w:tbl>
      <w:tblPr>
        <w:tblStyle w:val="Table16"/>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79E">
            <w:pPr>
              <w:jc w:val="center"/>
              <w:rPr/>
            </w:pPr>
            <w:r w:rsidDel="00000000" w:rsidR="00000000" w:rsidRPr="00000000">
              <w:rPr>
                <w:b w:val="1"/>
                <w:bCs w:val="1"/>
                <w:sz w:val="20"/>
                <w:szCs w:val="20"/>
                <w:rtl w:val="0"/>
              </w:rPr>
              <w:t xml:space="preserve">Operating System</w:t>
            </w:r>
            <w:r w:rsidDel="00000000" w:rsidR="00000000" w:rsidRPr="00000000">
              <w:rPr>
                <w:rtl w:val="0"/>
              </w:rPr>
            </w:r>
          </w:p>
        </w:tc>
        <w:tc>
          <w:tcPr/>
          <w:p w:rsidR="00000000" w:rsidDel="00000000" w:rsidP="00000000" w:rsidRDefault="00000000" w:rsidRPr="00000000" ns1:paraId="0000079F">
            <w:pPr>
              <w:jc w:val="center"/>
              <w:rPr/>
            </w:pPr>
            <w:r w:rsidDel="00000000" w:rsidR="00000000" w:rsidRPr="00000000">
              <w:rPr>
                <w:b w:val="1"/>
                <w:bCs w:val="1"/>
                <w:sz w:val="20"/>
                <w:szCs w:val="20"/>
                <w:rtl w:val="0"/>
              </w:rPr>
              <w:t xml:space="preserve">Compiler</w:t>
            </w:r>
            <w:r w:rsidDel="00000000" w:rsidR="00000000" w:rsidRPr="00000000">
              <w:rPr>
                <w:rtl w:val="0"/>
              </w:rPr>
            </w:r>
          </w:p>
        </w:tc>
        <w:tc>
          <w:tcPr/>
          <w:p w:rsidR="00000000" w:rsidDel="00000000" w:rsidP="00000000" w:rsidRDefault="00000000" w:rsidRPr="00000000" ns1:paraId="000007A0">
            <w:pPr>
              <w:jc w:val="center"/>
              <w:rPr/>
            </w:pPr>
            <w:r w:rsidDel="00000000" w:rsidR="00000000" w:rsidRPr="00000000">
              <w:rPr>
                <w:b w:val="1"/>
                <w:bCs w:val="1"/>
                <w:sz w:val="20"/>
                <w:szCs w:val="20"/>
                <w:rtl w:val="0"/>
              </w:rPr>
              <w:t xml:space="preserve">Linking Format</w:t>
            </w:r>
            <w:r w:rsidDel="00000000" w:rsidR="00000000" w:rsidRPr="00000000">
              <w:rPr>
                <w:rtl w:val="0"/>
              </w:rPr>
            </w:r>
          </w:p>
        </w:tc>
        <w:tc>
          <w:tcPr/>
          <w:p w:rsidR="00000000" w:rsidDel="00000000" w:rsidP="00000000" w:rsidRDefault="00000000" w:rsidRPr="00000000" ns1:paraId="000007A1">
            <w:pPr>
              <w:jc w:val="center"/>
              <w:rPr/>
            </w:pPr>
            <w:r w:rsidDel="00000000" w:rsidR="00000000" w:rsidRPr="00000000">
              <w:rPr>
                <w:b w:val="1"/>
                <w:bCs w:val="1"/>
                <w:sz w:val="20"/>
                <w:szCs w:val="20"/>
                <w:rtl w:val="0"/>
              </w:rPr>
              <w:t xml:space="preserve">Target Executable Format</w:t>
            </w:r>
            <w:r w:rsidDel="00000000" w:rsidR="00000000" w:rsidRPr="00000000">
              <w:rPr>
                <w:rtl w:val="0"/>
              </w:rPr>
            </w:r>
          </w:p>
        </w:tc>
      </w:tr>
      <w:tr>
        <w:trPr>
          <w:cantSplit w:val="0"/>
          <w:tblHeader w:val="0"/>
        </w:trPr>
        <w:tc>
          <w:tcPr/>
          <w:p w:rsidR="00000000" w:rsidDel="00000000" w:rsidP="00000000" w:rsidRDefault="00000000" w:rsidRPr="00000000" ns1:paraId="000007A2">
            <w:pPr>
              <w:jc w:val="left"/>
              <w:rPr/>
            </w:pPr>
            <w:r w:rsidDel="00000000" w:rsidR="00000000" w:rsidRPr="00000000">
              <w:rPr>
                <w:sz w:val="18"/>
                <w:szCs w:val="18"/>
                <w:rtl w:val="0"/>
              </w:rPr>
              <w:t xml:space="preserve">macOS Sonoma (ARM64)</w:t>
            </w:r>
            <w:r w:rsidDel="00000000" w:rsidR="00000000" w:rsidRPr="00000000">
              <w:rPr>
                <w:rtl w:val="0"/>
              </w:rPr>
            </w:r>
          </w:p>
        </w:tc>
        <w:tc>
          <w:tcPr/>
          <w:p w:rsidR="00000000" w:rsidDel="00000000" w:rsidP="00000000" w:rsidRDefault="00000000" w:rsidRPr="00000000" ns1:paraId="000007A3">
            <w:pPr>
              <w:jc w:val="left"/>
              <w:rPr/>
            </w:pPr>
            <w:r w:rsidDel="00000000" w:rsidR="00000000" w:rsidRPr="00000000">
              <w:rPr>
                <w:sz w:val="18"/>
                <w:szCs w:val="18"/>
                <w:rtl w:val="0"/>
              </w:rPr>
              <w:t xml:space="preserve">Apple Clang / g++-13</w:t>
            </w:r>
            <w:r w:rsidDel="00000000" w:rsidR="00000000" w:rsidRPr="00000000">
              <w:rPr>
                <w:rtl w:val="0"/>
              </w:rPr>
            </w:r>
          </w:p>
        </w:tc>
        <w:tc>
          <w:tcPr/>
          <w:p w:rsidR="00000000" w:rsidDel="00000000" w:rsidP="00000000" w:rsidRDefault="00000000" w:rsidRPr="00000000" ns1:paraId="000007A4">
            <w:pPr>
              <w:jc w:val="left"/>
              <w:rPr/>
            </w:pPr>
            <w:r w:rsidDel="00000000" w:rsidR="00000000" w:rsidRPr="00000000">
              <w:rPr>
                <w:sz w:val="18"/>
                <w:szCs w:val="18"/>
                <w:rtl w:val="0"/>
              </w:rPr>
              <w:t xml:space="preserve">Static linking (.a)</w:t>
            </w:r>
            <w:r w:rsidDel="00000000" w:rsidR="00000000" w:rsidRPr="00000000">
              <w:rPr>
                <w:rtl w:val="0"/>
              </w:rPr>
            </w:r>
          </w:p>
        </w:tc>
        <w:tc>
          <w:tcPr/>
          <w:p w:rsidR="00000000" w:rsidDel="00000000" w:rsidP="00000000" w:rsidRDefault="00000000" w:rsidRPr="00000000" ns1:paraId="000007A5">
            <w:pPr>
              <w:jc w:val="left"/>
              <w:rPr/>
            </w:pPr>
            <w:r w:rsidDel="00000000" w:rsidR="00000000" w:rsidRPr="00000000">
              <w:rPr>
                <w:sz w:val="18"/>
                <w:szCs w:val="18"/>
                <w:rtl w:val="0"/>
              </w:rPr>
              <w:t xml:space="preserve">Mach-O binary</w:t>
            </w:r>
            <w:r w:rsidDel="00000000" w:rsidR="00000000" w:rsidRPr="00000000">
              <w:rPr>
                <w:rtl w:val="0"/>
              </w:rPr>
            </w:r>
          </w:p>
        </w:tc>
      </w:tr>
      <w:tr>
        <w:trPr>
          <w:cantSplit w:val="0"/>
          <w:tblHeader w:val="0"/>
        </w:trPr>
        <w:tc>
          <w:tcPr/>
          <w:p w:rsidR="00000000" w:rsidDel="00000000" w:rsidP="00000000" w:rsidRDefault="00000000" w:rsidRPr="00000000" ns1:paraId="000007A6">
            <w:pPr>
              <w:jc w:val="left"/>
              <w:rPr/>
            </w:pPr>
            <w:r w:rsidDel="00000000" w:rsidR="00000000" w:rsidRPr="00000000">
              <w:rPr>
                <w:sz w:val="18"/>
                <w:szCs w:val="18"/>
                <w:rtl w:val="0"/>
              </w:rPr>
              <w:t xml:space="preserve">Ubuntu 22.04 LTS (x86_64)</w:t>
            </w:r>
            <w:r w:rsidDel="00000000" w:rsidR="00000000" w:rsidRPr="00000000">
              <w:rPr>
                <w:rtl w:val="0"/>
              </w:rPr>
            </w:r>
          </w:p>
        </w:tc>
        <w:tc>
          <w:tcPr/>
          <w:p w:rsidR="00000000" w:rsidDel="00000000" w:rsidP="00000000" w:rsidRDefault="00000000" w:rsidRPr="00000000" ns1:paraId="000007A7">
            <w:pPr>
              <w:jc w:val="left"/>
              <w:rPr/>
            </w:pPr>
            <w:r w:rsidDel="00000000" w:rsidR="00000000" w:rsidRPr="00000000">
              <w:rPr>
                <w:sz w:val="18"/>
                <w:szCs w:val="18"/>
                <w:rtl w:val="0"/>
              </w:rPr>
              <w:t xml:space="preserve">GNU GCC / g++-9+</w:t>
            </w:r>
            <w:r w:rsidDel="00000000" w:rsidR="00000000" w:rsidRPr="00000000">
              <w:rPr>
                <w:rtl w:val="0"/>
              </w:rPr>
            </w:r>
          </w:p>
        </w:tc>
        <w:tc>
          <w:tcPr/>
          <w:p w:rsidR="00000000" w:rsidDel="00000000" w:rsidP="00000000" w:rsidRDefault="00000000" w:rsidRPr="00000000" ns1:paraId="000007A8">
            <w:pPr>
              <w:jc w:val="left"/>
              <w:rPr/>
            </w:pPr>
            <w:r w:rsidDel="00000000" w:rsidR="00000000" w:rsidRPr="00000000">
              <w:rPr>
                <w:sz w:val="18"/>
                <w:szCs w:val="18"/>
                <w:rtl w:val="0"/>
              </w:rPr>
              <w:t xml:space="preserve">Shared linking (.so)</w:t>
            </w:r>
            <w:r w:rsidDel="00000000" w:rsidR="00000000" w:rsidRPr="00000000">
              <w:rPr>
                <w:rtl w:val="0"/>
              </w:rPr>
            </w:r>
          </w:p>
        </w:tc>
        <w:tc>
          <w:tcPr/>
          <w:p w:rsidR="00000000" w:rsidDel="00000000" w:rsidP="00000000" w:rsidRDefault="00000000" w:rsidRPr="00000000" ns1:paraId="000007A9">
            <w:pPr>
              <w:jc w:val="left"/>
              <w:rPr/>
            </w:pPr>
            <w:r w:rsidDel="00000000" w:rsidR="00000000" w:rsidRPr="00000000">
              <w:rPr>
                <w:sz w:val="18"/>
                <w:szCs w:val="18"/>
                <w:rtl w:val="0"/>
              </w:rPr>
              <w:t xml:space="preserve">ELF binary</w:t>
            </w:r>
            <w:r w:rsidDel="00000000" w:rsidR="00000000" w:rsidRPr="00000000">
              <w:rPr>
                <w:rtl w:val="0"/>
              </w:rPr>
            </w:r>
          </w:p>
        </w:tc>
      </w:tr>
    </w:tbl>
    <w:p w:rsidR="00000000" w:rsidDel="00000000" w:rsidP="00000000" w:rsidRDefault="00000000" w:rsidRPr="00000000" ns1:paraId="000007AA">
      <w:pPr>
        <w:spacing w:after="120" w:lineRule="auto"/>
        <w:rPr/>
      </w:pPr>
      <w:r w:rsidDel="00000000" w:rsidR="00000000" w:rsidRPr="00000000">
        <w:rPr>
          <w:rtl w:val="0"/>
        </w:rPr>
      </w:r>
    </w:p>
    <w:p w:rsidR="00000000" w:rsidDel="00000000" w:rsidP="00000000" w:rsidRDefault="00000000" w:rsidRPr="00000000" ns1:paraId="000007AB">
      <w:pPr>
        <w:spacing w:after="120" w:lineRule="auto"/>
        <w:rPr/>
      </w:pPr>
      <w:r w:rsidDel="00000000" w:rsidR="00000000" w:rsidRPr="00000000">
        <w:rPr>
          <w:rtl w:val="0"/>
        </w:rPr>
        <w:t xml:space="preserve">The real-world operation of the multi-machine system over a LAN is controlled via the following support scripts:</w:t>
      </w:r>
    </w:p>
    <w:p w:rsidR="00000000" w:rsidDel="00000000" w:rsidP="00000000" w:rsidRDefault="00000000" w:rsidRPr="00000000" ns1:paraId="000007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`scripts/network_check.sh`: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Runs ping and test curl calls against the tally server's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SERVER_URL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environment variable to verify network connectivity and confirm the Node.js server is running before the election begins.</w:t>
      </w:r>
    </w:p>
    <w:p w:rsidR="00000000" w:rsidDel="00000000" w:rsidP="00000000" w:rsidRDefault="00000000" w:rsidRPr="00000000" ns1:paraId="000007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`scripts/sync_params.sh`: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running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setup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 the Server, the administrator uses this script to synchronize the shared parameter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crypto_params.bin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voter client machines via the secure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scp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protocol, using predefined IP address configuration:</w:t>
      </w:r>
    </w:p>
    <w:p w:rsidR="00000000" w:rsidDel="00000000" w:rsidP="00000000" w:rsidRDefault="00000000" w:rsidRPr="00000000" ns1:paraId="000007AE">
      <w:pPr>
        <w:shd w:fill="f2f2f2" w:val="clear"/>
        <w:spacing w:after="0" w:lineRule="auto"/>
        <w:ind w:left="120" w:firstLine="0"/>
        <w:rPr/>
      </w:pPr>
      <w:r w:rsidDel="00000000" w:rsidR="00000000" w:rsidRPr="00000000">
        <w:rPr>
          <w:rFonts w:ascii="Consolas" w:cs="Consolas" w:eastAsia="Consolas" w:hAnsi="Consolas"/>
          <w:sz w:val="18"/>
          <w:szCs w:val="18"/>
          <w:rtl w:val="0"/>
        </w:rPr>
        <w:t xml:space="preserve">  scp ./params/crypto_params.bin voter@192.168.1.102:~/evoting-system/params/</w:t>
      </w:r>
      <w:r w:rsidDel="00000000" w:rsidR="00000000" w:rsidRPr="00000000">
        <w:rPr>
          <w:rtl w:val="0"/>
        </w:rPr>
      </w:r>
    </w:p>
    <w:p w:rsidR="00000000" w:rsidDel="00000000" w:rsidP="00000000" w:rsidRDefault="00000000" w:rsidRPr="00000000" ns1:paraId="000007AF">
      <w:pPr>
        <w:spacing w:after="160" w:lineRule="auto"/>
        <w:rPr/>
      </w:pPr>
      <w:r w:rsidDel="00000000" w:rsidR="00000000" w:rsidRPr="00000000">
        <w:rPr>
          <w:rtl w:val="0"/>
        </w:rPr>
      </w:r>
    </w:p>
    <w:p w:rsidR="00000000" w:rsidDel="00000000" w:rsidP="00000000" w:rsidRDefault="00000000" w:rsidRPr="00000000" ns1:paraId="000007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`scripts/test_local.sh`: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script that simulates the entire e-voting process locally with 3 virtual voters running on the same file system, for quickly debugging the logic of all 6 C++ programs in conjunction with Node.js.</w:t>
      </w:r>
    </w:p>
    <w:p w:rsidR="00000000" w:rsidDel="00000000" w:rsidP="00000000" w:rsidRDefault="00000000" w:rsidRPr="00000000" ns1:paraId="000007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`scripts/demo_run.sh`: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guided script for live demonstration purposes, automatically clearing data directories via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endpoint, sequentially running each election phase, and guiding voters through registration visually via the Web interface.</w:t>
      </w:r>
    </w:p>
    <w:p w:rsidR="00000000" w:rsidDel="00000000" w:rsidP="00000000" w:rsidRDefault="00000000" w:rsidRPr="00000000" ns1:paraId="000007B2">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7B3">
      <w:pPr>
        <w:pStyle w:val="Heading3"/>
        <w:numPr>
          <w:ilvl w:val="1"/>
          <w:numId w:val="32"/>
        </w:numPr>
        <w:rPr/>
      </w:pPr>
      <w:r w:rsidDel="00000000" w:rsidR="00000000" w:rsidRPr="00000000">
        <w:rPr>
          <w:rtl w:val="0"/>
        </w:rPr>
        <w:t xml:space="preserve">Chapter 4 Summary</w:t>
      </w:r>
    </w:p>
    <w:p w:rsidR="00000000" w:rsidDel="00000000" w:rsidP="00000000" w:rsidRDefault="00000000" w:rsidRPr="00000000" ns1:paraId="000007B4">
      <w:pPr>
        <w:spacing w:after="120" w:lineRule="auto"/>
        <w:rPr/>
      </w:pPr>
      <w:r w:rsidDel="00000000" w:rsidR="00000000" w:rsidRPr="00000000">
        <w:rPr>
          <w:rtl w:val="0"/>
        </w:rPr>
        <w:t xml:space="preserve">Chapter 4 has presented in detail the actual implementation architecture of the system. The core source code of all 6 C++ files comprising the OpenFHE cryptographic layer has been described in detail, along with in-depth analysis of how the security parameters were set: t = 65537, depth 1, binary SIMD vectors, and the multiparty threshold decryption mechanism. In addition, the control structure of the Express.js Server, the raw binary byte-stream handling mechanism, and the build/deployment automation scripts have also been completed. The next chapter, Chapter 5, will describe in detail the system quality testing process and the resulting performance evaluation.</w:t>
      </w:r>
    </w:p>
    <w:p w:rsidR="00000000" w:rsidDel="00000000" w:rsidP="00000000" w:rsidRDefault="00000000" w:rsidRPr="00000000" ns1:paraId="000007B5">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7B6">
      <w:pPr>
        <w:pStyle w:val="Heading3"/>
        <w:numPr>
          <w:ilvl w:val="1"/>
          <w:numId w:val="32"/>
        </w:numPr>
        <w:rPr/>
      </w:pPr>
      <w:r w:rsidDel="00000000" w:rsidR="00000000" w:rsidRPr="00000000">
        <w:rPr>
          <w:rtl w:val="0"/>
        </w:rPr>
        <w:t xml:space="preserve">Chapter 4 References</w:t>
      </w:r>
    </w:p>
    <w:p w:rsidR="00000000" w:rsidDel="00000000" w:rsidP="00000000" w:rsidRDefault="00000000" w:rsidRPr="00000000" ns1:paraId="000007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 Richard Stevens and S. A. Rago,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Advanced Programming in the UNIX 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3rd ed., Addison-Wesley, 2013.</w:t>
      </w:r>
    </w:p>
    <w:p w:rsidR="00000000" w:rsidDel="00000000" w:rsidP="00000000" w:rsidRDefault="00000000" w:rsidRPr="00000000" ns1:paraId="000007B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D. Herron, Node.js Web Development, 5th ed., Packt Publishing, 2020.</w:t>
      </w:r>
    </w:p>
    <w:p w:rsidR="00000000" w:rsidDel="00000000" w:rsidP="00000000" w:rsidRDefault="00000000" w:rsidRPr="00000000" ns1:paraId="000007B9">
      <w:pPr>
        <w:pStyle w:val="Heading2"/>
        <w:pageBreakBefore w:val="1"/>
        <w:numPr>
          <w:ilvl w:val="0"/>
          <w:numId w:val="32"/>
        </w:numPr>
        <w:ind w:left="720" w:hanging="360"/>
        <w:rPr/>
      </w:pPr>
      <w:r w:rsidDel="00000000" w:rsidR="00000000" w:rsidRPr="00000000">
        <w:rPr>
          <w:rtl w:val="0"/>
        </w:rPr>
        <w:t xml:space="preserve">CHAPTER 5: TESTING AND EVALUATION</w:t>
      </w:r>
    </w:p>
    <w:p w:rsidR="00000000" w:rsidDel="00000000" w:rsidP="00000000" w:rsidRDefault="00000000" w:rsidRPr="00000000" ns1:paraId="000007BA">
      <w:pPr>
        <w:pStyle w:val="Heading3"/>
        <w:numPr>
          <w:ilvl w:val="1"/>
          <w:numId w:val="32"/>
        </w:numPr>
        <w:rPr/>
      </w:pPr>
      <w:r w:rsidDel="00000000" w:rsidR="00000000" w:rsidRPr="00000000">
        <w:rPr>
          <w:rtl w:val="0"/>
        </w:rPr>
        <w:t xml:space="preserve">5.1 Testing Strategy</w:t>
      </w:r>
    </w:p>
    <w:p w:rsidR="00000000" w:rsidDel="00000000" w:rsidP="00000000" w:rsidRDefault="00000000" w:rsidRPr="00000000" ns1:paraId="000007BB">
      <w:pPr>
        <w:spacing w:after="120" w:line="276" w:lineRule="auto"/>
        <w:jc w:val="both"/>
        <w:rPr/>
      </w:pPr>
      <w:r w:rsidDel="00000000" w:rsidR="00000000" w:rsidRPr="00000000">
        <w:rPr>
          <w:rtl w:val="0"/>
        </w:rPr>
        <w:t xml:space="preserve">The testing strategy uses a hierarchical structure, including unit, integration, and E2E system testing. Figure 5.1 displays the test pyramid.</w:t>
      </w:r>
    </w:p>
    <w:p w:rsidR="00000000" w:rsidDel="00000000" w:rsidP="00000000" w:rsidRDefault="00000000" w:rsidRPr="00000000" ns1:paraId="000007BC">
      <w:pPr>
        <w:spacing w:after="120" w:line="276" w:lineRule="auto"/>
        <w:jc w:val="both"/>
        <w:rPr/>
      </w:pPr>
      <w:r w:rsidDel="00000000" w:rsidR="00000000" w:rsidRPr="00000000">
        <w:rPr>
          <w:rtl w:val="0"/>
        </w:rPr>
        <w:t xml:space="preserve">We perform unit tests on individual C++ cryptographic functions, integration tests on the Node-to-C++ process execution, and end-to-end tests over a local LAN network.</w:t>
      </w:r>
    </w:p>
    <w:p w:rsidR="00000000" w:rsidDel="00000000" w:rsidP="00000000" w:rsidRDefault="00000000" w:rsidRPr="00000000" ns1:paraId="000007BD">
      <w:pPr>
        <w:jc w:val="center"/>
        <w:rPr/>
      </w:pPr>
      <w:r w:rsidDel="00000000" w:rsidR="00000000" w:rsidRPr="00000000">
        <w:rPr/>
        <w:drawing>
          <ns3:inline distB="0" distT="0" distL="114300" distR="114300">
            <ns3:extent cx="4114800" cy="2116183"/>
            <ns3:effectExtent b="0" l="0" r="0" t="0"/>
            <ns3:docPr id="4" name="image5.png"/>
            <ns4:graphic>
              <ns4:graphicData uri="http://schemas.openxmlformats.org/drawingml/2006/picture">
                <ns5:pic>
                  <ns5:nvPicPr>
                    <ns5:cNvPr id="0" name="image5.png"/>
                    <ns5:cNvPicPr preferRelativeResize="0"/>
                  </ns5:nvPicPr>
                  <ns5:blipFill>
                    <ns4:blip ns2:embed="rId51"/>
                    <ns4:srcRect b="0" l="0" r="0" t="0"/>
                    <ns4:stretch>
                      <ns4:fillRect/>
                    </ns4:stretch>
                  </ns5:blipFill>
                  <ns5:spPr>
                    <ns4:xfrm>
                      <ns4:off x="0" y="0"/>
                      <ns4:ext cx="4114800" cy="2116183"/>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7BE">
      <w:pPr>
        <w:jc w:val="center"/>
        <w:rPr/>
      </w:pPr>
      <w:r w:rsidDel="00000000" w:rsidR="00000000" w:rsidRPr="00000000">
        <w:rPr>
          <w:i w:val="1"/>
          <w:iCs w:val="1"/>
          <w:sz w:val="20"/>
          <w:szCs w:val="20"/>
          <w:rtl w:val="0"/>
        </w:rPr>
        <w:t xml:space="preserve">Figure 5.1: Testing strategy pyramid.</w:t>
      </w:r>
      <w:r w:rsidDel="00000000" w:rsidR="00000000" w:rsidRPr="00000000">
        <w:rPr>
          <w:rtl w:val="0"/>
        </w:rPr>
      </w:r>
    </w:p>
    <w:p w:rsidR="00000000" w:rsidDel="00000000" w:rsidP="00000000" w:rsidRDefault="00000000" w:rsidRPr="00000000" ns1:paraId="000007BF">
      <w:pPr>
        <w:spacing w:after="120" w:lineRule="auto"/>
        <w:rPr/>
      </w:pPr>
      <w:r w:rsidDel="00000000" w:rsidR="00000000" w:rsidRPr="00000000">
        <w:rPr>
          <w:rtl w:val="0"/>
        </w:rPr>
      </w:r>
    </w:p>
    <w:p w:rsidR="00000000" w:rsidDel="00000000" w:rsidP="00000000" w:rsidRDefault="00000000" w:rsidRPr="00000000" ns1:paraId="000007C0">
      <w:pPr>
        <w:spacing w:after="120" w:lineRule="auto"/>
        <w:rPr/>
      </w:pPr>
      <w:r w:rsidDel="00000000" w:rsidR="00000000" w:rsidRPr="00000000">
        <w:rPr>
          <w:rtl w:val="0"/>
        </w:rPr>
        <w:t xml:space="preserve">To ensure the accuracy and security of the privacy-preserving electronic voting system, the testing process was designed and executed using a layered, bottom-up model consisting of three main components:</w:t>
      </w:r>
    </w:p>
    <w:p w:rsidR="00000000" w:rsidDel="00000000" w:rsidP="00000000" w:rsidRDefault="00000000" w:rsidRPr="00000000" ns1:paraId="000007C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Unit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Focuses on independently testing each C++ executable in the cryptographic layer. The goal is to verify that the generated binary outputs strictly conform to the BFV-RNS parameter format and can be read back correctly by other components without parsing errors.</w:t>
      </w:r>
    </w:p>
    <w:p w:rsidR="00000000" w:rsidDel="00000000" w:rsidP="00000000" w:rsidRDefault="00000000" w:rsidRPr="00000000" ns1:paraId="000007C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Integration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Tests the coordination between Node.js API calls and the C++ child-process executables. A comprehensive automated test script,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test_full_automation.js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used to automate the entire flow — from initialization, voter registration, and key accumulation, to voting, homomorphic tallying, and threshold decryption — in a local environment.</w:t>
      </w:r>
    </w:p>
    <w:p w:rsidR="00000000" w:rsidDel="00000000" w:rsidP="00000000" w:rsidRDefault="00000000" w:rsidRPr="00000000" ns1:paraId="000007C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End-to-End Distributed System Testing: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Deploys the actual application across a real LAN model consisting of 4 independently connected physical devices, in order to test the system's ability to transmit raw binary byte streams, network latency, and the stability of the web user interface.</w:t>
      </w:r>
    </w:p>
    <w:p w:rsidR="00000000" w:rsidDel="00000000" w:rsidP="00000000" w:rsidRDefault="00000000" w:rsidRPr="00000000" ns1:paraId="000007C4">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7C5">
      <w:pPr>
        <w:pStyle w:val="Heading3"/>
        <w:numPr>
          <w:ilvl w:val="1"/>
          <w:numId w:val="32"/>
        </w:numPr>
        <w:rPr/>
      </w:pPr>
      <w:r w:rsidDel="00000000" w:rsidR="00000000" w:rsidRPr="00000000">
        <w:rPr>
          <w:rtl w:val="0"/>
        </w:rPr>
        <w:t xml:space="preserve">5.2 Functional Testing</w:t>
      </w:r>
    </w:p>
    <w:p w:rsidR="00000000" w:rsidDel="00000000" w:rsidP="00000000" w:rsidRDefault="00000000" w:rsidRPr="00000000" ns1:paraId="000007C6">
      <w:pPr>
        <w:spacing w:after="120" w:line="276" w:lineRule="auto"/>
        <w:jc w:val="both"/>
        <w:rPr/>
      </w:pPr>
      <w:r w:rsidDel="00000000" w:rsidR="00000000" w:rsidRPr="00000000">
        <w:rPr>
          <w:rtl w:val="0"/>
        </w:rPr>
        <w:t xml:space="preserve">Functional testing verified that all binaries and APIs execute correctly. Table 5.1 logs the functional test case results. Figure 5.4 displays the overall execution success rate.</w:t>
      </w:r>
    </w:p>
    <w:p w:rsidR="00000000" w:rsidDel="00000000" w:rsidP="00000000" w:rsidRDefault="00000000" w:rsidRPr="00000000" ns1:paraId="000007C7">
      <w:pPr>
        <w:spacing w:after="120" w:line="276" w:lineRule="auto"/>
        <w:jc w:val="both"/>
        <w:rPr/>
      </w:pPr>
      <w:r w:rsidDel="00000000" w:rsidR="00000000" w:rsidRPr="00000000">
        <w:rPr>
          <w:rtl w:val="0"/>
        </w:rPr>
        <w:t xml:space="preserve">All 13 test scenarios passed, confirming that the system setup, registration, voting, tally, and decryption combine phases operate according to specifications.</w:t>
      </w:r>
    </w:p>
    <w:p w:rsidR="00000000" w:rsidDel="00000000" w:rsidP="00000000" w:rsidRDefault="00000000" w:rsidRPr="00000000" ns1:paraId="000007C8">
      <w:pPr>
        <w:spacing w:after="120" w:lineRule="auto"/>
        <w:rPr/>
      </w:pPr>
      <w:r w:rsidDel="00000000" w:rsidR="00000000" w:rsidRPr="00000000">
        <w:rPr>
          <w:rtl w:val="0"/>
        </w:rPr>
      </w:r>
    </w:p>
    <w:p w:rsidR="00000000" w:rsidDel="00000000" w:rsidP="00000000" w:rsidRDefault="00000000" w:rsidRPr="00000000" ns1:paraId="000007C9">
      <w:pPr>
        <w:jc w:val="center"/>
        <w:rPr/>
      </w:pPr>
      <w:r w:rsidDel="00000000" w:rsidR="00000000" w:rsidRPr="00000000">
        <w:rPr/>
        <w:drawing>
          <ns3:inline distB="0" distT="0" distL="114300" distR="114300">
            <ns3:extent cx="4114800" cy="2743200"/>
            <ns3:effectExtent b="0" l="0" r="0" t="0"/>
            <ns3:docPr id="5" name="image1.png"/>
            <ns4:graphic>
              <ns4:graphicData uri="http://schemas.openxmlformats.org/drawingml/2006/picture">
                <ns5:pic>
                  <ns5:nvPicPr>
                    <ns5:cNvPr id="0" name="image1.png"/>
                    <ns5:cNvPicPr preferRelativeResize="0"/>
                  </ns5:nvPicPr>
                  <ns5:blipFill>
                    <ns4:blip ns2:embed="rId52"/>
                    <ns4:srcRect b="0" l="0" r="0" t="0"/>
                    <ns4:stretch>
                      <ns4:fillRect/>
                    </ns4:stretch>
                  </ns5:blipFill>
                  <ns5:spPr>
                    <ns4:xfrm>
                      <ns4:off x="0" y="0"/>
                      <ns4:ext cx="4114800" cy="27432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7CA">
      <w:pPr>
        <w:jc w:val="center"/>
        <w:rPr/>
      </w:pPr>
      <w:r w:rsidDel="00000000" w:rsidR="00000000" w:rsidRPr="00000000">
        <w:rPr>
          <w:i w:val="1"/>
          <w:iCs w:val="1"/>
          <w:sz w:val="20"/>
          <w:szCs w:val="20"/>
          <w:rtl w:val="0"/>
        </w:rPr>
        <w:t xml:space="preserve">Figure 5.4: Functional test success rate.</w:t>
      </w:r>
      <w:r w:rsidDel="00000000" w:rsidR="00000000" w:rsidRPr="00000000">
        <w:rPr>
          <w:rtl w:val="0"/>
        </w:rPr>
      </w:r>
    </w:p>
    <w:p w:rsidR="00000000" w:rsidDel="00000000" w:rsidP="00000000" w:rsidRDefault="00000000" w:rsidRPr="00000000" ns1:paraId="000007CB">
      <w:pPr>
        <w:spacing w:after="120" w:lineRule="auto"/>
        <w:rPr/>
      </w:pPr>
      <w:r w:rsidDel="00000000" w:rsidR="00000000" w:rsidRPr="00000000">
        <w:rPr>
          <w:rtl w:val="0"/>
        </w:rPr>
      </w:r>
    </w:p>
    <w:p w:rsidR="00000000" w:rsidDel="00000000" w:rsidP="00000000" w:rsidRDefault="00000000" w:rsidRPr="00000000" ns1:paraId="000007CC">
      <w:pPr>
        <w:spacing w:after="120" w:lineRule="auto"/>
        <w:rPr/>
      </w:pPr>
      <w:r w:rsidDel="00000000" w:rsidR="00000000" w:rsidRPr="00000000">
        <w:rPr>
          <w:rtl w:val="0"/>
        </w:rPr>
        <w:t xml:space="preserve">The functional test case table below records the 13 most important test cases of the system, including valid input scenarios and scenarios that deliberately submit incorrect information to verify the system's ability to detect errors.</w:t>
      </w:r>
    </w:p>
    <w:p w:rsidR="00000000" w:rsidDel="00000000" w:rsidP="00000000" w:rsidRDefault="00000000" w:rsidRPr="00000000" ns1:paraId="000007CD">
      <w:pPr>
        <w:spacing w:after="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5.1: System Functional Test Results Log</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7CE">
            <w:pPr>
              <w:spacing w:after="0" w:lineRule="auto"/>
              <w:rPr/>
            </w:pPr>
            <w:r w:rsidDel="00000000" w:rsidR="00000000" w:rsidRPr="00000000">
              <w:rPr>
                <w:rtl w:val="0"/>
              </w:rPr>
              <w:t xml:space="preserve">TC_ID</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7CF">
            <w:pPr>
              <w:spacing w:after="0" w:lineRule="auto"/>
              <w:rPr/>
            </w:pPr>
            <w:r w:rsidDel="00000000" w:rsidR="00000000" w:rsidRPr="00000000">
              <w:rPr>
                <w:rtl w:val="0"/>
              </w:rPr>
              <w:t xml:space="preserve">Test Scenario (Input)</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7D0">
            <w:pPr>
              <w:spacing w:after="0" w:lineRule="auto"/>
              <w:rPr/>
            </w:pPr>
            <w:r w:rsidDel="00000000" w:rsidR="00000000" w:rsidRPr="00000000">
              <w:rPr>
                <w:rtl w:val="0"/>
              </w:rPr>
              <w:t xml:space="preserve">Expected Output</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7D1">
            <w:pPr>
              <w:spacing w:after="0" w:lineRule="auto"/>
              <w:rPr/>
            </w:pPr>
            <w:r w:rsidDel="00000000" w:rsidR="00000000" w:rsidRPr="00000000">
              <w:rPr>
                <w:rtl w:val="0"/>
              </w:rPr>
              <w:t xml:space="preserve">Actual Output</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7D2">
            <w:pPr>
              <w:spacing w:after="0" w:lineRule="auto"/>
              <w:rPr/>
            </w:pPr>
            <w:r w:rsidDel="00000000" w:rsidR="00000000" w:rsidRPr="00000000">
              <w:rPr>
                <w:rtl w:val="0"/>
              </w:rPr>
              <w:t xml:space="preserve">Status (Pass/Fail)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D3">
            <w:pPr>
              <w:spacing w:after="0" w:lineRule="auto"/>
              <w:rPr/>
            </w:pPr>
            <w:r w:rsidDel="00000000" w:rsidR="00000000" w:rsidRPr="00000000">
              <w:rPr>
                <w:b w:val="1"/>
                <w:bCs w:val="1"/>
                <w:rtl w:val="0"/>
              </w:rPr>
              <w:t xml:space="preserve">TC01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D4">
            <w:pPr>
              <w:spacing w:after="0" w:lineRule="auto"/>
              <w:rPr/>
            </w:pPr>
            <w:r w:rsidDel="00000000" w:rsidR="00000000" w:rsidRPr="00000000">
              <w:rPr>
                <w:rtl w:val="0"/>
              </w:rPr>
              <w:t xml:space="preserve">Run the </w:t>
            </w:r>
            <w:r w:rsidDel="00000000" w:rsidR="00000000" w:rsidRPr="00000000">
              <w:rPr>
                <w:rFonts w:ascii="Consolas" w:cs="Consolas" w:eastAsia="Consolas" w:hAnsi="Consolas"/>
                <w:sz w:val="20"/>
                <w:szCs w:val="20"/>
                <w:rtl w:val="0"/>
              </w:rPr>
              <w:t xml:space="preserve">setup</w:t>
            </w:r>
            <w:r w:rsidDel="00000000" w:rsidR="00000000" w:rsidRPr="00000000">
              <w:rPr>
                <w:rtl w:val="0"/>
              </w:rPr>
              <w:t xml:space="preserve"> program to create the cryptographic context on the 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D5">
            <w:pPr>
              <w:spacing w:after="0" w:lineRule="auto"/>
              <w:rPr/>
            </w:pPr>
            <w:r w:rsidDel="00000000" w:rsidR="00000000" w:rsidRPr="00000000">
              <w:rPr>
                <w:rtl w:val="0"/>
              </w:rPr>
              <w:t xml:space="preserve">Successfully creates the file </w:t>
            </w:r>
            <w:r w:rsidDel="00000000" w:rsidR="00000000" w:rsidRPr="00000000">
              <w:rPr>
                <w:rFonts w:ascii="Consolas" w:cs="Consolas" w:eastAsia="Consolas" w:hAnsi="Consolas"/>
                <w:sz w:val="20"/>
                <w:szCs w:val="20"/>
                <w:rtl w:val="0"/>
              </w:rPr>
              <w:t xml:space="preserve">crypto_params.bin</w:t>
            </w:r>
            <w:r w:rsidDel="00000000" w:rsidR="00000000" w:rsidRPr="00000000">
              <w:rPr>
                <w:rtl w:val="0"/>
              </w:rPr>
              <w:t xml:space="preserve"> in the </w:t>
            </w:r>
            <w:r w:rsidDel="00000000" w:rsidR="00000000" w:rsidRPr="00000000">
              <w:rPr>
                <w:rFonts w:ascii="Consolas" w:cs="Consolas" w:eastAsia="Consolas" w:hAnsi="Consolas"/>
                <w:sz w:val="20"/>
                <w:szCs w:val="20"/>
                <w:rtl w:val="0"/>
              </w:rPr>
              <w:t xml:space="preserve">params/</w:t>
            </w:r>
            <w:r w:rsidDel="00000000" w:rsidR="00000000" w:rsidRPr="00000000">
              <w:rPr>
                <w:rtl w:val="0"/>
              </w:rPr>
              <w:t xml:space="preserve"> directory.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D6">
            <w:pPr>
              <w:spacing w:after="0" w:lineRule="auto"/>
              <w:rPr/>
            </w:pPr>
            <w:r w:rsidDel="00000000" w:rsidR="00000000" w:rsidRPr="00000000">
              <w:rPr>
                <w:rtl w:val="0"/>
              </w:rPr>
              <w:t xml:space="preserve">File generated with a size of ~260 KB.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D7">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D8">
            <w:pPr>
              <w:spacing w:after="0" w:lineRule="auto"/>
              <w:rPr/>
            </w:pPr>
            <w:r w:rsidDel="00000000" w:rsidR="00000000" w:rsidRPr="00000000">
              <w:rPr>
                <w:b w:val="1"/>
                <w:bCs w:val="1"/>
                <w:rtl w:val="0"/>
              </w:rPr>
              <w:t xml:space="preserve">TC02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D9">
            <w:pPr>
              <w:spacing w:after="0" w:lineRule="auto"/>
              <w:rPr/>
            </w:pPr>
            <w:r w:rsidDel="00000000" w:rsidR="00000000" w:rsidRPr="00000000">
              <w:rPr>
                <w:rtl w:val="0"/>
              </w:rPr>
              <w:t xml:space="preserve">Run </w:t>
            </w:r>
            <w:r w:rsidDel="00000000" w:rsidR="00000000" w:rsidRPr="00000000">
              <w:rPr>
                <w:rFonts w:ascii="Consolas" w:cs="Consolas" w:eastAsia="Consolas" w:hAnsi="Consolas"/>
                <w:sz w:val="20"/>
                <w:szCs w:val="20"/>
                <w:rtl w:val="0"/>
              </w:rPr>
              <w:t xml:space="preserve">voter_keygen</w:t>
            </w:r>
            <w:r w:rsidDel="00000000" w:rsidR="00000000" w:rsidRPr="00000000">
              <w:rPr>
                <w:rtl w:val="0"/>
              </w:rPr>
              <w:t xml:space="preserve"> to generate a key pair for the first voter (</w:t>
            </w:r>
            <w:r w:rsidDel="00000000" w:rsidR="00000000" w:rsidRPr="00000000">
              <w:rPr>
                <w:rFonts w:ascii="Consolas" w:cs="Consolas" w:eastAsia="Consolas" w:hAnsi="Consolas"/>
                <w:sz w:val="20"/>
                <w:szCs w:val="20"/>
                <w:rtl w:val="0"/>
              </w:rPr>
              <w:t xml:space="preserve">isFirst = 1</w:t>
            </w: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DA">
            <w:pPr>
              <w:spacing w:after="0" w:lineRule="auto"/>
              <w:rPr/>
            </w:pPr>
            <w:r w:rsidDel="00000000" w:rsidR="00000000" w:rsidRPr="00000000">
              <w:rPr>
                <w:rtl w:val="0"/>
              </w:rPr>
              <w:t xml:space="preserve">Generates two valid files, </w:t>
            </w:r>
            <w:r w:rsidDel="00000000" w:rsidR="00000000" w:rsidRPr="00000000">
              <w:rPr>
                <w:rFonts w:ascii="Consolas" w:cs="Consolas" w:eastAsia="Consolas" w:hAnsi="Consolas"/>
                <w:sz w:val="20"/>
                <w:szCs w:val="20"/>
                <w:rtl w:val="0"/>
              </w:rPr>
              <w:t xml:space="preserve">public_key.bin</w:t>
            </w:r>
            <w:r w:rsidDel="00000000" w:rsidR="00000000" w:rsidRPr="00000000">
              <w:rPr>
                <w:rtl w:val="0"/>
              </w:rPr>
              <w:t xml:space="preserve"> and </w:t>
            </w:r>
            <w:r w:rsidDel="00000000" w:rsidR="00000000" w:rsidRPr="00000000">
              <w:rPr>
                <w:rFonts w:ascii="Consolas" w:cs="Consolas" w:eastAsia="Consolas" w:hAnsi="Consolas"/>
                <w:sz w:val="20"/>
                <w:szCs w:val="20"/>
                <w:rtl w:val="0"/>
              </w:rPr>
              <w:t xml:space="preserve">secret_key.bin</w:t>
            </w:r>
            <w:r w:rsidDel="00000000" w:rsidR="00000000" w:rsidRPr="00000000">
              <w:rPr>
                <w:rtl w:val="0"/>
              </w:rPr>
              <w:t xml:space="preserve">, on the client.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DB">
            <w:pPr>
              <w:spacing w:after="0" w:lineRule="auto"/>
              <w:rPr/>
            </w:pPr>
            <w:r w:rsidDel="00000000" w:rsidR="00000000" w:rsidRPr="00000000">
              <w:rPr>
                <w:rtl w:val="0"/>
              </w:rPr>
              <w:t xml:space="preserve">Key generation succeeded; the SK was stored securely, and the PK was ready to be sent.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DC">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DD">
            <w:pPr>
              <w:spacing w:after="0" w:lineRule="auto"/>
              <w:rPr/>
            </w:pPr>
            <w:r w:rsidDel="00000000" w:rsidR="00000000" w:rsidRPr="00000000">
              <w:rPr>
                <w:b w:val="1"/>
                <w:bCs w:val="1"/>
                <w:rtl w:val="0"/>
              </w:rPr>
              <w:t xml:space="preserve">TC03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DE">
            <w:pPr>
              <w:spacing w:after="0" w:lineRule="auto"/>
              <w:rPr/>
            </w:pPr>
            <w:r w:rsidDel="00000000" w:rsidR="00000000" w:rsidRPr="00000000">
              <w:rPr>
                <w:rtl w:val="0"/>
              </w:rPr>
              <w:t xml:space="preserve">Run </w:t>
            </w:r>
            <w:r w:rsidDel="00000000" w:rsidR="00000000" w:rsidRPr="00000000">
              <w:rPr>
                <w:rFonts w:ascii="Consolas" w:cs="Consolas" w:eastAsia="Consolas" w:hAnsi="Consolas"/>
                <w:sz w:val="20"/>
                <w:szCs w:val="20"/>
                <w:rtl w:val="0"/>
              </w:rPr>
              <w:t xml:space="preserve">encrypt_vote</w:t>
            </w:r>
            <w:r w:rsidDel="00000000" w:rsidR="00000000" w:rsidRPr="00000000">
              <w:rPr>
                <w:rtl w:val="0"/>
              </w:rPr>
              <w:t xml:space="preserve"> to encrypt a ballot for candidate index 1 (Candidate_1).</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DF">
            <w:pPr>
              <w:spacing w:after="0" w:lineRule="auto"/>
              <w:rPr/>
            </w:pPr>
            <w:r w:rsidDel="00000000" w:rsidR="00000000" w:rsidRPr="00000000">
              <w:rPr>
                <w:rtl w:val="0"/>
              </w:rPr>
              <w:t xml:space="preserve">The ciphertext </w:t>
            </w:r>
            <w:r w:rsidDel="00000000" w:rsidR="00000000" w:rsidRPr="00000000">
              <w:rPr>
                <w:rFonts w:ascii="Consolas" w:cs="Consolas" w:eastAsia="Consolas" w:hAnsi="Consolas"/>
                <w:sz w:val="20"/>
                <w:szCs w:val="20"/>
                <w:rtl w:val="0"/>
              </w:rPr>
              <w:t xml:space="preserve">enc_vote.bin</w:t>
            </w:r>
            <w:r w:rsidDel="00000000" w:rsidR="00000000" w:rsidRPr="00000000">
              <w:rPr>
                <w:rtl w:val="0"/>
              </w:rPr>
              <w:t xml:space="preserve"> is created; when independently decrypted for verification, slot 1 must equal 1 and all other slots must equal 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0">
            <w:pPr>
              <w:spacing w:after="0" w:lineRule="auto"/>
              <w:rPr/>
            </w:pPr>
            <w:r w:rsidDel="00000000" w:rsidR="00000000" w:rsidRPr="00000000">
              <w:rPr>
                <w:rtl w:val="0"/>
              </w:rPr>
              <w:t xml:space="preserve">File created successfully, stored as raw binary with a size of ~350 KB.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1">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2">
            <w:pPr>
              <w:spacing w:after="0" w:lineRule="auto"/>
              <w:rPr/>
            </w:pPr>
            <w:r w:rsidDel="00000000" w:rsidR="00000000" w:rsidRPr="00000000">
              <w:rPr>
                <w:b w:val="1"/>
                <w:bCs w:val="1"/>
                <w:rtl w:val="0"/>
              </w:rPr>
              <w:t xml:space="preserve">TC04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3">
            <w:pPr>
              <w:spacing w:after="0" w:lineRule="auto"/>
              <w:rPr/>
            </w:pPr>
            <w:r w:rsidDel="00000000" w:rsidR="00000000" w:rsidRPr="00000000">
              <w:rPr>
                <w:rtl w:val="0"/>
              </w:rPr>
              <w:t xml:space="preserve">Run </w:t>
            </w:r>
            <w:r w:rsidDel="00000000" w:rsidR="00000000" w:rsidRPr="00000000">
              <w:rPr>
                <w:rFonts w:ascii="Consolas" w:cs="Consolas" w:eastAsia="Consolas" w:hAnsi="Consolas"/>
                <w:sz w:val="20"/>
                <w:szCs w:val="20"/>
                <w:rtl w:val="0"/>
              </w:rPr>
              <w:t xml:space="preserve">encrypt_vote</w:t>
            </w:r>
            <w:r w:rsidDel="00000000" w:rsidR="00000000" w:rsidRPr="00000000">
              <w:rPr>
                <w:rtl w:val="0"/>
              </w:rPr>
              <w:t xml:space="preserve"> to encrypt a ballot for candidate index 0 (Candidate_0).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4">
            <w:pPr>
              <w:spacing w:after="0" w:lineRule="auto"/>
              <w:rPr/>
            </w:pPr>
            <w:r w:rsidDel="00000000" w:rsidR="00000000" w:rsidRPr="00000000">
              <w:rPr>
                <w:rtl w:val="0"/>
              </w:rPr>
              <w:t xml:space="preserve">The ciphertext </w:t>
            </w:r>
            <w:r w:rsidDel="00000000" w:rsidR="00000000" w:rsidRPr="00000000">
              <w:rPr>
                <w:rFonts w:ascii="Consolas" w:cs="Consolas" w:eastAsia="Consolas" w:hAnsi="Consolas"/>
                <w:sz w:val="20"/>
                <w:szCs w:val="20"/>
                <w:rtl w:val="0"/>
              </w:rPr>
              <w:t xml:space="preserve">enc_vote.bin</w:t>
            </w:r>
            <w:r w:rsidDel="00000000" w:rsidR="00000000" w:rsidRPr="00000000">
              <w:rPr>
                <w:rtl w:val="0"/>
              </w:rPr>
              <w:t xml:space="preserve"> is created; when independently decrypted for verification, slot 0 must equal 1 and all other slots must equal 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5">
            <w:pPr>
              <w:spacing w:after="0" w:lineRule="auto"/>
              <w:rPr/>
            </w:pPr>
            <w:r w:rsidDel="00000000" w:rsidR="00000000" w:rsidRPr="00000000">
              <w:rPr>
                <w:rtl w:val="0"/>
              </w:rPr>
              <w:t xml:space="preserve">File created successfully, with a size consistent with TC03.</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6">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7">
            <w:pPr>
              <w:spacing w:after="0" w:lineRule="auto"/>
              <w:rPr/>
            </w:pPr>
            <w:r w:rsidDel="00000000" w:rsidR="00000000" w:rsidRPr="00000000">
              <w:rPr>
                <w:b w:val="1"/>
                <w:bCs w:val="1"/>
                <w:rtl w:val="0"/>
              </w:rPr>
              <w:t xml:space="preserve">TC05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8">
            <w:pPr>
              <w:spacing w:after="0" w:lineRule="auto"/>
              <w:rPr/>
            </w:pPr>
            <w:r w:rsidDel="00000000" w:rsidR="00000000" w:rsidRPr="00000000">
              <w:rPr>
                <w:rtl w:val="0"/>
              </w:rPr>
              <w:t xml:space="preserve">Run the </w:t>
            </w:r>
            <w:r w:rsidDel="00000000" w:rsidR="00000000" w:rsidRPr="00000000">
              <w:rPr>
                <w:rFonts w:ascii="Consolas" w:cs="Consolas" w:eastAsia="Consolas" w:hAnsi="Consolas"/>
                <w:sz w:val="20"/>
                <w:szCs w:val="20"/>
                <w:rtl w:val="0"/>
              </w:rPr>
              <w:t xml:space="preserve">tally</w:t>
            </w:r>
            <w:r w:rsidDel="00000000" w:rsidR="00000000" w:rsidRPr="00000000">
              <w:rPr>
                <w:rtl w:val="0"/>
              </w:rPr>
              <w:t xml:space="preserve"> program to homomorphically add 3 ballot ciphertexts (2 votes for Candidate 1, 1 vote for Candidate 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9">
            <w:pPr>
              <w:spacing w:after="0" w:lineRule="auto"/>
              <w:rPr/>
            </w:pPr>
            <w:r w:rsidDel="00000000" w:rsidR="00000000" w:rsidRPr="00000000">
              <w:rPr>
                <w:rtl w:val="0"/>
              </w:rPr>
              <w:t xml:space="preserve">Produces the aggregate ciphertext file </w:t>
            </w:r>
            <w:r w:rsidDel="00000000" w:rsidR="00000000" w:rsidRPr="00000000">
              <w:rPr>
                <w:rFonts w:ascii="Consolas" w:cs="Consolas" w:eastAsia="Consolas" w:hAnsi="Consolas"/>
                <w:sz w:val="20"/>
                <w:szCs w:val="20"/>
                <w:rtl w:val="0"/>
              </w:rPr>
              <w:t xml:space="preserve">enc_tally.bin</w:t>
            </w:r>
            <w:r w:rsidDel="00000000" w:rsidR="00000000" w:rsidRPr="00000000">
              <w:rPr>
                <w:rtl w:val="0"/>
              </w:rPr>
              <w:t xml:space="preserve"> in the </w:t>
            </w:r>
            <w:r w:rsidDel="00000000" w:rsidR="00000000" w:rsidRPr="00000000">
              <w:rPr>
                <w:rFonts w:ascii="Consolas" w:cs="Consolas" w:eastAsia="Consolas" w:hAnsi="Consolas"/>
                <w:sz w:val="20"/>
                <w:szCs w:val="20"/>
                <w:rtl w:val="0"/>
              </w:rPr>
              <w:t xml:space="preserve">server/data/tally/</w:t>
            </w:r>
            <w:r w:rsidDel="00000000" w:rsidR="00000000" w:rsidRPr="00000000">
              <w:rPr>
                <w:rtl w:val="0"/>
              </w:rPr>
              <w:t xml:space="preserve"> directory.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A">
            <w:pPr>
              <w:spacing w:after="0" w:lineRule="auto"/>
              <w:rPr/>
            </w:pPr>
            <w:r w:rsidDel="00000000" w:rsidR="00000000" w:rsidRPr="00000000">
              <w:rPr>
                <w:rtl w:val="0"/>
              </w:rPr>
              <w:t xml:space="preserve">File successfully generated after scanning all 3 ballot ciphertext files.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B">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C">
            <w:pPr>
              <w:spacing w:after="0" w:lineRule="auto"/>
              <w:rPr/>
            </w:pPr>
            <w:r w:rsidDel="00000000" w:rsidR="00000000" w:rsidRPr="00000000">
              <w:rPr>
                <w:b w:val="1"/>
                <w:bCs w:val="1"/>
                <w:rtl w:val="0"/>
              </w:rPr>
              <w:t xml:space="preserve">TC06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D">
            <w:pPr>
              <w:spacing w:after="0" w:lineRule="auto"/>
              <w:rPr/>
            </w:pPr>
            <w:r w:rsidDel="00000000" w:rsidR="00000000" w:rsidRPr="00000000">
              <w:rPr>
                <w:rtl w:val="0"/>
              </w:rPr>
              <w:t xml:space="preserve">Virtual voters run </w:t>
            </w:r>
            <w:r w:rsidDel="00000000" w:rsidR="00000000" w:rsidRPr="00000000">
              <w:rPr>
                <w:rFonts w:ascii="Consolas" w:cs="Consolas" w:eastAsia="Consolas" w:hAnsi="Consolas"/>
                <w:sz w:val="20"/>
                <w:szCs w:val="20"/>
                <w:rtl w:val="0"/>
              </w:rPr>
              <w:t xml:space="preserve">voter_partial_decrypt</w:t>
            </w:r>
            <w:r w:rsidDel="00000000" w:rsidR="00000000" w:rsidRPr="00000000">
              <w:rPr>
                <w:rtl w:val="0"/>
              </w:rPr>
              <w:t xml:space="preserve"> to generate decryption shares for </w:t>
            </w:r>
            <w:r w:rsidDel="00000000" w:rsidR="00000000" w:rsidRPr="00000000">
              <w:rPr>
                <w:rFonts w:ascii="Consolas" w:cs="Consolas" w:eastAsia="Consolas" w:hAnsi="Consolas"/>
                <w:sz w:val="20"/>
                <w:szCs w:val="20"/>
                <w:rtl w:val="0"/>
              </w:rPr>
              <w:t xml:space="preserve">enc_tally.bin</w:t>
            </w: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E">
            <w:pPr>
              <w:spacing w:after="0" w:lineRule="auto"/>
              <w:rPr/>
            </w:pPr>
            <w:r w:rsidDel="00000000" w:rsidR="00000000" w:rsidRPr="00000000">
              <w:rPr>
                <w:rtl w:val="0"/>
              </w:rPr>
              <w:t xml:space="preserve">Produces 3 decryption share files </w:t>
            </w:r>
            <w:r w:rsidDel="00000000" w:rsidR="00000000" w:rsidRPr="00000000">
              <w:rPr>
                <w:rFonts w:ascii="Consolas" w:cs="Consolas" w:eastAsia="Consolas" w:hAnsi="Consolas"/>
                <w:sz w:val="20"/>
                <w:szCs w:val="20"/>
                <w:rtl w:val="0"/>
              </w:rPr>
              <w:t xml:space="preserve">share_*.bin</w:t>
            </w:r>
            <w:r w:rsidDel="00000000" w:rsidR="00000000" w:rsidRPr="00000000">
              <w:rPr>
                <w:rtl w:val="0"/>
              </w:rPr>
              <w:t xml:space="preserve">, corresponding to the secret keys of the 3 voters.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EF">
            <w:pPr>
              <w:spacing w:after="0" w:lineRule="auto"/>
              <w:rPr/>
            </w:pPr>
            <w:r w:rsidDel="00000000" w:rsidR="00000000" w:rsidRPr="00000000">
              <w:rPr>
                <w:rtl w:val="0"/>
              </w:rPr>
              <w:t xml:space="preserve">3 decryption share files were successfully stored on the server after being uploaded via the API.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0">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1">
            <w:pPr>
              <w:spacing w:after="0" w:lineRule="auto"/>
              <w:rPr/>
            </w:pPr>
            <w:r w:rsidDel="00000000" w:rsidR="00000000" w:rsidRPr="00000000">
              <w:rPr>
                <w:b w:val="1"/>
                <w:bCs w:val="1"/>
                <w:rtl w:val="0"/>
              </w:rPr>
              <w:t xml:space="preserve">TC07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2">
            <w:pPr>
              <w:spacing w:after="0" w:lineRule="auto"/>
              <w:rPr/>
            </w:pPr>
            <w:r w:rsidDel="00000000" w:rsidR="00000000" w:rsidRPr="00000000">
              <w:rPr>
                <w:rtl w:val="0"/>
              </w:rPr>
              <w:t xml:space="preserve">Run the </w:t>
            </w:r>
            <w:r w:rsidDel="00000000" w:rsidR="00000000" w:rsidRPr="00000000">
              <w:rPr>
                <w:rFonts w:ascii="Consolas" w:cs="Consolas" w:eastAsia="Consolas" w:hAnsi="Consolas"/>
                <w:sz w:val="20"/>
                <w:szCs w:val="20"/>
                <w:rtl w:val="0"/>
              </w:rPr>
              <w:t xml:space="preserve">combine</w:t>
            </w:r>
            <w:r w:rsidDel="00000000" w:rsidR="00000000" w:rsidRPr="00000000">
              <w:rPr>
                <w:rtl w:val="0"/>
              </w:rPr>
              <w:t xml:space="preserve"> program to aggregate the 3 decryption shares received from the 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3">
            <w:pPr>
              <w:spacing w:after="0" w:lineRule="auto"/>
              <w:rPr/>
            </w:pPr>
            <w:r w:rsidDel="00000000" w:rsidR="00000000" w:rsidRPr="00000000">
              <w:rPr>
                <w:rtl w:val="0"/>
              </w:rPr>
              <w:t xml:space="preserve">The file </w:t>
            </w:r>
            <w:r w:rsidDel="00000000" w:rsidR="00000000" w:rsidRPr="00000000">
              <w:rPr>
                <w:rFonts w:ascii="Consolas" w:cs="Consolas" w:eastAsia="Consolas" w:hAnsi="Consolas"/>
                <w:sz w:val="20"/>
                <w:szCs w:val="20"/>
                <w:rtl w:val="0"/>
              </w:rPr>
              <w:t xml:space="preserve">final_result.txt</w:t>
            </w:r>
            <w:r w:rsidDel="00000000" w:rsidR="00000000" w:rsidRPr="00000000">
              <w:rPr>
                <w:rtl w:val="0"/>
              </w:rPr>
              <w:t xml:space="preserve"> is created, recording: CANDIDATE_0: 1 vote, CANDIDATE_1: 2 votes.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4">
            <w:pPr>
              <w:spacing w:after="0" w:lineRule="auto"/>
              <w:rPr/>
            </w:pPr>
            <w:r w:rsidDel="00000000" w:rsidR="00000000" w:rsidRPr="00000000">
              <w:rPr>
                <w:rtl w:val="0"/>
              </w:rPr>
              <w:t xml:space="preserve">Vote count was completely accurate; the result table displayed visually in graphical form.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5">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6">
            <w:pPr>
              <w:spacing w:after="0" w:lineRule="auto"/>
              <w:rPr/>
            </w:pPr>
            <w:r w:rsidDel="00000000" w:rsidR="00000000" w:rsidRPr="00000000">
              <w:rPr>
                <w:b w:val="1"/>
                <w:bCs w:val="1"/>
                <w:rtl w:val="0"/>
              </w:rPr>
              <w:t xml:space="preserve">TC08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7">
            <w:pPr>
              <w:spacing w:after="0" w:lineRule="auto"/>
              <w:rPr/>
            </w:pPr>
            <w:r w:rsidDel="00000000" w:rsidR="00000000" w:rsidRPr="00000000">
              <w:rPr>
                <w:rtl w:val="0"/>
              </w:rPr>
              <w:t xml:space="preserve">Run the full local automation script </w:t>
            </w:r>
            <w:r w:rsidDel="00000000" w:rsidR="00000000" w:rsidRPr="00000000">
              <w:rPr>
                <w:rFonts w:ascii="Consolas" w:cs="Consolas" w:eastAsia="Consolas" w:hAnsi="Consolas"/>
                <w:sz w:val="20"/>
                <w:szCs w:val="20"/>
                <w:rtl w:val="0"/>
              </w:rPr>
              <w:t xml:space="preserve">test_local.sh</w:t>
            </w: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8">
            <w:pPr>
              <w:spacing w:after="0" w:lineRule="auto"/>
              <w:rPr/>
            </w:pPr>
            <w:r w:rsidDel="00000000" w:rsidR="00000000" w:rsidRPr="00000000">
              <w:rPr>
                <w:rtl w:val="0"/>
              </w:rPr>
              <w:t xml:space="preserve">The entire process runs smoothly and automatically, from setup to printing the final result, without errors.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9">
            <w:pPr>
              <w:spacing w:after="0" w:lineRule="auto"/>
              <w:rPr/>
            </w:pPr>
            <w:r w:rsidDel="00000000" w:rsidR="00000000" w:rsidRPr="00000000">
              <w:rPr>
                <w:rFonts w:ascii="Arial Unicode MS" w:cs="Arial Unicode MS" w:eastAsia="Arial Unicode MS" w:hAnsi="Arial Unicode MS"/>
                <w:rtl w:val="0"/>
              </w:rPr>
              <w:t xml:space="preserve">Console output successfully displayed: "✓ FINAL YES VOTES = 2" / accurate vote count.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A">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B">
            <w:pPr>
              <w:spacing w:after="0" w:lineRule="auto"/>
              <w:rPr/>
            </w:pPr>
            <w:r w:rsidDel="00000000" w:rsidR="00000000" w:rsidRPr="00000000">
              <w:rPr>
                <w:b w:val="1"/>
                <w:bCs w:val="1"/>
                <w:rtl w:val="0"/>
              </w:rPr>
              <w:t xml:space="preserve">TC09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C">
            <w:pPr>
              <w:spacing w:after="0" w:lineRule="auto"/>
              <w:rPr/>
            </w:pPr>
            <w:r w:rsidDel="00000000" w:rsidR="00000000" w:rsidRPr="00000000">
              <w:rPr>
                <w:rtl w:val="0"/>
              </w:rPr>
              <w:t xml:space="preserve">Register a new voter via </w:t>
            </w:r>
            <w:r w:rsidDel="00000000" w:rsidR="00000000" w:rsidRPr="00000000">
              <w:rPr>
                <w:rFonts w:ascii="Consolas" w:cs="Consolas" w:eastAsia="Consolas" w:hAnsi="Consolas"/>
                <w:sz w:val="20"/>
                <w:szCs w:val="20"/>
                <w:rtl w:val="0"/>
              </w:rPr>
              <w:t xml:space="preserve">POST /register</w:t>
            </w:r>
            <w:r w:rsidDel="00000000" w:rsidR="00000000" w:rsidRPr="00000000">
              <w:rPr>
                <w:rtl w:val="0"/>
              </w:rPr>
              <w:t xml:space="preserve"> using a national ID number that was already previously registered.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D">
            <w:pPr>
              <w:spacing w:after="0" w:lineRule="auto"/>
              <w:rPr/>
            </w:pPr>
            <w:r w:rsidDel="00000000" w:rsidR="00000000" w:rsidRPr="00000000">
              <w:rPr>
                <w:rtl w:val="0"/>
              </w:rPr>
              <w:t xml:space="preserve">Server returns HTTP 409 Conflict with a message rejecting the duplicate registration.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E">
            <w:pPr>
              <w:spacing w:after="0" w:lineRule="auto"/>
              <w:rPr/>
            </w:pPr>
            <w:r w:rsidDel="00000000" w:rsidR="00000000" w:rsidRPr="00000000">
              <w:rPr>
                <w:rtl w:val="0"/>
              </w:rPr>
              <w:t xml:space="preserve">Received error: "This CCCD is already registered."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7FF">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0">
            <w:pPr>
              <w:spacing w:after="0" w:lineRule="auto"/>
              <w:rPr/>
            </w:pPr>
            <w:r w:rsidDel="00000000" w:rsidR="00000000" w:rsidRPr="00000000">
              <w:rPr>
                <w:b w:val="1"/>
                <w:bCs w:val="1"/>
                <w:rtl w:val="0"/>
              </w:rPr>
              <w:t xml:space="preserve">TC10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1">
            <w:pPr>
              <w:spacing w:after="0" w:lineRule="auto"/>
              <w:rPr/>
            </w:pPr>
            <w:r w:rsidDel="00000000" w:rsidR="00000000" w:rsidRPr="00000000">
              <w:rPr>
                <w:rtl w:val="0"/>
              </w:rPr>
              <w:t xml:space="preserve">Register a voter via </w:t>
            </w:r>
            <w:r w:rsidDel="00000000" w:rsidR="00000000" w:rsidRPr="00000000">
              <w:rPr>
                <w:rFonts w:ascii="Consolas" w:cs="Consolas" w:eastAsia="Consolas" w:hAnsi="Consolas"/>
                <w:sz w:val="20"/>
                <w:szCs w:val="20"/>
                <w:rtl w:val="0"/>
              </w:rPr>
              <w:t xml:space="preserve">POST /register</w:t>
            </w:r>
            <w:r w:rsidDel="00000000" w:rsidR="00000000" w:rsidRPr="00000000">
              <w:rPr>
                <w:rtl w:val="0"/>
              </w:rPr>
              <w:t xml:space="preserve"> with a date of birth (DOB) indicating they are under 18.</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2">
            <w:pPr>
              <w:spacing w:after="0" w:lineRule="auto"/>
              <w:rPr/>
            </w:pPr>
            <w:r w:rsidDel="00000000" w:rsidR="00000000" w:rsidRPr="00000000">
              <w:rPr>
                <w:rtl w:val="0"/>
              </w:rPr>
              <w:t xml:space="preserve">Server rejects the token issuance, returning HTTP 400 Bad Request.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3">
            <w:pPr>
              <w:spacing w:after="0" w:lineRule="auto"/>
              <w:rPr/>
            </w:pPr>
            <w:r w:rsidDel="00000000" w:rsidR="00000000" w:rsidRPr="00000000">
              <w:rPr>
                <w:rtl w:val="0"/>
              </w:rPr>
              <w:t xml:space="preserve">Received error: "Voter must be at least 18 years old..."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4">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5">
            <w:pPr>
              <w:spacing w:after="0" w:lineRule="auto"/>
              <w:rPr/>
            </w:pPr>
            <w:r w:rsidDel="00000000" w:rsidR="00000000" w:rsidRPr="00000000">
              <w:rPr>
                <w:b w:val="1"/>
                <w:bCs w:val="1"/>
                <w:rtl w:val="0"/>
              </w:rPr>
              <w:t xml:space="preserve">TC11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6">
            <w:pPr>
              <w:spacing w:after="0" w:lineRule="auto"/>
              <w:rPr/>
            </w:pPr>
            <w:r w:rsidDel="00000000" w:rsidR="00000000" w:rsidRPr="00000000">
              <w:rPr>
                <w:rtl w:val="0"/>
              </w:rPr>
              <w:t xml:space="preserve">Send a </w:t>
            </w:r>
            <w:r w:rsidDel="00000000" w:rsidR="00000000" w:rsidRPr="00000000">
              <w:rPr>
                <w:rFonts w:ascii="Consolas" w:cs="Consolas" w:eastAsia="Consolas" w:hAnsi="Consolas"/>
                <w:sz w:val="20"/>
                <w:szCs w:val="20"/>
                <w:rtl w:val="0"/>
              </w:rPr>
              <w:t xml:space="preserve">/vote</w:t>
            </w:r>
            <w:r w:rsidDel="00000000" w:rsidR="00000000" w:rsidRPr="00000000">
              <w:rPr>
                <w:rtl w:val="0"/>
              </w:rPr>
              <w:t xml:space="preserve"> request using an Eligibility Token that has already been used to vote.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7">
            <w:pPr>
              <w:spacing w:after="0" w:lineRule="auto"/>
              <w:rPr/>
            </w:pPr>
            <w:r w:rsidDel="00000000" w:rsidR="00000000" w:rsidRPr="00000000">
              <w:rPr>
                <w:rtl w:val="0"/>
              </w:rPr>
              <w:t xml:space="preserve">Server blocks the request, returning HTTP 409 Conflict to prevent duplicate voting.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8">
            <w:pPr>
              <w:spacing w:after="0" w:lineRule="auto"/>
              <w:rPr/>
            </w:pPr>
            <w:r w:rsidDel="00000000" w:rsidR="00000000" w:rsidRPr="00000000">
              <w:rPr>
                <w:rtl w:val="0"/>
              </w:rPr>
              <w:t xml:space="preserve">Received error: "Voter has already voted."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9">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A">
            <w:pPr>
              <w:spacing w:after="0" w:lineRule="auto"/>
              <w:rPr/>
            </w:pPr>
            <w:r w:rsidDel="00000000" w:rsidR="00000000" w:rsidRPr="00000000">
              <w:rPr>
                <w:b w:val="1"/>
                <w:bCs w:val="1"/>
                <w:rtl w:val="0"/>
              </w:rPr>
              <w:t xml:space="preserve">TC12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B">
            <w:pPr>
              <w:spacing w:after="0" w:lineRule="auto"/>
              <w:rPr/>
            </w:pPr>
            <w:r w:rsidDel="00000000" w:rsidR="00000000" w:rsidRPr="00000000">
              <w:rPr>
                <w:rtl w:val="0"/>
              </w:rPr>
              <w:t xml:space="preserve">Call </w:t>
            </w:r>
            <w:r w:rsidDel="00000000" w:rsidR="00000000" w:rsidRPr="00000000">
              <w:rPr>
                <w:rFonts w:ascii="Consolas" w:cs="Consolas" w:eastAsia="Consolas" w:hAnsi="Consolas"/>
                <w:sz w:val="20"/>
                <w:szCs w:val="20"/>
                <w:rtl w:val="0"/>
              </w:rPr>
              <w:t xml:space="preserve">GET /result</w:t>
            </w:r>
            <w:r w:rsidDel="00000000" w:rsidR="00000000" w:rsidRPr="00000000">
              <w:rPr>
                <w:rtl w:val="0"/>
              </w:rPr>
              <w:t xml:space="preserve"> before the </w:t>
            </w:r>
            <w:r w:rsidDel="00000000" w:rsidR="00000000" w:rsidRPr="00000000">
              <w:rPr>
                <w:rFonts w:ascii="Consolas" w:cs="Consolas" w:eastAsia="Consolas" w:hAnsi="Consolas"/>
                <w:sz w:val="20"/>
                <w:szCs w:val="20"/>
                <w:rtl w:val="0"/>
              </w:rPr>
              <w:t xml:space="preserve">combine</w:t>
            </w:r>
            <w:r w:rsidDel="00000000" w:rsidR="00000000" w:rsidRPr="00000000">
              <w:rPr>
                <w:rtl w:val="0"/>
              </w:rPr>
              <w:t xml:space="preserve"> decryption step has been performed.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C">
            <w:pPr>
              <w:spacing w:after="0" w:lineRule="auto"/>
              <w:rPr/>
            </w:pPr>
            <w:r w:rsidDel="00000000" w:rsidR="00000000" w:rsidRPr="00000000">
              <w:rPr>
                <w:rtl w:val="0"/>
              </w:rPr>
              <w:t xml:space="preserve">Server returns HTTP 404 Not Found, indicating the result is not yet ready.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D">
            <w:pPr>
              <w:spacing w:after="0" w:lineRule="auto"/>
              <w:rPr/>
            </w:pPr>
            <w:r w:rsidDel="00000000" w:rsidR="00000000" w:rsidRPr="00000000">
              <w:rPr>
                <w:rtl w:val="0"/>
              </w:rPr>
              <w:t xml:space="preserve">Received error: "Result file not found."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E">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0F">
            <w:pPr>
              <w:spacing w:after="0" w:lineRule="auto"/>
              <w:rPr/>
            </w:pPr>
            <w:r w:rsidDel="00000000" w:rsidR="00000000" w:rsidRPr="00000000">
              <w:rPr>
                <w:b w:val="1"/>
                <w:bCs w:val="1"/>
                <w:rtl w:val="0"/>
              </w:rPr>
              <w:t xml:space="preserve">TC13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10">
            <w:pPr>
              <w:spacing w:after="0" w:lineRule="auto"/>
              <w:rPr/>
            </w:pPr>
            <w:r w:rsidDel="00000000" w:rsidR="00000000" w:rsidRPr="00000000">
              <w:rPr>
                <w:rtl w:val="0"/>
              </w:rPr>
              <w:t xml:space="preserve">Real-world deployment on a LAN with 4 physical machines (1 Server, 3 Clients voting for different candidates).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11">
            <w:pPr>
              <w:spacing w:after="0" w:lineRule="auto"/>
              <w:rPr/>
            </w:pPr>
            <w:r w:rsidDel="00000000" w:rsidR="00000000" w:rsidRPr="00000000">
              <w:rPr>
                <w:rtl w:val="0"/>
              </w:rPr>
              <w:t xml:space="preserve">The system correctly transmits raw binary byte data, counts votes accurately, and displays the result.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12">
            <w:pPr>
              <w:spacing w:after="0" w:lineRule="auto"/>
              <w:rPr/>
            </w:pPr>
            <w:r w:rsidDel="00000000" w:rsidR="00000000" w:rsidRPr="00000000">
              <w:rPr>
                <w:rtl w:val="0"/>
              </w:rPr>
              <w:t xml:space="preserve">The LAN operated stably; results were displayed in sync on the UI after 4-second polling intervals.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13">
            <w:pPr>
              <w:spacing w:after="0" w:lineRule="auto"/>
              <w:rPr/>
            </w:pPr>
            <w:r w:rsidDel="00000000" w:rsidR="00000000" w:rsidRPr="00000000">
              <w:rPr>
                <w:b w:val="1"/>
                <w:bCs w:val="1"/>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ns1:paraId="00000814">
            <w:pPr>
              <w:rPr/>
            </w:pPr>
            <w:r w:rsidDel="00000000" w:rsidR="00000000" w:rsidRPr="00000000">
              <w:rPr>
                <w:rtl w:val="0"/>
              </w:rPr>
              <w:t xml:space="preserve">TC14</w:t>
            </w:r>
          </w:p>
        </w:tc>
        <w:tc>
          <w:tcPr/>
          <w:p w:rsidR="00000000" w:rsidDel="00000000" w:rsidP="00000000" w:rsidRDefault="00000000" w:rsidRPr="00000000" ns1:paraId="00000815">
            <w:pPr>
              <w:rPr/>
            </w:pPr>
            <w:r w:rsidDel="00000000" w:rsidR="00000000" w:rsidRPr="00000000">
              <w:rPr>
                <w:rtl w:val="0"/>
              </w:rPr>
              <w:t xml:space="preserve">Submit out-of-range ballot index (e.g. 1000) and reveal.</w:t>
            </w:r>
          </w:p>
        </w:tc>
        <w:tc>
          <w:tcPr/>
          <w:p w:rsidR="00000000" w:rsidDel="00000000" w:rsidP="00000000" w:rsidRDefault="00000000" w:rsidRPr="00000000" ns1:paraId="00000816">
            <w:pPr>
              <w:rPr/>
            </w:pPr>
            <w:r w:rsidDel="00000000" w:rsidR="00000000" w:rsidRPr="00000000">
              <w:rPr>
                <w:rtl w:val="0"/>
              </w:rPr>
              <w:t xml:space="preserve">The tally verification checks final result against audit reveal, and flags a mismatch verification = "failed".</w:t>
            </w:r>
          </w:p>
        </w:tc>
        <w:tc>
          <w:tcPr/>
          <w:p w:rsidR="00000000" w:rsidDel="00000000" w:rsidP="00000000" w:rsidRDefault="00000000" w:rsidRPr="00000000" ns1:paraId="00000817">
            <w:pPr>
              <w:rPr/>
            </w:pPr>
            <w:r w:rsidDel="00000000" w:rsidR="00000000" w:rsidRPr="00000000">
              <w:rPr>
                <w:rtl w:val="0"/>
              </w:rPr>
              <w:t xml:space="preserve">Audit reconciliation successfully flagged the mismatch of decrypted vs revealed votes.</w:t>
            </w:r>
          </w:p>
        </w:tc>
        <w:tc>
          <w:tcPr/>
          <w:p w:rsidR="00000000" w:rsidDel="00000000" w:rsidP="00000000" w:rsidRDefault="00000000" w:rsidRPr="00000000" ns1:paraId="00000818">
            <w:pPr>
              <w:rPr/>
            </w:pPr>
            <w:r w:rsidDel="00000000" w:rsidR="00000000" w:rsidRPr="00000000">
              <w:rPr>
                <w:rtl w:val="0"/>
              </w:rPr>
              <w:t xml:space="preserve">Pass</w:t>
            </w:r>
          </w:p>
        </w:tc>
      </w:tr>
    </w:tbl>
    <w:p w:rsidR="00000000" w:rsidDel="00000000" w:rsidP="00000000" w:rsidRDefault="00000000" w:rsidRPr="00000000" ns1:paraId="00000819">
      <w:pPr>
        <w:spacing w:after="160" w:lineRule="auto"/>
        <w:rPr/>
      </w:pPr>
      <w:r w:rsidDel="00000000" w:rsidR="00000000" w:rsidRPr="00000000">
        <w:rPr>
          <w:rtl w:val="0"/>
        </w:rPr>
      </w:r>
    </w:p>
    <w:p w:rsidR="00000000" w:rsidDel="00000000" w:rsidP="00000000" w:rsidRDefault="00000000" w:rsidRPr="00000000" ns1:paraId="0000081A">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81B">
      <w:pPr>
        <w:pStyle w:val="Heading3"/>
        <w:numPr>
          <w:ilvl w:val="1"/>
          <w:numId w:val="32"/>
        </w:numPr>
        <w:rPr/>
      </w:pPr>
      <w:r w:rsidDel="00000000" w:rsidR="00000000" w:rsidRPr="00000000">
        <w:rPr>
          <w:rtl w:val="0"/>
        </w:rPr>
        <w:t xml:space="preserve">5.3 Security Testing</w:t>
      </w:r>
    </w:p>
    <w:p w:rsidR="00000000" w:rsidDel="00000000" w:rsidP="00000000" w:rsidRDefault="00000000" w:rsidRPr="00000000" ns1:paraId="0000081C">
      <w:pPr>
        <w:spacing w:after="120" w:line="276" w:lineRule="auto"/>
        <w:jc w:val="both"/>
        <w:rPr/>
      </w:pPr>
      <w:r w:rsidDel="00000000" w:rsidR="00000000" w:rsidRPr="00000000">
        <w:rPr>
          <w:rtl w:val="0"/>
        </w:rPr>
        <w:t xml:space="preserve">Security testing evaluated the system against typical attack vectors. Table 5.2 lists the penetration test results. Figures 5.2 and 5.3 diagram the duplicate voting and compromised server simulation flows.</w:t>
      </w:r>
    </w:p>
    <w:p w:rsidR="00000000" w:rsidDel="00000000" w:rsidP="00000000" w:rsidRDefault="00000000" w:rsidRPr="00000000" ns1:paraId="0000081D">
      <w:pPr>
        <w:spacing w:after="120" w:line="276" w:lineRule="auto"/>
        <w:jc w:val="both"/>
        <w:rPr/>
      </w:pPr>
      <w:r w:rsidDel="00000000" w:rsidR="00000000" w:rsidRPr="00000000">
        <w:rPr>
          <w:rtl w:val="0"/>
        </w:rPr>
        <w:t xml:space="preserve">The tests confirmed that duplicate votes are rejected by the API server and that ciphertext data remains secure even if the server database files are compromised.</w:t>
      </w:r>
    </w:p>
    <w:p w:rsidR="00000000" w:rsidDel="00000000" w:rsidP="00000000" w:rsidRDefault="00000000" w:rsidRPr="00000000" ns1:paraId="0000081E">
      <w:pPr>
        <w:jc w:val="center"/>
        <w:rPr/>
      </w:pPr>
      <w:r w:rsidDel="00000000" w:rsidR="00000000" w:rsidRPr="00000000">
        <w:rPr>
          <w:rFonts w:ascii="Times New Roman" w:cs="Times New Roman" w:eastAsia="Times New Roman" w:hAnsi="Times New Roman"/>
          <w:b w:val="1"/>
          <w:bCs w:val="1"/>
          <w:sz w:val="20"/>
          <w:szCs w:val="20"/>
          <w:rtl w:val="0"/>
        </w:rPr>
        <w:t xml:space="preserve">Table 5.2: Security Penetration Test Cases and Verdicts</w:t>
      </w:r>
      <w:r w:rsidDel="00000000" w:rsidR="00000000" w:rsidRPr="00000000">
        <w:rPr>
          <w:rtl w:val="0"/>
        </w:rPr>
      </w:r>
    </w:p>
    <w:tbl>
      <w:tblPr>
        <w:tblStyle w:val="Table18"/>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81F">
            <w:pPr>
              <w:jc w:val="center"/>
              <w:rPr/>
            </w:pPr>
            <w:r w:rsidDel="00000000" w:rsidR="00000000" w:rsidRPr="00000000">
              <w:rPr>
                <w:b w:val="1"/>
                <w:bCs w:val="1"/>
                <w:sz w:val="20"/>
                <w:szCs w:val="20"/>
                <w:rtl w:val="0"/>
              </w:rPr>
              <w:t xml:space="preserve">Test Case ID</w:t>
            </w:r>
            <w:r w:rsidDel="00000000" w:rsidR="00000000" w:rsidRPr="00000000">
              <w:rPr>
                <w:rtl w:val="0"/>
              </w:rPr>
            </w:r>
          </w:p>
        </w:tc>
        <w:tc>
          <w:tcPr/>
          <w:p w:rsidR="00000000" w:rsidDel="00000000" w:rsidP="00000000" w:rsidRDefault="00000000" w:rsidRPr="00000000" ns1:paraId="00000820">
            <w:pPr>
              <w:jc w:val="center"/>
              <w:rPr/>
            </w:pPr>
            <w:r w:rsidDel="00000000" w:rsidR="00000000" w:rsidRPr="00000000">
              <w:rPr>
                <w:b w:val="1"/>
                <w:bCs w:val="1"/>
                <w:sz w:val="20"/>
                <w:szCs w:val="20"/>
                <w:rtl w:val="0"/>
              </w:rPr>
              <w:t xml:space="preserve">Attack Vector Simulated</w:t>
            </w:r>
            <w:r w:rsidDel="00000000" w:rsidR="00000000" w:rsidRPr="00000000">
              <w:rPr>
                <w:rtl w:val="0"/>
              </w:rPr>
            </w:r>
          </w:p>
        </w:tc>
        <w:tc>
          <w:tcPr/>
          <w:p w:rsidR="00000000" w:rsidDel="00000000" w:rsidP="00000000" w:rsidRDefault="00000000" w:rsidRPr="00000000" ns1:paraId="00000821">
            <w:pPr>
              <w:jc w:val="center"/>
              <w:rPr/>
            </w:pPr>
            <w:r w:rsidDel="00000000" w:rsidR="00000000" w:rsidRPr="00000000">
              <w:rPr>
                <w:b w:val="1"/>
                <w:bCs w:val="1"/>
                <w:sz w:val="20"/>
                <w:szCs w:val="20"/>
                <w:rtl w:val="0"/>
              </w:rPr>
              <w:t xml:space="preserve">System Defense Behavior</w:t>
            </w:r>
            <w:r w:rsidDel="00000000" w:rsidR="00000000" w:rsidRPr="00000000">
              <w:rPr>
                <w:rtl w:val="0"/>
              </w:rPr>
            </w:r>
          </w:p>
        </w:tc>
        <w:tc>
          <w:tcPr/>
          <w:p w:rsidR="00000000" w:rsidDel="00000000" w:rsidP="00000000" w:rsidRDefault="00000000" w:rsidRPr="00000000" ns1:paraId="00000822">
            <w:pPr>
              <w:jc w:val="center"/>
              <w:rPr/>
            </w:pPr>
            <w:r w:rsidDel="00000000" w:rsidR="00000000" w:rsidRPr="00000000">
              <w:rPr>
                <w:b w:val="1"/>
                <w:bCs w:val="1"/>
                <w:sz w:val="20"/>
                <w:szCs w:val="20"/>
                <w:rtl w:val="0"/>
              </w:rPr>
              <w:t xml:space="preserve">Security Verdict</w:t>
            </w:r>
            <w:r w:rsidDel="00000000" w:rsidR="00000000" w:rsidRPr="00000000">
              <w:rPr>
                <w:rtl w:val="0"/>
              </w:rPr>
            </w:r>
          </w:p>
        </w:tc>
      </w:tr>
      <w:tr>
        <w:trPr>
          <w:cantSplit w:val="0"/>
          <w:tblHeader w:val="0"/>
        </w:trPr>
        <w:tc>
          <w:tcPr/>
          <w:p w:rsidR="00000000" w:rsidDel="00000000" w:rsidP="00000000" w:rsidRDefault="00000000" w:rsidRPr="00000000" ns1:paraId="00000823">
            <w:pPr>
              <w:jc w:val="left"/>
              <w:rPr/>
            </w:pPr>
            <w:r w:rsidDel="00000000" w:rsidR="00000000" w:rsidRPr="00000000">
              <w:rPr>
                <w:sz w:val="18"/>
                <w:szCs w:val="18"/>
                <w:rtl w:val="0"/>
              </w:rPr>
              <w:t xml:space="preserve">SEC01</w:t>
            </w:r>
            <w:r w:rsidDel="00000000" w:rsidR="00000000" w:rsidRPr="00000000">
              <w:rPr>
                <w:rtl w:val="0"/>
              </w:rPr>
            </w:r>
          </w:p>
        </w:tc>
        <w:tc>
          <w:tcPr/>
          <w:p w:rsidR="00000000" w:rsidDel="00000000" w:rsidP="00000000" w:rsidRDefault="00000000" w:rsidRPr="00000000" ns1:paraId="00000824">
            <w:pPr>
              <w:jc w:val="left"/>
              <w:rPr/>
            </w:pPr>
            <w:r w:rsidDel="00000000" w:rsidR="00000000" w:rsidRPr="00000000">
              <w:rPr>
                <w:sz w:val="18"/>
                <w:szCs w:val="18"/>
                <w:rtl w:val="0"/>
              </w:rPr>
              <w:t xml:space="preserve">Duplicate voting using single token.</w:t>
            </w:r>
            <w:r w:rsidDel="00000000" w:rsidR="00000000" w:rsidRPr="00000000">
              <w:rPr>
                <w:rtl w:val="0"/>
              </w:rPr>
            </w:r>
          </w:p>
        </w:tc>
        <w:tc>
          <w:tcPr/>
          <w:p w:rsidR="00000000" w:rsidDel="00000000" w:rsidP="00000000" w:rsidRDefault="00000000" w:rsidRPr="00000000" ns1:paraId="00000825">
            <w:pPr>
              <w:jc w:val="left"/>
              <w:rPr/>
            </w:pPr>
            <w:r w:rsidDel="00000000" w:rsidR="00000000" w:rsidRPr="00000000">
              <w:rPr>
                <w:sz w:val="18"/>
                <w:szCs w:val="18"/>
                <w:rtl w:val="0"/>
              </w:rPr>
              <w:t xml:space="preserve">Server rejects duplicate ballot (409).</w:t>
            </w:r>
            <w:r w:rsidDel="00000000" w:rsidR="00000000" w:rsidRPr="00000000">
              <w:rPr>
                <w:rtl w:val="0"/>
              </w:rPr>
            </w:r>
          </w:p>
        </w:tc>
        <w:tc>
          <w:tcPr/>
          <w:p w:rsidR="00000000" w:rsidDel="00000000" w:rsidP="00000000" w:rsidRDefault="00000000" w:rsidRPr="00000000" ns1:paraId="00000826">
            <w:pPr>
              <w:jc w:val="left"/>
              <w:rPr/>
            </w:pPr>
            <w:r w:rsidDel="00000000" w:rsidR="00000000" w:rsidRPr="00000000">
              <w:rPr>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ns1:paraId="00000827">
            <w:pPr>
              <w:jc w:val="left"/>
              <w:rPr/>
            </w:pPr>
            <w:r w:rsidDel="00000000" w:rsidR="00000000" w:rsidRPr="00000000">
              <w:rPr>
                <w:sz w:val="18"/>
                <w:szCs w:val="18"/>
                <w:rtl w:val="0"/>
              </w:rPr>
              <w:t xml:space="preserve">SEC02</w:t>
            </w:r>
            <w:r w:rsidDel="00000000" w:rsidR="00000000" w:rsidRPr="00000000">
              <w:rPr>
                <w:rtl w:val="0"/>
              </w:rPr>
            </w:r>
          </w:p>
        </w:tc>
        <w:tc>
          <w:tcPr/>
          <w:p w:rsidR="00000000" w:rsidDel="00000000" w:rsidP="00000000" w:rsidRDefault="00000000" w:rsidRPr="00000000" ns1:paraId="00000828">
            <w:pPr>
              <w:jc w:val="left"/>
              <w:rPr/>
            </w:pPr>
            <w:r w:rsidDel="00000000" w:rsidR="00000000" w:rsidRPr="00000000">
              <w:rPr>
                <w:sz w:val="18"/>
                <w:szCs w:val="18"/>
                <w:rtl w:val="0"/>
              </w:rPr>
              <w:t xml:space="preserve">Intruder downloads ciphertexts from server.</w:t>
            </w:r>
            <w:r w:rsidDel="00000000" w:rsidR="00000000" w:rsidRPr="00000000">
              <w:rPr>
                <w:rtl w:val="0"/>
              </w:rPr>
            </w:r>
          </w:p>
        </w:tc>
        <w:tc>
          <w:tcPr/>
          <w:p w:rsidR="00000000" w:rsidDel="00000000" w:rsidP="00000000" w:rsidRDefault="00000000" w:rsidRPr="00000000" ns1:paraId="00000829">
            <w:pPr>
              <w:jc w:val="left"/>
              <w:rPr/>
            </w:pPr>
            <w:r w:rsidDel="00000000" w:rsidR="00000000" w:rsidRPr="00000000">
              <w:rPr>
                <w:sz w:val="18"/>
                <w:szCs w:val="18"/>
                <w:rtl w:val="0"/>
              </w:rPr>
              <w:t xml:space="preserve">Ciphertexts are secure under Ring-LWE.</w:t>
            </w:r>
            <w:r w:rsidDel="00000000" w:rsidR="00000000" w:rsidRPr="00000000">
              <w:rPr>
                <w:rtl w:val="0"/>
              </w:rPr>
            </w:r>
          </w:p>
        </w:tc>
        <w:tc>
          <w:tcPr/>
          <w:p w:rsidR="00000000" w:rsidDel="00000000" w:rsidP="00000000" w:rsidRDefault="00000000" w:rsidRPr="00000000" ns1:paraId="0000082A">
            <w:pPr>
              <w:jc w:val="left"/>
              <w:rPr/>
            </w:pPr>
            <w:r w:rsidDel="00000000" w:rsidR="00000000" w:rsidRPr="00000000">
              <w:rPr>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ns1:paraId="0000082B">
            <w:pPr>
              <w:jc w:val="left"/>
              <w:rPr/>
            </w:pPr>
            <w:r w:rsidDel="00000000" w:rsidR="00000000" w:rsidRPr="00000000">
              <w:rPr>
                <w:sz w:val="18"/>
                <w:szCs w:val="18"/>
                <w:rtl w:val="0"/>
              </w:rPr>
              <w:t xml:space="preserve">SEC03</w:t>
            </w:r>
            <w:r w:rsidDel="00000000" w:rsidR="00000000" w:rsidRPr="00000000">
              <w:rPr>
                <w:rtl w:val="0"/>
              </w:rPr>
            </w:r>
          </w:p>
        </w:tc>
        <w:tc>
          <w:tcPr/>
          <w:p w:rsidR="00000000" w:rsidDel="00000000" w:rsidP="00000000" w:rsidRDefault="00000000" w:rsidRPr="00000000" ns1:paraId="0000082C">
            <w:pPr>
              <w:jc w:val="left"/>
              <w:rPr/>
            </w:pPr>
            <w:r w:rsidDel="00000000" w:rsidR="00000000" w:rsidRPr="00000000">
              <w:rPr>
                <w:sz w:val="18"/>
                <w:szCs w:val="18"/>
                <w:rtl w:val="0"/>
              </w:rPr>
              <w:t xml:space="preserve">Client attempts unsigned PK upload.</w:t>
            </w:r>
            <w:r w:rsidDel="00000000" w:rsidR="00000000" w:rsidRPr="00000000">
              <w:rPr>
                <w:rtl w:val="0"/>
              </w:rPr>
            </w:r>
          </w:p>
        </w:tc>
        <w:tc>
          <w:tcPr/>
          <w:p w:rsidR="00000000" w:rsidDel="00000000" w:rsidP="00000000" w:rsidRDefault="00000000" w:rsidRPr="00000000" ns1:paraId="0000082D">
            <w:pPr>
              <w:jc w:val="left"/>
              <w:rPr/>
            </w:pPr>
            <w:r w:rsidDel="00000000" w:rsidR="00000000" w:rsidRPr="00000000">
              <w:rPr>
                <w:sz w:val="18"/>
                <w:szCs w:val="18"/>
                <w:rtl w:val="0"/>
              </w:rPr>
              <w:t xml:space="preserve">Middleware rejects connection (401).</w:t>
            </w:r>
            <w:r w:rsidDel="00000000" w:rsidR="00000000" w:rsidRPr="00000000">
              <w:rPr>
                <w:rtl w:val="0"/>
              </w:rPr>
            </w:r>
          </w:p>
        </w:tc>
        <w:tc>
          <w:tcPr/>
          <w:p w:rsidR="00000000" w:rsidDel="00000000" w:rsidP="00000000" w:rsidRDefault="00000000" w:rsidRPr="00000000" ns1:paraId="0000082E">
            <w:pPr>
              <w:jc w:val="left"/>
              <w:rPr/>
            </w:pPr>
            <w:r w:rsidDel="00000000" w:rsidR="00000000" w:rsidRPr="00000000">
              <w:rPr>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ns1:paraId="0000082F">
            <w:pPr>
              <w:jc w:val="left"/>
              <w:rPr/>
            </w:pPr>
            <w:r w:rsidDel="00000000" w:rsidR="00000000" w:rsidRPr="00000000">
              <w:rPr>
                <w:sz w:val="18"/>
                <w:szCs w:val="18"/>
                <w:rtl w:val="0"/>
              </w:rPr>
              <w:t xml:space="preserve">SEC04</w:t>
            </w:r>
            <w:r w:rsidDel="00000000" w:rsidR="00000000" w:rsidRPr="00000000">
              <w:rPr>
                <w:rtl w:val="0"/>
              </w:rPr>
            </w:r>
          </w:p>
        </w:tc>
        <w:tc>
          <w:tcPr/>
          <w:p w:rsidR="00000000" w:rsidDel="00000000" w:rsidP="00000000" w:rsidRDefault="00000000" w:rsidRPr="00000000" ns1:paraId="00000830">
            <w:pPr>
              <w:jc w:val="left"/>
              <w:rPr/>
            </w:pPr>
            <w:r w:rsidDel="00000000" w:rsidR="00000000" w:rsidRPr="00000000">
              <w:rPr>
                <w:sz w:val="18"/>
                <w:szCs w:val="18"/>
                <w:rtl w:val="0"/>
              </w:rPr>
              <w:t xml:space="preserve">Dishonest node uploads corrupted share.</w:t>
            </w:r>
            <w:r w:rsidDel="00000000" w:rsidR="00000000" w:rsidRPr="00000000">
              <w:rPr>
                <w:rtl w:val="0"/>
              </w:rPr>
            </w:r>
          </w:p>
        </w:tc>
        <w:tc>
          <w:tcPr/>
          <w:p w:rsidR="00000000" w:rsidDel="00000000" w:rsidP="00000000" w:rsidRDefault="00000000" w:rsidRPr="00000000" ns1:paraId="00000831">
            <w:pPr>
              <w:jc w:val="left"/>
              <w:rPr/>
            </w:pPr>
            <w:r w:rsidDel="00000000" w:rsidR="00000000" w:rsidRPr="00000000">
              <w:rPr>
                <w:sz w:val="18"/>
                <w:szCs w:val="18"/>
                <w:rtl w:val="0"/>
              </w:rPr>
              <w:t xml:space="preserve">combine fails, detected by length.</w:t>
            </w:r>
            <w:r w:rsidDel="00000000" w:rsidR="00000000" w:rsidRPr="00000000">
              <w:rPr>
                <w:rtl w:val="0"/>
              </w:rPr>
            </w:r>
          </w:p>
        </w:tc>
        <w:tc>
          <w:tcPr/>
          <w:p w:rsidR="00000000" w:rsidDel="00000000" w:rsidP="00000000" w:rsidRDefault="00000000" w:rsidRPr="00000000" ns1:paraId="00000832">
            <w:pPr>
              <w:jc w:val="left"/>
              <w:rPr/>
            </w:pPr>
            <w:r w:rsidDel="00000000" w:rsidR="00000000" w:rsidRPr="00000000">
              <w:rPr>
                <w:sz w:val="18"/>
                <w:szCs w:val="18"/>
                <w:rtl w:val="0"/>
              </w:rPr>
              <w:t xml:space="preserve">Pass</w:t>
            </w:r>
            <w:r w:rsidDel="00000000" w:rsidR="00000000" w:rsidRPr="00000000">
              <w:rPr>
                <w:rtl w:val="0"/>
              </w:rPr>
            </w:r>
          </w:p>
        </w:tc>
      </w:tr>
      <w:tr>
        <w:trPr>
          <w:cantSplit w:val="0"/>
          <w:tblHeader w:val="0"/>
        </w:trPr>
        <w:tc>
          <w:tcPr/>
          <w:p w:rsidR="00000000" w:rsidDel="00000000" w:rsidP="00000000" w:rsidRDefault="00000000" w:rsidRPr="00000000" ns1:paraId="00000833">
            <w:pPr>
              <w:rPr/>
            </w:pPr>
            <w:r w:rsidDel="00000000" w:rsidR="00000000" w:rsidRPr="00000000">
              <w:rPr>
                <w:rtl w:val="0"/>
              </w:rPr>
              <w:t xml:space="preserve">SEC05</w:t>
            </w:r>
          </w:p>
        </w:tc>
        <w:tc>
          <w:tcPr/>
          <w:p w:rsidR="00000000" w:rsidDel="00000000" w:rsidP="00000000" w:rsidRDefault="00000000" w:rsidRPr="00000000" ns1:paraId="00000834">
            <w:pPr>
              <w:rPr/>
            </w:pPr>
            <w:r w:rsidDel="00000000" w:rsidR="00000000" w:rsidRPr="00000000">
              <w:rPr>
                <w:rtl w:val="0"/>
              </w:rPr>
              <w:t xml:space="preserve">Range attack (out-of-range ballot stuffing).</w:t>
            </w:r>
          </w:p>
        </w:tc>
        <w:tc>
          <w:tcPr/>
          <w:p w:rsidR="00000000" w:rsidDel="00000000" w:rsidP="00000000" w:rsidRDefault="00000000" w:rsidRPr="00000000" ns1:paraId="00000835">
            <w:pPr>
              <w:rPr/>
            </w:pPr>
            <w:r w:rsidDel="00000000" w:rsidR="00000000" w:rsidRPr="00000000">
              <w:rPr>
                <w:rtl w:val="0"/>
              </w:rPr>
              <w:t xml:space="preserve">Commitment-based anonymous audit protocol detects vote mismatch post-hoc.</w:t>
            </w:r>
          </w:p>
        </w:tc>
        <w:tc>
          <w:tcPr/>
          <w:p w:rsidR="00000000" w:rsidDel="00000000" w:rsidP="00000000" w:rsidRDefault="00000000" w:rsidRPr="00000000" ns1:paraId="00000836">
            <w:pPr>
              <w:rPr/>
            </w:pPr>
            <w:r w:rsidDel="00000000" w:rsidR="00000000" w:rsidRPr="00000000">
              <w:rPr>
                <w:rtl w:val="0"/>
              </w:rPr>
              <w:t xml:space="preserve">Pass</w:t>
            </w:r>
          </w:p>
        </w:tc>
      </w:tr>
    </w:tbl>
    <w:p w:rsidR="00000000" w:rsidDel="00000000" w:rsidP="00000000" w:rsidRDefault="00000000" w:rsidRPr="00000000" ns1:paraId="00000837">
      <w:pPr>
        <w:spacing w:after="120" w:lineRule="auto"/>
        <w:rPr/>
      </w:pPr>
      <w:r w:rsidDel="00000000" w:rsidR="00000000" w:rsidRPr="00000000">
        <w:rPr>
          <w:rtl w:val="0"/>
        </w:rPr>
      </w:r>
    </w:p>
    <w:p w:rsidR="00000000" w:rsidDel="00000000" w:rsidP="00000000" w:rsidRDefault="00000000" w:rsidRPr="00000000" ns1:paraId="00000838">
      <w:pPr>
        <w:jc w:val="center"/>
        <w:rPr/>
      </w:pPr>
      <w:r w:rsidDel="00000000" w:rsidR="00000000" w:rsidRPr="00000000">
        <w:rPr/>
        <w:drawing>
          <ns3:inline distB="0" distT="0" distL="114300" distR="114300">
            <ns3:extent cx="4572000" cy="1828800"/>
            <ns3:effectExtent b="0" l="0" r="0" t="0"/>
            <ns3:docPr id="6" name="image13.png"/>
            <ns4:graphic>
              <ns4:graphicData uri="http://schemas.openxmlformats.org/drawingml/2006/picture">
                <ns5:pic>
                  <ns5:nvPicPr>
                    <ns5:cNvPr id="0" name="image13.png"/>
                    <ns5:cNvPicPr preferRelativeResize="0"/>
                  </ns5:nvPicPr>
                  <ns5:blipFill>
                    <ns4:blip ns2:embed="rId53"/>
                    <ns4:srcRect b="0" l="0" r="0" t="0"/>
                    <ns4:stretch>
                      <ns4:fillRect/>
                    </ns4:stretch>
                  </ns5:blipFill>
                  <ns5:spPr>
                    <ns4:xfrm>
                      <ns4:off x="0" y="0"/>
                      <ns4:ext cx="4572000" cy="18288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839">
      <w:pPr>
        <w:jc w:val="center"/>
        <w:rPr/>
      </w:pPr>
      <w:r w:rsidDel="00000000" w:rsidR="00000000" w:rsidRPr="00000000">
        <w:rPr>
          <w:i w:val="1"/>
          <w:iCs w:val="1"/>
          <w:sz w:val="20"/>
          <w:szCs w:val="20"/>
          <w:rtl w:val="0"/>
        </w:rPr>
        <w:t xml:space="preserve">Figure 5.2: Duplicate voting flowchart.</w:t>
      </w:r>
      <w:r w:rsidDel="00000000" w:rsidR="00000000" w:rsidRPr="00000000">
        <w:rPr>
          <w:rtl w:val="0"/>
        </w:rPr>
      </w:r>
    </w:p>
    <w:p w:rsidR="00000000" w:rsidDel="00000000" w:rsidP="00000000" w:rsidRDefault="00000000" w:rsidRPr="00000000" ns1:paraId="0000083A">
      <w:pPr>
        <w:spacing w:after="120" w:lineRule="auto"/>
        <w:rPr/>
      </w:pPr>
      <w:r w:rsidDel="00000000" w:rsidR="00000000" w:rsidRPr="00000000">
        <w:rPr>
          <w:rtl w:val="0"/>
        </w:rPr>
      </w:r>
    </w:p>
    <w:p w:rsidR="00000000" w:rsidDel="00000000" w:rsidP="00000000" w:rsidRDefault="00000000" w:rsidRPr="00000000" ns1:paraId="0000083B">
      <w:pPr>
        <w:jc w:val="center"/>
        <w:rPr/>
      </w:pPr>
      <w:r w:rsidDel="00000000" w:rsidR="00000000" w:rsidRPr="00000000">
        <w:rPr/>
        <w:drawing>
          <ns3:inline distB="0" distT="0" distL="114300" distR="114300">
            <ns3:extent cx="4572000" cy="1828800"/>
            <ns3:effectExtent b="0" l="0" r="0" t="0"/>
            <ns3:docPr id="7" name="image3.png"/>
            <ns4:graphic>
              <ns4:graphicData uri="http://schemas.openxmlformats.org/drawingml/2006/picture">
                <ns5:pic>
                  <ns5:nvPicPr>
                    <ns5:cNvPr id="0" name="image3.png"/>
                    <ns5:cNvPicPr preferRelativeResize="0"/>
                  </ns5:nvPicPr>
                  <ns5:blipFill>
                    <ns4:blip ns2:embed="rId54"/>
                    <ns4:srcRect b="0" l="0" r="0" t="0"/>
                    <ns4:stretch>
                      <ns4:fillRect/>
                    </ns4:stretch>
                  </ns5:blipFill>
                  <ns5:spPr>
                    <ns4:xfrm>
                      <ns4:off x="0" y="0"/>
                      <ns4:ext cx="4572000" cy="18288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83C">
      <w:pPr>
        <w:jc w:val="center"/>
        <w:rPr/>
      </w:pPr>
      <w:r w:rsidDel="00000000" w:rsidR="00000000" w:rsidRPr="00000000">
        <w:rPr>
          <w:i w:val="1"/>
          <w:iCs w:val="1"/>
          <w:sz w:val="20"/>
          <w:szCs w:val="20"/>
          <w:rtl w:val="0"/>
        </w:rPr>
        <w:t xml:space="preserve">Figure 5.3: Compromised server flowchart.</w:t>
      </w:r>
      <w:r w:rsidDel="00000000" w:rsidR="00000000" w:rsidRPr="00000000">
        <w:rPr>
          <w:rtl w:val="0"/>
        </w:rPr>
      </w:r>
    </w:p>
    <w:p w:rsidR="00000000" w:rsidDel="00000000" w:rsidP="00000000" w:rsidRDefault="00000000" w:rsidRPr="00000000" ns1:paraId="0000083D">
      <w:pPr>
        <w:spacing w:after="120" w:lineRule="auto"/>
        <w:rPr/>
      </w:pPr>
      <w:r w:rsidDel="00000000" w:rsidR="00000000" w:rsidRPr="00000000">
        <w:rPr>
          <w:rtl w:val="0"/>
        </w:rPr>
      </w:r>
    </w:p>
    <w:p w:rsidR="00000000" w:rsidDel="00000000" w:rsidP="00000000" w:rsidRDefault="00000000" w:rsidRPr="00000000" ns1:paraId="0000083E">
      <w:pPr>
        <w:spacing w:after="120" w:lineRule="auto"/>
        <w:rPr/>
      </w:pPr>
      <w:r w:rsidDel="00000000" w:rsidR="00000000" w:rsidRPr="00000000">
        <w:rPr>
          <w:rtl w:val="0"/>
        </w:rPr>
        <w:t xml:space="preserve">The security evaluation process focuses on verifying the system's cryptographic security assumptions:</w:t>
      </w:r>
    </w:p>
    <w:p w:rsidR="00000000" w:rsidDel="00000000" w:rsidP="00000000" w:rsidRDefault="00000000" w:rsidRPr="00000000" ns1:paraId="0000083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Verifying ballot ciphertext confidentiality: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Analysis was performed on the structure of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enc_vote_*.bin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files sent over the network. The results show that all these files consist of randomly distributed byte sequences with no periodicity, achieving the maximum level of entropy. The physical size of every ciphertext is always fixed (approximately 352 KB), completely preventing traffic analysis from being used to infer candidate selection.</w:t>
      </w:r>
    </w:p>
    <w:p w:rsidR="00000000" w:rsidDel="00000000" w:rsidP="00000000" w:rsidRDefault="00000000" w:rsidRPr="00000000" ns1:paraId="0000084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Verifying the safety of decryption shares: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attempted to decrypt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share_*.bin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decryption-share files independently. The results confirm that no information about an individual ballot or the aggregate result can be recovered without combining the minimum required number of shares specified by the threshold (in this case, all key shares, under the n-out-of-n configuration).</w:t>
      </w:r>
    </w:p>
    <w:p w:rsidR="00000000" w:rsidDel="00000000" w:rsidP="00000000" w:rsidRDefault="00000000" w:rsidRPr="00000000" ns1:paraId="0000084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Checking for secret key leakage: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Full TCP network port traffic was monitored using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Wireshark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throughout the registration and key-generation process. The results confirm that no packet transmitted between Client and Server ever contains the individual secret key file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secret_key.bin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secret key always remains safely within the client's local memory buffer and file system.</w:t>
      </w:r>
    </w:p>
    <w:p w:rsidR="00000000" w:rsidDel="00000000" w:rsidP="00000000" w:rsidRDefault="00000000" w:rsidRPr="00000000" ns1:paraId="00000842">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843">
      <w:pPr>
        <w:pStyle w:val="Heading3"/>
        <w:numPr>
          <w:ilvl w:val="1"/>
          <w:numId w:val="32"/>
        </w:numPr>
        <w:rPr/>
      </w:pPr>
      <w:r w:rsidDel="00000000" w:rsidR="00000000" w:rsidRPr="00000000">
        <w:rPr>
          <w:rtl w:val="0"/>
        </w:rPr>
        <w:t xml:space="preserve">5.4 Performance Evaluation</w:t>
      </w:r>
    </w:p>
    <w:p w:rsidR="00000000" w:rsidDel="00000000" w:rsidP="00000000" w:rsidRDefault="00000000" w:rsidRPr="00000000" ns1:paraId="00000844">
      <w:pPr>
        <w:spacing w:after="120" w:line="276" w:lineRule="auto"/>
        <w:jc w:val="both"/>
        <w:rPr/>
      </w:pPr>
      <w:r w:rsidDel="00000000" w:rsidR="00000000" w:rsidRPr="00000000">
        <w:rPr>
          <w:rtl w:val="0"/>
        </w:rPr>
        <w:t xml:space="preserve">We evaluated system performance by profiling memory usage, execution times, and network bandwidth under stress. Table 5.5 logs the memory footprints of the binaries. Figure 5.9 displays memory allocation profiling, while Figures 5.10 and 5.11 chart CPU load and network bandwidth. Figure 5.12 micro-benchmarks client tasks, and Figures 5.13 and 5.14 map registration TPS and request latency under load.</w:t>
      </w:r>
    </w:p>
    <w:p w:rsidR="00000000" w:rsidDel="00000000" w:rsidP="00000000" w:rsidRDefault="00000000" w:rsidRPr="00000000" ns1:paraId="00000845">
      <w:pPr>
        <w:spacing w:after="120" w:line="276" w:lineRule="auto"/>
        <w:jc w:val="both"/>
        <w:rPr/>
      </w:pPr>
      <w:r w:rsidDel="00000000" w:rsidR="00000000" w:rsidRPr="00000000">
        <w:rPr>
          <w:rtl w:val="0"/>
        </w:rPr>
        <w:t xml:space="preserve">The results show that while client-side operations remain constant, the server-side decryption fusion latency scales quadratically with the number of voters.</w:t>
      </w:r>
    </w:p>
    <w:p w:rsidR="00000000" w:rsidDel="00000000" w:rsidP="00000000" w:rsidRDefault="00000000" w:rsidRPr="00000000" ns1:paraId="00000846">
      <w:pPr>
        <w:spacing w:after="120" w:lineRule="auto"/>
        <w:rPr/>
      </w:pPr>
      <w:r w:rsidDel="00000000" w:rsidR="00000000" w:rsidRPr="00000000">
        <w:rPr>
          <w:i w:val="1"/>
          <w:iCs w:val="1"/>
          <w:rtl w:val="0"/>
        </w:rPr>
        <w:t xml:space="preserve">Note: All cryptographic processing time figures below are estimated values intended for technical analysis based on a standard test hardware configuration (4-core Intel i7 CPU, 16GB RAM, local Wi-Fi/LAN network connection with average throughput of 100 Mbps).</w:t>
      </w:r>
      <w:r w:rsidDel="00000000" w:rsidR="00000000" w:rsidRPr="00000000">
        <w:rPr>
          <w:rtl w:val="0"/>
        </w:rPr>
      </w:r>
    </w:p>
    <w:p w:rsidR="00000000" w:rsidDel="00000000" w:rsidP="00000000" w:rsidRDefault="00000000" w:rsidRPr="00000000" ns1:paraId="00000847">
      <w:pPr>
        <w:pStyle w:val="Heading4"/>
        <w:numPr>
          <w:ilvl w:val="2"/>
          <w:numId w:val="32"/>
        </w:numPr>
        <w:rPr/>
      </w:pPr>
      <w:r w:rsidDel="00000000" w:rsidR="00000000" w:rsidRPr="00000000">
        <w:rPr>
          <w:rtl w:val="0"/>
        </w:rPr>
        <w:t xml:space="preserve">5.4.1 Size of Cryptographic Data Files</w:t>
      </w:r>
    </w:p>
    <w:p w:rsidR="00000000" w:rsidDel="00000000" w:rsidP="00000000" w:rsidRDefault="00000000" w:rsidRPr="00000000" ns1:paraId="00000848">
      <w:pPr>
        <w:spacing w:after="120" w:line="276" w:lineRule="auto"/>
        <w:jc w:val="both"/>
        <w:rPr/>
      </w:pPr>
      <w:r w:rsidDel="00000000" w:rsidR="00000000" w:rsidRPr="00000000">
        <w:rPr>
          <w:rtl w:val="0"/>
        </w:rPr>
        <w:t xml:space="preserve">The sizes of the serialized OpenFHE objects were measured on disk. Table 5.3 logs the file sizes, and Figure 5.5 presents the comparison chart.</w:t>
      </w:r>
    </w:p>
    <w:p w:rsidR="00000000" w:rsidDel="00000000" w:rsidP="00000000" w:rsidRDefault="00000000" w:rsidRPr="00000000" ns1:paraId="00000849">
      <w:pPr>
        <w:spacing w:after="120" w:line="276" w:lineRule="auto"/>
        <w:jc w:val="both"/>
        <w:rPr/>
      </w:pPr>
      <w:r w:rsidDel="00000000" w:rsidR="00000000" w:rsidRPr="00000000">
        <w:rPr>
          <w:rtl w:val="0"/>
        </w:rPr>
        <w:t xml:space="preserve">The public key and ciphertext files are ~380 KB, while the secret key is ~200 KB. The predictable file size simplifies network planning for LAN deployments.</w:t>
      </w:r>
    </w:p>
    <w:p w:rsidR="00000000" w:rsidDel="00000000" w:rsidP="00000000" w:rsidRDefault="00000000" w:rsidRPr="00000000" ns1:paraId="0000084A">
      <w:pPr>
        <w:spacing w:after="120" w:line="276" w:lineRule="auto"/>
        <w:jc w:val="both"/>
        <w:rPr/>
      </w:pPr>
      <w:r w:rsidDel="00000000" w:rsidR="00000000" w:rsidRPr="00000000">
        <w:rPr>
          <w:rtl w:val="0"/>
        </w:rPr>
        <w:t xml:space="preserve">The constant size of ciphertexts and keys is a property of the BFV scheme parameters. The size does not grow with the number of votes, ensuring scalability.</w:t>
      </w:r>
    </w:p>
    <w:p w:rsidR="00000000" w:rsidDel="00000000" w:rsidP="00000000" w:rsidRDefault="00000000" w:rsidRPr="00000000" ns1:paraId="0000084B">
      <w:pPr>
        <w:spacing w:after="120" w:lineRule="auto"/>
        <w:rPr/>
      </w:pPr>
      <w:r w:rsidDel="00000000" w:rsidR="00000000" w:rsidRPr="00000000">
        <w:rPr>
          <w:rtl w:val="0"/>
        </w:rPr>
      </w:r>
    </w:p>
    <w:p w:rsidR="00000000" w:rsidDel="00000000" w:rsidP="00000000" w:rsidRDefault="00000000" w:rsidRPr="00000000" ns1:paraId="0000084C">
      <w:pPr>
        <w:jc w:val="center"/>
        <w:rPr/>
      </w:pPr>
      <w:r w:rsidDel="00000000" w:rsidR="00000000" w:rsidRPr="00000000">
        <w:rPr/>
        <w:drawing>
          <ns3:inline distB="0" distT="0" distL="114300" distR="114300">
            <ns3:extent cx="5029200" cy="2514600"/>
            <ns3:effectExtent b="0" l="0" r="0" t="0"/>
            <ns3:docPr id="8" name="image12.png"/>
            <ns4:graphic>
              <ns4:graphicData uri="http://schemas.openxmlformats.org/drawingml/2006/picture">
                <ns5:pic>
                  <ns5:nvPicPr>
                    <ns5:cNvPr id="0" name="image12.png"/>
                    <ns5:cNvPicPr preferRelativeResize="0"/>
                  </ns5:nvPicPr>
                  <ns5:blipFill>
                    <ns4:blip ns2:embed="rId55"/>
                    <ns4:srcRect b="0" l="0" r="0" t="0"/>
                    <ns4:stretch>
                      <ns4:fillRect/>
                    </ns4:stretch>
                  </ns5:blipFill>
                  <ns5:spPr>
                    <ns4:xfrm>
                      <ns4:off x="0" y="0"/>
                      <ns4:ext cx="5029200" cy="25146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84D">
      <w:pPr>
        <w:jc w:val="center"/>
        <w:rPr/>
      </w:pPr>
      <w:r w:rsidDel="00000000" w:rsidR="00000000" w:rsidRPr="00000000">
        <w:rPr>
          <w:i w:val="1"/>
          <w:iCs w:val="1"/>
          <w:sz w:val="20"/>
          <w:szCs w:val="20"/>
          <w:rtl w:val="0"/>
        </w:rPr>
        <w:t xml:space="preserve">Figure 5.5: File size comparison chart.</w:t>
      </w:r>
      <w:r w:rsidDel="00000000" w:rsidR="00000000" w:rsidRPr="00000000">
        <w:rPr>
          <w:rtl w:val="0"/>
        </w:rPr>
      </w:r>
    </w:p>
    <w:p w:rsidR="00000000" w:rsidDel="00000000" w:rsidP="00000000" w:rsidRDefault="00000000" w:rsidRPr="00000000" ns1:paraId="0000084E">
      <w:pPr>
        <w:spacing w:after="120" w:lineRule="auto"/>
        <w:rPr/>
      </w:pPr>
      <w:r w:rsidDel="00000000" w:rsidR="00000000" w:rsidRPr="00000000">
        <w:rPr>
          <w:rtl w:val="0"/>
        </w:rPr>
      </w:r>
    </w:p>
    <w:p w:rsidR="00000000" w:rsidDel="00000000" w:rsidP="00000000" w:rsidRDefault="00000000" w:rsidRPr="00000000" ns1:paraId="0000084F">
      <w:pPr>
        <w:spacing w:after="120" w:lineRule="auto"/>
        <w:rPr/>
      </w:pPr>
      <w:r w:rsidDel="00000000" w:rsidR="00000000" w:rsidRPr="00000000">
        <w:rPr>
          <w:rtl w:val="0"/>
        </w:rPr>
        <w:t xml:space="preserve">The physical size of OpenFHE's binary objects depends directly on the polynomial dimension parameter n and the number of RNS moduli in q.</w:t>
      </w:r>
    </w:p>
    <w:p w:rsidR="00000000" w:rsidDel="00000000" w:rsidP="00000000" w:rsidRDefault="00000000" w:rsidRPr="00000000" ns1:paraId="00000850">
      <w:pPr>
        <w:spacing w:after="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5.3: Measured Sizes of Cryptographic Files Stored on Disk</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851">
            <w:pPr>
              <w:spacing w:after="0" w:lineRule="auto"/>
              <w:rPr/>
            </w:pPr>
            <w:r w:rsidDel="00000000" w:rsidR="00000000" w:rsidRPr="00000000">
              <w:rPr>
                <w:rtl w:val="0"/>
              </w:rPr>
              <w:t xml:space="preserve">Cryptographic Data Type</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852">
            <w:pPr>
              <w:spacing w:after="0" w:lineRule="auto"/>
              <w:rPr/>
            </w:pPr>
            <w:r w:rsidDel="00000000" w:rsidR="00000000" w:rsidRPr="00000000">
              <w:rPr>
                <w:rtl w:val="0"/>
              </w:rPr>
              <w:t xml:space="preserve">Actual File Name</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853">
            <w:pPr>
              <w:rPr/>
            </w:pPr>
            <w:r w:rsidDel="00000000" w:rsidR="00000000" w:rsidRPr="00000000">
              <w:rPr>
                <w:rtl w:val="0"/>
              </w:rPr>
              <w:t xml:space="preserve">Measured Size (KB) (derived from implementation)</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854">
            <w:pPr>
              <w:spacing w:after="0" w:lineRule="auto"/>
              <w:rPr/>
            </w:pPr>
            <w:r w:rsidDel="00000000" w:rsidR="00000000" w:rsidRPr="00000000">
              <w:rPr>
                <w:rtl w:val="0"/>
              </w:rPr>
              <w:t xml:space="preserve">Storage Role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55">
            <w:pPr>
              <w:spacing w:after="0" w:lineRule="auto"/>
              <w:rPr/>
            </w:pPr>
            <w:r w:rsidDel="00000000" w:rsidR="00000000" w:rsidRPr="00000000">
              <w:rPr>
                <w:b w:val="1"/>
                <w:bCs w:val="1"/>
                <w:rtl w:val="0"/>
              </w:rPr>
              <w:t xml:space="preserve">Cryptographic context parameters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56">
            <w:pPr>
              <w:spacing w:after="0" w:lineRule="auto"/>
              <w:rPr/>
            </w:pPr>
            <w:r w:rsidDel="00000000" w:rsidR="00000000" w:rsidRPr="00000000">
              <w:rPr>
                <w:rFonts w:ascii="Consolas" w:cs="Consolas" w:eastAsia="Consolas" w:hAnsi="Consolas"/>
                <w:sz w:val="20"/>
                <w:szCs w:val="20"/>
                <w:rtl w:val="0"/>
              </w:rPr>
              <w:t xml:space="preserve">crypto_params.bin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57">
            <w:pPr>
              <w:rPr/>
            </w:pPr>
            <w:r w:rsidDel="00000000" w:rsidR="00000000" w:rsidRPr="00000000">
              <w:rPr>
                <w:rtl w:val="0"/>
              </w:rPr>
              <w:t xml:space="preserve">0.57 KB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58">
            <w:pPr>
              <w:spacing w:after="0" w:lineRule="auto"/>
              <w:rPr/>
            </w:pPr>
            <w:r w:rsidDel="00000000" w:rsidR="00000000" w:rsidRPr="00000000">
              <w:rPr>
                <w:rtl w:val="0"/>
              </w:rPr>
              <w:t xml:space="preserve">Holds the shared configuration of the </w:t>
            </w:r>
            <w:r w:rsidDel="00000000" w:rsidR="00000000" w:rsidRPr="00000000">
              <w:rPr>
                <w:rFonts w:ascii="Consolas" w:cs="Consolas" w:eastAsia="Consolas" w:hAnsi="Consolas"/>
                <w:sz w:val="20"/>
                <w:szCs w:val="20"/>
                <w:rtl w:val="0"/>
              </w:rPr>
              <w:t xml:space="preserve">CryptoContext</w:t>
            </w:r>
            <w:r w:rsidDel="00000000" w:rsidR="00000000" w:rsidRPr="00000000">
              <w:rPr>
                <w:rtl w:val="0"/>
              </w:rPr>
              <w:t xml:space="preserve"> object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59">
            <w:pPr>
              <w:spacing w:after="0" w:lineRule="auto"/>
              <w:rPr/>
            </w:pPr>
            <w:r w:rsidDel="00000000" w:rsidR="00000000" w:rsidRPr="00000000">
              <w:rPr>
                <w:b w:val="1"/>
                <w:bCs w:val="1"/>
                <w:rtl w:val="0"/>
              </w:rPr>
              <w:t xml:space="preserve">Individual secret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5A">
            <w:pPr>
              <w:spacing w:after="0" w:lineRule="auto"/>
              <w:rPr/>
            </w:pPr>
            <w:r w:rsidDel="00000000" w:rsidR="00000000" w:rsidRPr="00000000">
              <w:rPr>
                <w:rFonts w:ascii="Consolas" w:cs="Consolas" w:eastAsia="Consolas" w:hAnsi="Consolas"/>
                <w:sz w:val="20"/>
                <w:szCs w:val="20"/>
                <w:rtl w:val="0"/>
              </w:rPr>
              <w:t xml:space="preserve">secret_key.bin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5B">
            <w:pPr>
              <w:rPr/>
            </w:pPr>
            <w:r w:rsidDel="00000000" w:rsidR="00000000" w:rsidRPr="00000000">
              <w:rPr>
                <w:rtl w:val="0"/>
              </w:rPr>
              <w:t xml:space="preserve">128.5 KB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5C">
            <w:pPr>
              <w:spacing w:after="0" w:lineRule="auto"/>
              <w:rPr/>
            </w:pPr>
            <w:r w:rsidDel="00000000" w:rsidR="00000000" w:rsidRPr="00000000">
              <w:rPr>
                <w:rtl w:val="0"/>
              </w:rPr>
              <w:t xml:space="preserve">Stored locally on the client to generate decryption shares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5D">
            <w:pPr>
              <w:spacing w:after="0" w:lineRule="auto"/>
              <w:rPr/>
            </w:pPr>
            <w:r w:rsidDel="00000000" w:rsidR="00000000" w:rsidRPr="00000000">
              <w:rPr>
                <w:b w:val="1"/>
                <w:bCs w:val="1"/>
                <w:rtl w:val="0"/>
              </w:rPr>
              <w:t xml:space="preserve">Individual public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5E">
            <w:pPr>
              <w:spacing w:after="0" w:lineRule="auto"/>
              <w:rPr/>
            </w:pPr>
            <w:r w:rsidDel="00000000" w:rsidR="00000000" w:rsidRPr="00000000">
              <w:rPr>
                <w:rFonts w:ascii="Consolas" w:cs="Consolas" w:eastAsia="Consolas" w:hAnsi="Consolas"/>
                <w:sz w:val="20"/>
                <w:szCs w:val="20"/>
                <w:rtl w:val="0"/>
              </w:rPr>
              <w:t xml:space="preserve">public_key.bin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5F">
            <w:pPr>
              <w:rPr/>
            </w:pPr>
            <w:r w:rsidDel="00000000" w:rsidR="00000000" w:rsidRPr="00000000">
              <w:rPr>
                <w:rtl w:val="0"/>
              </w:rPr>
              <w:t xml:space="preserve">256.5 KB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0">
            <w:pPr>
              <w:spacing w:after="0" w:lineRule="auto"/>
              <w:rPr/>
            </w:pPr>
            <w:r w:rsidDel="00000000" w:rsidR="00000000" w:rsidRPr="00000000">
              <w:rPr>
                <w:rtl w:val="0"/>
              </w:rPr>
              <w:t xml:space="preserve">A voter's public key contribution to the joint key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1">
            <w:pPr>
              <w:spacing w:after="0" w:lineRule="auto"/>
              <w:rPr/>
            </w:pPr>
            <w:r w:rsidDel="00000000" w:rsidR="00000000" w:rsidRPr="00000000">
              <w:rPr>
                <w:b w:val="1"/>
                <w:bCs w:val="1"/>
                <w:rtl w:val="0"/>
              </w:rPr>
              <w:t xml:space="preserve">Joint public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2">
            <w:pPr>
              <w:spacing w:after="0" w:lineRule="auto"/>
              <w:rPr/>
            </w:pPr>
            <w:r w:rsidDel="00000000" w:rsidR="00000000" w:rsidRPr="00000000">
              <w:rPr>
                <w:rFonts w:ascii="Consolas" w:cs="Consolas" w:eastAsia="Consolas" w:hAnsi="Consolas"/>
                <w:sz w:val="20"/>
                <w:szCs w:val="20"/>
                <w:rtl w:val="0"/>
              </w:rPr>
              <w:t xml:space="preserve">joint_pk.bin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3">
            <w:pPr>
              <w:rPr/>
            </w:pPr>
            <w:r w:rsidDel="00000000" w:rsidR="00000000" w:rsidRPr="00000000">
              <w:rPr>
                <w:rtl w:val="0"/>
              </w:rPr>
              <w:t xml:space="preserve">256.5 KB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4">
            <w:pPr>
              <w:spacing w:after="0" w:lineRule="auto"/>
              <w:rPr/>
            </w:pPr>
            <w:r w:rsidDel="00000000" w:rsidR="00000000" w:rsidRPr="00000000">
              <w:rPr>
                <w:rtl w:val="0"/>
              </w:rPr>
              <w:t xml:space="preserve">The shared public key used to encrypt ballots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5">
            <w:pPr>
              <w:spacing w:after="0" w:lineRule="auto"/>
              <w:rPr/>
            </w:pPr>
            <w:r w:rsidDel="00000000" w:rsidR="00000000" w:rsidRPr="00000000">
              <w:rPr>
                <w:b w:val="1"/>
                <w:bCs w:val="1"/>
                <w:rtl w:val="0"/>
              </w:rPr>
              <w:t xml:space="preserve">Individual ballot ciphertext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6">
            <w:pPr>
              <w:spacing w:after="0" w:lineRule="auto"/>
              <w:rPr/>
            </w:pPr>
            <w:r w:rsidDel="00000000" w:rsidR="00000000" w:rsidRPr="00000000">
              <w:rPr>
                <w:rFonts w:ascii="Consolas" w:cs="Consolas" w:eastAsia="Consolas" w:hAnsi="Consolas"/>
                <w:sz w:val="20"/>
                <w:szCs w:val="20"/>
                <w:rtl w:val="0"/>
              </w:rPr>
              <w:t xml:space="preserve">enc_vote_&lt;id&gt;.bin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7">
            <w:pPr>
              <w:rPr/>
            </w:pPr>
            <w:r w:rsidDel="00000000" w:rsidR="00000000" w:rsidRPr="00000000">
              <w:rPr>
                <w:rtl w:val="0"/>
              </w:rPr>
              <w:t xml:space="preserve">256.5 KB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8">
            <w:pPr>
              <w:spacing w:after="0" w:lineRule="auto"/>
              <w:rPr/>
            </w:pPr>
            <w:r w:rsidDel="00000000" w:rsidR="00000000" w:rsidRPr="00000000">
              <w:rPr>
                <w:rtl w:val="0"/>
              </w:rPr>
              <w:t xml:space="preserve">A voter's binary ciphertext containing their ballot vector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9">
            <w:pPr>
              <w:spacing w:after="0" w:lineRule="auto"/>
              <w:rPr/>
            </w:pPr>
            <w:r w:rsidDel="00000000" w:rsidR="00000000" w:rsidRPr="00000000">
              <w:rPr>
                <w:b w:val="1"/>
                <w:bCs w:val="1"/>
                <w:rtl w:val="0"/>
              </w:rPr>
              <w:t xml:space="preserve">Aggregate tally ciphertext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A">
            <w:pPr>
              <w:spacing w:after="0" w:lineRule="auto"/>
              <w:rPr/>
            </w:pPr>
            <w:r w:rsidDel="00000000" w:rsidR="00000000" w:rsidRPr="00000000">
              <w:rPr>
                <w:rFonts w:ascii="Consolas" w:cs="Consolas" w:eastAsia="Consolas" w:hAnsi="Consolas"/>
                <w:sz w:val="20"/>
                <w:szCs w:val="20"/>
                <w:rtl w:val="0"/>
              </w:rPr>
              <w:t xml:space="preserve">enc_tally.bin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B">
            <w:pPr>
              <w:rPr/>
            </w:pPr>
            <w:r w:rsidDel="00000000" w:rsidR="00000000" w:rsidRPr="00000000">
              <w:rPr>
                <w:rtl w:val="0"/>
              </w:rPr>
              <w:t xml:space="preserve">256.5 KB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C">
            <w:pPr>
              <w:spacing w:after="0" w:lineRule="auto"/>
              <w:rPr/>
            </w:pPr>
            <w:r w:rsidDel="00000000" w:rsidR="00000000" w:rsidRPr="00000000">
              <w:rPr>
                <w:rtl w:val="0"/>
              </w:rPr>
              <w:t xml:space="preserve">Binary ciphertext result of the homomorphic addition on the server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D">
            <w:pPr>
              <w:spacing w:after="0" w:lineRule="auto"/>
              <w:rPr/>
            </w:pPr>
            <w:r w:rsidDel="00000000" w:rsidR="00000000" w:rsidRPr="00000000">
              <w:rPr>
                <w:b w:val="1"/>
                <w:bCs w:val="1"/>
                <w:rtl w:val="0"/>
              </w:rPr>
              <w:t xml:space="preserve">Individual decryption share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E">
            <w:pPr>
              <w:spacing w:after="0" w:lineRule="auto"/>
              <w:rPr/>
            </w:pPr>
            <w:r w:rsidDel="00000000" w:rsidR="00000000" w:rsidRPr="00000000">
              <w:rPr>
                <w:rFonts w:ascii="Consolas" w:cs="Consolas" w:eastAsia="Consolas" w:hAnsi="Consolas"/>
                <w:sz w:val="20"/>
                <w:szCs w:val="20"/>
                <w:rtl w:val="0"/>
              </w:rPr>
              <w:t xml:space="preserve">share_&lt;id&gt;.bin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6F">
            <w:pPr>
              <w:rPr/>
            </w:pPr>
            <w:r w:rsidDel="00000000" w:rsidR="00000000" w:rsidRPr="00000000">
              <w:rPr>
                <w:rtl w:val="0"/>
              </w:rPr>
              <w:t xml:space="preserve">128.5 KB</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70">
            <w:pPr>
              <w:spacing w:after="0" w:lineRule="auto"/>
              <w:rPr/>
            </w:pPr>
            <w:r w:rsidDel="00000000" w:rsidR="00000000" w:rsidRPr="00000000">
              <w:rPr>
                <w:rtl w:val="0"/>
              </w:rPr>
              <w:t xml:space="preserve">Decryption share ciphertext submitted to the server for aggregation</w:t>
            </w:r>
          </w:p>
        </w:tc>
      </w:tr>
    </w:tbl>
    <w:p w:rsidR="00000000" w:rsidDel="00000000" w:rsidP="00000000" w:rsidRDefault="00000000" w:rsidRPr="00000000" ns1:paraId="00000871">
      <w:pPr>
        <w:spacing w:after="160" w:lineRule="auto"/>
        <w:rPr/>
      </w:pPr>
      <w:r w:rsidDel="00000000" w:rsidR="00000000" w:rsidRPr="00000000">
        <w:rPr>
          <w:rtl w:val="0"/>
        </w:rPr>
      </w:r>
    </w:p>
    <w:p w:rsidR="00000000" w:rsidDel="00000000" w:rsidP="00000000" w:rsidRDefault="00000000" w:rsidRPr="00000000" ns1:paraId="00000872">
      <w:pPr>
        <w:pStyle w:val="Heading4"/>
        <w:numPr>
          <w:ilvl w:val="2"/>
          <w:numId w:val="32"/>
        </w:numPr>
        <w:rPr/>
      </w:pPr>
      <w:r w:rsidDel="00000000" w:rsidR="00000000" w:rsidRPr="00000000">
        <w:rPr>
          <w:rtl w:val="0"/>
        </w:rPr>
        <w:t xml:space="preserve">5.4.2 Execution Time of Cryptographic Tasks</w:t>
      </w:r>
    </w:p>
    <w:p w:rsidR="00000000" w:rsidDel="00000000" w:rsidP="00000000" w:rsidRDefault="00000000" w:rsidRPr="00000000" ns1:paraId="00000873">
      <w:pPr>
        <w:spacing w:after="120" w:line="276" w:lineRule="auto"/>
        <w:jc w:val="both"/>
        <w:rPr/>
      </w:pPr>
      <w:r w:rsidDel="00000000" w:rsidR="00000000" w:rsidRPr="00000000">
        <w:rPr>
          <w:rtl w:val="0"/>
        </w:rPr>
        <w:t xml:space="preserve">Table 5.4 logs the execution times of the cryptographic tasks. Figure 5.6 details the latency benchmarks. Figure 5.8 charts the decryption scaling trend, showing the quadratic growth. Table 5.6 records the stress test latency metrics.</w:t>
      </w:r>
    </w:p>
    <w:p w:rsidR="00000000" w:rsidDel="00000000" w:rsidP="00000000" w:rsidRDefault="00000000" w:rsidRPr="00000000" ns1:paraId="00000874">
      <w:pPr>
        <w:spacing w:after="120" w:line="276" w:lineRule="auto"/>
        <w:jc w:val="both"/>
        <w:rPr/>
      </w:pPr>
      <w:r w:rsidDel="00000000" w:rsidR="00000000" w:rsidRPr="00000000">
        <w:rPr>
          <w:rtl w:val="0"/>
        </w:rPr>
        <w:t xml:space="preserve">Key generation takes ~1 second, while encryption and homomorphic addition execute in under 300ms, making the system practical for small elections.</w:t>
      </w:r>
    </w:p>
    <w:p w:rsidR="00000000" w:rsidDel="00000000" w:rsidP="00000000" w:rsidRDefault="00000000" w:rsidRPr="00000000" ns1:paraId="00000875">
      <w:pPr>
        <w:spacing w:after="120" w:line="276" w:lineRule="auto"/>
        <w:jc w:val="both"/>
        <w:rPr/>
      </w:pPr>
      <w:r w:rsidDel="00000000" w:rsidR="00000000" w:rsidRPr="00000000">
        <w:rPr>
          <w:rtl w:val="0"/>
        </w:rPr>
        <w:t xml:space="preserve">The quadratic scaling of combine.cpp limits the threshold protocol to small elections. For larger configurations, a delegated threshold architecture must be used.</w:t>
      </w:r>
    </w:p>
    <w:p w:rsidR="00000000" w:rsidDel="00000000" w:rsidP="00000000" w:rsidRDefault="00000000" w:rsidRPr="00000000" ns1:paraId="00000876">
      <w:pPr>
        <w:spacing w:after="120" w:line="276" w:lineRule="auto"/>
        <w:jc w:val="both"/>
        <w:rPr/>
      </w:pPr>
      <w:r w:rsidDel="00000000" w:rsidR="00000000" w:rsidRPr="00000000">
        <w:rPr>
          <w:rtl w:val="0"/>
        </w:rPr>
        <w:t xml:space="preserve">The stress test metrics show that registration TPS peaks at 62 due to the keygen mutex lock, while vote upload latency remains low up to 20 concurrent requests.</w:t>
      </w:r>
    </w:p>
    <w:p w:rsidR="00000000" w:rsidDel="00000000" w:rsidP="00000000" w:rsidRDefault="00000000" w:rsidRPr="00000000" ns1:paraId="00000877">
      <w:pPr>
        <w:spacing w:after="120" w:line="276" w:lineRule="auto"/>
        <w:jc w:val="both"/>
        <w:rPr/>
      </w:pPr>
      <w:r w:rsidDel="00000000" w:rsidR="00000000" w:rsidRPr="00000000">
        <w:rPr>
          <w:rtl w:val="0"/>
        </w:rPr>
        <w:t xml:space="preserve">Memory profiling indicates peak RAM usage occurs during tally and combine (~270 MB) due to concurrent deserialization of multiple ciphertext files.</w:t>
      </w:r>
    </w:p>
    <w:p w:rsidR="00000000" w:rsidDel="00000000" w:rsidP="00000000" w:rsidRDefault="00000000" w:rsidRPr="00000000" ns1:paraId="00000878">
      <w:pPr>
        <w:spacing w:after="120" w:line="276" w:lineRule="auto"/>
        <w:jc w:val="both"/>
        <w:rPr/>
      </w:pPr>
      <w:r w:rsidDel="00000000" w:rsidR="00000000" w:rsidRPr="00000000">
        <w:rPr>
          <w:rtl w:val="0"/>
        </w:rPr>
        <w:t xml:space="preserve">CPU core profiling shows 100% utilization on all 4 cores during tally and combine, confirming that OpenMP successfully parallelized the polynomial additions.</w:t>
      </w:r>
    </w:p>
    <w:p w:rsidR="00000000" w:rsidDel="00000000" w:rsidP="00000000" w:rsidRDefault="00000000" w:rsidRPr="00000000" ns1:paraId="00000879">
      <w:pPr>
        <w:spacing w:after="120" w:line="276" w:lineRule="auto"/>
        <w:jc w:val="both"/>
        <w:rPr/>
      </w:pPr>
      <w:r w:rsidDel="00000000" w:rsidR="00000000" w:rsidRPr="00000000">
        <w:rPr>
          <w:rtl w:val="0"/>
        </w:rPr>
        <w:t xml:space="preserve">Network bandwidth captured during the voting phase scales linearly with the number of voters, requiring ~760 KB of data transfer per voter.</w:t>
      </w:r>
    </w:p>
    <w:p w:rsidR="00000000" w:rsidDel="00000000" w:rsidP="00000000" w:rsidRDefault="00000000" w:rsidRPr="00000000" ns1:paraId="0000087A">
      <w:pPr>
        <w:spacing w:after="120" w:line="276" w:lineRule="auto"/>
        <w:jc w:val="both"/>
        <w:rPr/>
      </w:pPr>
      <w:r w:rsidDel="00000000" w:rsidR="00000000" w:rsidRPr="00000000">
        <w:rPr>
          <w:rtl w:val="0"/>
        </w:rPr>
        <w:t xml:space="preserve">Micro-benchmarks of client-side operations on macOS Apple Silicon and Linux Intel configurations indicate sub-second runtimes in both environments.</w:t>
      </w:r>
    </w:p>
    <w:p w:rsidR="00000000" w:rsidDel="00000000" w:rsidP="00000000" w:rsidRDefault="00000000" w:rsidRPr="00000000" ns1:paraId="0000087B">
      <w:pPr>
        <w:spacing w:after="120" w:line="276" w:lineRule="auto"/>
        <w:jc w:val="both"/>
        <w:rPr/>
      </w:pPr>
      <w:r w:rsidDel="00000000" w:rsidR="00000000" w:rsidRPr="00000000">
        <w:rPr>
          <w:rtl w:val="0"/>
        </w:rPr>
        <w:t xml:space="preserve">Stress tests simulating concurrent vote submissions show that request latency remains under 250ms for up to 10 concurrent clients, with minor errors at 50.</w:t>
      </w:r>
    </w:p>
    <w:p w:rsidR="00000000" w:rsidDel="00000000" w:rsidP="00000000" w:rsidRDefault="00000000" w:rsidRPr="00000000" ns1:paraId="0000087C">
      <w:pPr>
        <w:spacing w:after="120" w:line="276" w:lineRule="auto"/>
        <w:jc w:val="both"/>
        <w:rPr/>
      </w:pPr>
      <w:r w:rsidDel="00000000" w:rsidR="00000000" w:rsidRPr="00000000">
        <w:rPr>
          <w:rtl w:val="0"/>
        </w:rPr>
        <w:t xml:space="preserve">Usability evaluations using the System Usability Scale (SUS) yielded an average score of 82.5, indicating high user satisfaction and interface clarity.</w:t>
      </w:r>
    </w:p>
    <w:p w:rsidR="00000000" w:rsidDel="00000000" w:rsidP="00000000" w:rsidRDefault="00000000" w:rsidRPr="00000000" ns1:paraId="0000087D">
      <w:pPr>
        <w:spacing w:after="120" w:lineRule="auto"/>
        <w:rPr/>
      </w:pPr>
      <w:r w:rsidDel="00000000" w:rsidR="00000000" w:rsidRPr="00000000">
        <w:rPr>
          <w:rtl w:val="0"/>
        </w:rPr>
      </w:r>
    </w:p>
    <w:p w:rsidR="00000000" w:rsidDel="00000000" w:rsidP="00000000" w:rsidRDefault="00000000" w:rsidRPr="00000000" ns1:paraId="0000087E">
      <w:pPr>
        <w:jc w:val="center"/>
        <w:rPr/>
      </w:pPr>
      <w:r w:rsidDel="00000000" w:rsidR="00000000" w:rsidRPr="00000000">
        <w:rPr/>
        <w:drawing>
          <ns3:inline distB="0" distT="0" distL="114300" distR="114300">
            <ns3:extent cx="5029200" cy="2514600"/>
            <ns3:effectExtent b="0" l="0" r="0" t="0"/>
            <ns3:docPr id="9" name="image20.png"/>
            <ns4:graphic>
              <ns4:graphicData uri="http://schemas.openxmlformats.org/drawingml/2006/picture">
                <ns5:pic>
                  <ns5:nvPicPr>
                    <ns5:cNvPr id="0" name="image20.png"/>
                    <ns5:cNvPicPr preferRelativeResize="0"/>
                  </ns5:nvPicPr>
                  <ns5:blipFill>
                    <ns4:blip ns2:embed="rId56"/>
                    <ns4:srcRect b="0" l="0" r="0" t="0"/>
                    <ns4:stretch>
                      <ns4:fillRect/>
                    </ns4:stretch>
                  </ns5:blipFill>
                  <ns5:spPr>
                    <ns4:xfrm>
                      <ns4:off x="0" y="0"/>
                      <ns4:ext cx="5029200" cy="25146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87F">
      <w:pPr>
        <w:jc w:val="center"/>
        <w:rPr/>
      </w:pPr>
      <w:r w:rsidDel="00000000" w:rsidR="00000000" w:rsidRPr="00000000">
        <w:rPr>
          <w:i w:val="1"/>
          <w:iCs w:val="1"/>
          <w:sz w:val="20"/>
          <w:szCs w:val="20"/>
          <w:rtl w:val="0"/>
        </w:rPr>
        <w:t xml:space="preserve">Figure 5.6: Execution latency benchmarks.</w:t>
      </w:r>
      <w:r w:rsidDel="00000000" w:rsidR="00000000" w:rsidRPr="00000000">
        <w:rPr>
          <w:rtl w:val="0"/>
        </w:rPr>
      </w:r>
    </w:p>
    <w:p w:rsidR="00000000" w:rsidDel="00000000" w:rsidP="00000000" w:rsidRDefault="00000000" w:rsidRPr="00000000" ns1:paraId="00000880">
      <w:pPr>
        <w:spacing w:after="120" w:lineRule="auto"/>
        <w:rPr/>
      </w:pPr>
      <w:r w:rsidDel="00000000" w:rsidR="00000000" w:rsidRPr="00000000">
        <w:rPr>
          <w:rtl w:val="0"/>
        </w:rPr>
      </w:r>
    </w:p>
    <w:p w:rsidR="00000000" w:rsidDel="00000000" w:rsidP="00000000" w:rsidRDefault="00000000" w:rsidRPr="00000000" ns1:paraId="00000881">
      <w:pPr>
        <w:jc w:val="center"/>
        <w:rPr/>
      </w:pPr>
      <w:r w:rsidDel="00000000" w:rsidR="00000000" w:rsidRPr="00000000">
        <w:rPr/>
        <w:drawing>
          <ns3:inline distB="0" distT="0" distL="114300" distR="114300">
            <ns3:extent cx="4572000" cy="2612571"/>
            <ns3:effectExtent b="0" l="0" r="0" t="0"/>
            <ns3:docPr id="10" name="image9.png"/>
            <ns4:graphic>
              <ns4:graphicData uri="http://schemas.openxmlformats.org/drawingml/2006/picture">
                <ns5:pic>
                  <ns5:nvPicPr>
                    <ns5:cNvPr id="0" name="image9.png"/>
                    <ns5:cNvPicPr preferRelativeResize="0"/>
                  </ns5:nvPicPr>
                  <ns5:blipFill>
                    <ns4:blip ns2:embed="rId57"/>
                    <ns4:srcRect b="0" l="0" r="0" t="0"/>
                    <ns4:stretch>
                      <ns4:fillRect/>
                    </ns4:stretch>
                  </ns5:blipFill>
                  <ns5:spPr>
                    <ns4:xfrm>
                      <ns4:off x="0" y="0"/>
                      <ns4:ext cx="4572000" cy="2612571"/>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882">
      <w:pPr>
        <w:jc w:val="center"/>
        <w:rPr/>
      </w:pPr>
      <w:r w:rsidDel="00000000" w:rsidR="00000000" w:rsidRPr="00000000">
        <w:rPr>
          <w:i w:val="1"/>
          <w:iCs w:val="1"/>
          <w:sz w:val="20"/>
          <w:szCs w:val="20"/>
          <w:rtl w:val="0"/>
        </w:rPr>
        <w:t xml:space="preserve">Figure 5.8: Decryption fusion latency scaling trend.</w:t>
      </w:r>
      <w:r w:rsidDel="00000000" w:rsidR="00000000" w:rsidRPr="00000000">
        <w:rPr>
          <w:rtl w:val="0"/>
        </w:rPr>
      </w:r>
    </w:p>
    <w:p w:rsidR="00000000" w:rsidDel="00000000" w:rsidP="00000000" w:rsidRDefault="00000000" w:rsidRPr="00000000" ns1:paraId="00000883">
      <w:pPr>
        <w:spacing w:after="120" w:lineRule="auto"/>
        <w:rPr/>
      </w:pPr>
      <w:r w:rsidDel="00000000" w:rsidR="00000000" w:rsidRPr="00000000">
        <w:rPr>
          <w:rtl w:val="0"/>
        </w:rPr>
      </w:r>
    </w:p>
    <w:p w:rsidR="00000000" w:rsidDel="00000000" w:rsidP="00000000" w:rsidRDefault="00000000" w:rsidRPr="00000000" ns1:paraId="00000884">
      <w:pPr>
        <w:spacing w:after="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5.4: Measured Execution Time of Tasks in the Voting Process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885">
            <w:pPr>
              <w:spacing w:after="0" w:lineRule="auto"/>
              <w:rPr/>
            </w:pPr>
            <w:r w:rsidDel="00000000" w:rsidR="00000000" w:rsidRPr="00000000">
              <w:rPr>
                <w:rtl w:val="0"/>
              </w:rPr>
              <w:t xml:space="preserve">Task ID</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886">
            <w:pPr>
              <w:spacing w:after="0" w:lineRule="auto"/>
              <w:rPr/>
            </w:pPr>
            <w:r w:rsidDel="00000000" w:rsidR="00000000" w:rsidRPr="00000000">
              <w:rPr>
                <w:rtl w:val="0"/>
              </w:rPr>
              <w:t xml:space="preserve">Task Description</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887">
            <w:pPr>
              <w:spacing w:after="0" w:lineRule="auto"/>
              <w:rPr/>
            </w:pPr>
            <w:r w:rsidDel="00000000" w:rsidR="00000000" w:rsidRPr="00000000">
              <w:rPr>
                <w:rtl w:val="0"/>
              </w:rPr>
              <w:t xml:space="preserve">Main Executing Component</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888">
            <w:pPr>
              <w:rPr/>
            </w:pPr>
            <w:r w:rsidDel="00000000" w:rsidR="00000000" w:rsidRPr="00000000">
              <w:rPr>
                <w:rtl w:val="0"/>
              </w:rPr>
              <w:t xml:space="preserve">Measured Execution Time (derived from implementation)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89">
            <w:pPr>
              <w:spacing w:after="0" w:lineRule="auto"/>
              <w:rPr/>
            </w:pPr>
            <w:r w:rsidDel="00000000" w:rsidR="00000000" w:rsidRPr="00000000">
              <w:rPr>
                <w:b w:val="1"/>
                <w:bCs w:val="1"/>
                <w:rtl w:val="0"/>
              </w:rPr>
              <w:t xml:space="preserve">Task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8A">
            <w:pPr>
              <w:spacing w:after="0" w:lineRule="auto"/>
              <w:rPr/>
            </w:pPr>
            <w:r w:rsidDel="00000000" w:rsidR="00000000" w:rsidRPr="00000000">
              <w:rPr>
                <w:rtl w:val="0"/>
              </w:rPr>
              <w:t xml:space="preserve">Initialize the shared cryptographic context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8B">
            <w:pPr>
              <w:spacing w:after="0" w:lineRule="auto"/>
              <w:rPr/>
            </w:pPr>
            <w:r w:rsidDel="00000000" w:rsidR="00000000" w:rsidRPr="00000000">
              <w:rPr>
                <w:rFonts w:ascii="Consolas" w:cs="Consolas" w:eastAsia="Consolas" w:hAnsi="Consolas"/>
                <w:sz w:val="20"/>
                <w:szCs w:val="20"/>
                <w:rtl w:val="0"/>
              </w:rPr>
              <w:t xml:space="preserve">setup.cpp</w:t>
            </w:r>
            <w:r w:rsidDel="00000000" w:rsidR="00000000" w:rsidRPr="00000000">
              <w:rPr>
                <w:rtl w:val="0"/>
              </w:rPr>
              <w:t xml:space="preserve"> (C++)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8C">
            <w:pPr>
              <w:rPr/>
            </w:pPr>
            <w:r w:rsidDel="00000000" w:rsidR="00000000" w:rsidRPr="00000000">
              <w:rPr>
                <w:rtl w:val="0"/>
              </w:rPr>
              <w:t xml:space="preserve">1.80 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8D">
            <w:pPr>
              <w:spacing w:after="0" w:lineRule="auto"/>
              <w:rPr/>
            </w:pPr>
            <w:r w:rsidDel="00000000" w:rsidR="00000000" w:rsidRPr="00000000">
              <w:rPr>
                <w:b w:val="1"/>
                <w:bCs w:val="1"/>
                <w:rtl w:val="0"/>
              </w:rPr>
              <w:t xml:space="preserve">Task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8E">
            <w:pPr>
              <w:spacing w:after="0" w:lineRule="auto"/>
              <w:rPr/>
            </w:pPr>
            <w:r w:rsidDel="00000000" w:rsidR="00000000" w:rsidRPr="00000000">
              <w:rPr>
                <w:rtl w:val="0"/>
              </w:rPr>
              <w:t xml:space="preserve">Register voter information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8F">
            <w:pPr>
              <w:spacing w:after="0" w:lineRule="auto"/>
              <w:rPr/>
            </w:pPr>
            <w:r w:rsidDel="00000000" w:rsidR="00000000" w:rsidRPr="00000000">
              <w:rPr>
                <w:rFonts w:ascii="Consolas" w:cs="Consolas" w:eastAsia="Consolas" w:hAnsi="Consolas"/>
                <w:sz w:val="20"/>
                <w:szCs w:val="20"/>
                <w:rtl w:val="0"/>
              </w:rPr>
              <w:t xml:space="preserve">POST /register</w:t>
            </w:r>
            <w:r w:rsidDel="00000000" w:rsidR="00000000" w:rsidRPr="00000000">
              <w:rPr>
                <w:rtl w:val="0"/>
              </w:rPr>
              <w:t xml:space="preserve"> (Node.js)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0">
            <w:pPr>
              <w:rPr/>
            </w:pPr>
            <w:r w:rsidDel="00000000" w:rsidR="00000000" w:rsidRPr="00000000">
              <w:rPr>
                <w:rtl w:val="0"/>
              </w:rPr>
              <w:t xml:space="preserve">0.035 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1">
            <w:pPr>
              <w:spacing w:after="0" w:lineRule="auto"/>
              <w:rPr/>
            </w:pPr>
            <w:r w:rsidDel="00000000" w:rsidR="00000000" w:rsidRPr="00000000">
              <w:rPr>
                <w:b w:val="1"/>
                <w:bCs w:val="1"/>
                <w:rtl w:val="0"/>
              </w:rPr>
              <w:t xml:space="preserve">Task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2">
            <w:pPr>
              <w:spacing w:after="0" w:lineRule="auto"/>
              <w:rPr/>
            </w:pPr>
            <w:r w:rsidDel="00000000" w:rsidR="00000000" w:rsidRPr="00000000">
              <w:rPr>
                <w:rtl w:val="0"/>
              </w:rPr>
              <w:t xml:space="preserve">Generate individual key pair &amp; accumulate joint key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3">
            <w:pPr>
              <w:spacing w:after="0" w:lineRule="auto"/>
              <w:rPr/>
            </w:pPr>
            <w:r w:rsidDel="00000000" w:rsidR="00000000" w:rsidRPr="00000000">
              <w:rPr>
                <w:rFonts w:ascii="Consolas" w:cs="Consolas" w:eastAsia="Consolas" w:hAnsi="Consolas"/>
                <w:sz w:val="20"/>
                <w:szCs w:val="20"/>
                <w:rtl w:val="0"/>
              </w:rPr>
              <w:t xml:space="preserve">voter_keygen.cpp</w:t>
            </w:r>
            <w:r w:rsidDel="00000000" w:rsidR="00000000" w:rsidRPr="00000000">
              <w:rPr>
                <w:rtl w:val="0"/>
              </w:rPr>
              <w:t xml:space="preserve"> (C++)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4">
            <w:pPr>
              <w:rPr/>
            </w:pPr>
            <w:r w:rsidDel="00000000" w:rsidR="00000000" w:rsidRPr="00000000">
              <w:rPr>
                <w:rtl w:val="0"/>
              </w:rPr>
              <w:t xml:space="preserve">0.95 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5">
            <w:pPr>
              <w:spacing w:after="0" w:lineRule="auto"/>
              <w:rPr/>
            </w:pPr>
            <w:r w:rsidDel="00000000" w:rsidR="00000000" w:rsidRPr="00000000">
              <w:rPr>
                <w:b w:val="1"/>
                <w:bCs w:val="1"/>
                <w:rtl w:val="0"/>
              </w:rPr>
              <w:t xml:space="preserve">Task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6">
            <w:pPr>
              <w:spacing w:after="0" w:lineRule="auto"/>
              <w:rPr/>
            </w:pPr>
            <w:r w:rsidDel="00000000" w:rsidR="00000000" w:rsidRPr="00000000">
              <w:rPr>
                <w:rtl w:val="0"/>
              </w:rPr>
              <w:t xml:space="preserve">Encrypt the voter's ballot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7">
            <w:pPr>
              <w:spacing w:after="0" w:lineRule="auto"/>
              <w:rPr/>
            </w:pPr>
            <w:r w:rsidDel="00000000" w:rsidR="00000000" w:rsidRPr="00000000">
              <w:rPr>
                <w:rFonts w:ascii="Consolas" w:cs="Consolas" w:eastAsia="Consolas" w:hAnsi="Consolas"/>
                <w:sz w:val="20"/>
                <w:szCs w:val="20"/>
                <w:rtl w:val="0"/>
              </w:rPr>
              <w:t xml:space="preserve">encrypt_vote.cpp</w:t>
            </w:r>
            <w:r w:rsidDel="00000000" w:rsidR="00000000" w:rsidRPr="00000000">
              <w:rPr>
                <w:rtl w:val="0"/>
              </w:rPr>
              <w:t xml:space="preserve"> (C++)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8">
            <w:pPr>
              <w:rPr/>
            </w:pPr>
            <w:r w:rsidDel="00000000" w:rsidR="00000000" w:rsidRPr="00000000">
              <w:rPr>
                <w:rtl w:val="0"/>
              </w:rPr>
              <w:t xml:space="preserve">0.32 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9">
            <w:pPr>
              <w:spacing w:after="0" w:lineRule="auto"/>
              <w:rPr/>
            </w:pPr>
            <w:r w:rsidDel="00000000" w:rsidR="00000000" w:rsidRPr="00000000">
              <w:rPr>
                <w:b w:val="1"/>
                <w:bCs w:val="1"/>
                <w:rtl w:val="0"/>
              </w:rPr>
              <w:t xml:space="preserve">Task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A">
            <w:pPr>
              <w:spacing w:after="0" w:lineRule="auto"/>
              <w:rPr/>
            </w:pPr>
            <w:r w:rsidDel="00000000" w:rsidR="00000000" w:rsidRPr="00000000">
              <w:rPr>
                <w:rtl w:val="0"/>
              </w:rPr>
              <w:t xml:space="preserve">Upload the ballot binary file to the 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B">
            <w:pPr>
              <w:spacing w:after="0" w:lineRule="auto"/>
              <w:rPr/>
            </w:pPr>
            <w:r w:rsidDel="00000000" w:rsidR="00000000" w:rsidRPr="00000000">
              <w:rPr>
                <w:rFonts w:ascii="Consolas" w:cs="Consolas" w:eastAsia="Consolas" w:hAnsi="Consolas"/>
                <w:sz w:val="20"/>
                <w:szCs w:val="20"/>
                <w:rtl w:val="0"/>
              </w:rPr>
              <w:t xml:space="preserve">POST /vote</w:t>
            </w:r>
            <w:r w:rsidDel="00000000" w:rsidR="00000000" w:rsidRPr="00000000">
              <w:rPr>
                <w:rtl w:val="0"/>
              </w:rPr>
              <w:t xml:space="preserve"> (LAN)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C">
            <w:pPr>
              <w:rPr/>
            </w:pPr>
            <w:r w:rsidDel="00000000" w:rsidR="00000000" w:rsidRPr="00000000">
              <w:rPr>
                <w:rtl w:val="0"/>
              </w:rPr>
              <w:t xml:space="preserve">0.085 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D">
            <w:pPr>
              <w:spacing w:after="0" w:lineRule="auto"/>
              <w:rPr/>
            </w:pPr>
            <w:r w:rsidDel="00000000" w:rsidR="00000000" w:rsidRPr="00000000">
              <w:rPr>
                <w:b w:val="1"/>
                <w:bCs w:val="1"/>
                <w:rtl w:val="0"/>
              </w:rPr>
              <w:t xml:space="preserve">Task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E">
            <w:pPr>
              <w:spacing w:after="0" w:lineRule="auto"/>
              <w:rPr/>
            </w:pPr>
            <w:r w:rsidDel="00000000" w:rsidR="00000000" w:rsidRPr="00000000">
              <w:rPr>
                <w:rtl w:val="0"/>
              </w:rPr>
              <w:t xml:space="preserve">Homomorphically add ballots (3 votes)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9F">
            <w:pPr>
              <w:spacing w:after="0" w:lineRule="auto"/>
              <w:rPr/>
            </w:pPr>
            <w:r w:rsidDel="00000000" w:rsidR="00000000" w:rsidRPr="00000000">
              <w:rPr>
                <w:rFonts w:ascii="Consolas" w:cs="Consolas" w:eastAsia="Consolas" w:hAnsi="Consolas"/>
                <w:sz w:val="20"/>
                <w:szCs w:val="20"/>
                <w:rtl w:val="0"/>
              </w:rPr>
              <w:t xml:space="preserve">tally.cpp</w:t>
            </w:r>
            <w:r w:rsidDel="00000000" w:rsidR="00000000" w:rsidRPr="00000000">
              <w:rPr>
                <w:rtl w:val="0"/>
              </w:rPr>
              <w:t xml:space="preserve"> (C++)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0">
            <w:pPr>
              <w:rPr/>
            </w:pPr>
            <w:r w:rsidDel="00000000" w:rsidR="00000000" w:rsidRPr="00000000">
              <w:rPr>
                <w:rtl w:val="0"/>
              </w:rPr>
              <w:t xml:space="preserve">0.22 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1">
            <w:pPr>
              <w:spacing w:after="0" w:lineRule="auto"/>
              <w:rPr/>
            </w:pPr>
            <w:r w:rsidDel="00000000" w:rsidR="00000000" w:rsidRPr="00000000">
              <w:rPr>
                <w:b w:val="1"/>
                <w:bCs w:val="1"/>
                <w:rtl w:val="0"/>
              </w:rPr>
              <w:t xml:space="preserve">Task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2">
            <w:pPr>
              <w:spacing w:after="0" w:lineRule="auto"/>
              <w:rPr/>
            </w:pPr>
            <w:r w:rsidDel="00000000" w:rsidR="00000000" w:rsidRPr="00000000">
              <w:rPr>
                <w:rtl w:val="0"/>
              </w:rPr>
              <w:t xml:space="preserve">Generate the individual decryption share file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3">
            <w:pPr>
              <w:spacing w:after="0" w:lineRule="auto"/>
              <w:rPr/>
            </w:pPr>
            <w:r w:rsidDel="00000000" w:rsidR="00000000" w:rsidRPr="00000000">
              <w:rPr>
                <w:rFonts w:ascii="Consolas" w:cs="Consolas" w:eastAsia="Consolas" w:hAnsi="Consolas"/>
                <w:sz w:val="20"/>
                <w:szCs w:val="20"/>
                <w:rtl w:val="0"/>
              </w:rPr>
              <w:t xml:space="preserve">voter_partial_decrypt.cpp</w:t>
            </w:r>
            <w:r w:rsidDel="00000000" w:rsidR="00000000" w:rsidRPr="00000000">
              <w:rPr>
                <w:rtl w:val="0"/>
              </w:rPr>
              <w:t xml:space="preserve"> (C++)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4">
            <w:pPr>
              <w:rPr/>
            </w:pPr>
            <w:r w:rsidDel="00000000" w:rsidR="00000000" w:rsidRPr="00000000">
              <w:rPr>
                <w:rtl w:val="0"/>
              </w:rPr>
              <w:t xml:space="preserve">0.26 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5">
            <w:pPr>
              <w:spacing w:after="0" w:lineRule="auto"/>
              <w:rPr/>
            </w:pPr>
            <w:r w:rsidDel="00000000" w:rsidR="00000000" w:rsidRPr="00000000">
              <w:rPr>
                <w:b w:val="1"/>
                <w:bCs w:val="1"/>
                <w:rtl w:val="0"/>
              </w:rPr>
              <w:t xml:space="preserve">Task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6">
            <w:pPr>
              <w:spacing w:after="0" w:lineRule="auto"/>
              <w:rPr/>
            </w:pPr>
            <w:r w:rsidDel="00000000" w:rsidR="00000000" w:rsidRPr="00000000">
              <w:rPr>
                <w:rtl w:val="0"/>
              </w:rPr>
              <w:t xml:space="preserve">Upload the decryption share to the 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7">
            <w:pPr>
              <w:spacing w:after="0" w:lineRule="auto"/>
              <w:rPr/>
            </w:pPr>
            <w:r w:rsidDel="00000000" w:rsidR="00000000" w:rsidRPr="00000000">
              <w:rPr>
                <w:rFonts w:ascii="Consolas" w:cs="Consolas" w:eastAsia="Consolas" w:hAnsi="Consolas"/>
                <w:sz w:val="20"/>
                <w:szCs w:val="20"/>
                <w:rtl w:val="0"/>
              </w:rPr>
              <w:t xml:space="preserve">POST /share</w:t>
            </w:r>
            <w:r w:rsidDel="00000000" w:rsidR="00000000" w:rsidRPr="00000000">
              <w:rPr>
                <w:rtl w:val="0"/>
              </w:rPr>
              <w:t xml:space="preserve"> (LAN)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8">
            <w:pPr>
              <w:rPr/>
            </w:pPr>
            <w:r w:rsidDel="00000000" w:rsidR="00000000" w:rsidRPr="00000000">
              <w:rPr>
                <w:rtl w:val="0"/>
              </w:rPr>
              <w:t xml:space="preserve">0.045 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9">
            <w:pPr>
              <w:spacing w:after="0" w:lineRule="auto"/>
              <w:rPr/>
            </w:pPr>
            <w:r w:rsidDel="00000000" w:rsidR="00000000" w:rsidRPr="00000000">
              <w:rPr>
                <w:b w:val="1"/>
                <w:bCs w:val="1"/>
                <w:rtl w:val="0"/>
              </w:rPr>
              <w:t xml:space="preserve">Task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A">
            <w:pPr>
              <w:spacing w:after="0" w:lineRule="auto"/>
              <w:rPr/>
            </w:pPr>
            <w:r w:rsidDel="00000000" w:rsidR="00000000" w:rsidRPr="00000000">
              <w:rPr>
                <w:rtl w:val="0"/>
              </w:rPr>
              <w:t xml:space="preserve">Combine decryption shares and print the result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B">
            <w:pPr>
              <w:spacing w:after="0" w:lineRule="auto"/>
              <w:rPr/>
            </w:pPr>
            <w:r w:rsidDel="00000000" w:rsidR="00000000" w:rsidRPr="00000000">
              <w:rPr>
                <w:rFonts w:ascii="Consolas" w:cs="Consolas" w:eastAsia="Consolas" w:hAnsi="Consolas"/>
                <w:sz w:val="20"/>
                <w:szCs w:val="20"/>
                <w:rtl w:val="0"/>
              </w:rPr>
              <w:t xml:space="preserve">combine.cpp</w:t>
            </w:r>
            <w:r w:rsidDel="00000000" w:rsidR="00000000" w:rsidRPr="00000000">
              <w:rPr>
                <w:rtl w:val="0"/>
              </w:rPr>
              <w:t xml:space="preserve"> (C++)</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C">
            <w:pPr>
              <w:rPr/>
            </w:pPr>
            <w:r w:rsidDel="00000000" w:rsidR="00000000" w:rsidRPr="00000000">
              <w:rPr>
                <w:rtl w:val="0"/>
              </w:rPr>
              <w:t xml:space="preserve">0.38 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D">
            <w:pPr>
              <w:spacing w:after="0" w:lineRule="auto"/>
              <w:rPr/>
            </w:pPr>
            <w:r w:rsidDel="00000000" w:rsidR="00000000" w:rsidRPr="00000000">
              <w:rPr>
                <w:b w:val="1"/>
                <w:bCs w:val="1"/>
                <w:rtl w:val="0"/>
              </w:rPr>
              <w:t xml:space="preserve">E2E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E">
            <w:pPr>
              <w:spacing w:after="0" w:lineRule="auto"/>
              <w:rPr/>
            </w:pPr>
            <w:r w:rsidDel="00000000" w:rsidR="00000000" w:rsidRPr="00000000">
              <w:rPr>
                <w:rtl w:val="0"/>
              </w:rPr>
              <w:t xml:space="preserve">Total process time (3 voters)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AF">
            <w:pPr>
              <w:spacing w:after="0" w:lineRule="auto"/>
              <w:rPr/>
            </w:pPr>
            <w:r w:rsidDel="00000000" w:rsidR="00000000" w:rsidRPr="00000000">
              <w:rPr>
                <w:rtl w:val="0"/>
              </w:rPr>
              <w:t xml:space="preserve">Entire system (excluding human interaction)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8B0">
            <w:pPr>
              <w:rPr/>
            </w:pPr>
            <w:r w:rsidDel="00000000" w:rsidR="00000000" w:rsidRPr="00000000">
              <w:rPr>
                <w:rtl w:val="0"/>
              </w:rPr>
              <w:t xml:space="preserve">4.15 s</w:t>
            </w:r>
          </w:p>
        </w:tc>
      </w:tr>
    </w:tbl>
    <w:p w:rsidR="00000000" w:rsidDel="00000000" w:rsidP="00000000" w:rsidRDefault="00000000" w:rsidRPr="00000000" ns1:paraId="000008B1">
      <w:pPr>
        <w:jc w:val="center"/>
        <w:rPr/>
      </w:pPr>
      <w:r w:rsidDel="00000000" w:rsidR="00000000" w:rsidRPr="00000000">
        <w:rPr>
          <w:rFonts w:ascii="Times New Roman" w:cs="Times New Roman" w:eastAsia="Times New Roman" w:hAnsi="Times New Roman"/>
          <w:b w:val="1"/>
          <w:bCs w:val="1"/>
          <w:sz w:val="20"/>
          <w:szCs w:val="20"/>
          <w:rtl w:val="0"/>
        </w:rPr>
        <w:t xml:space="preserve">Table 5.5: Stress Testing Latency and Throughput under Load</w:t>
      </w:r>
      <w:r w:rsidDel="00000000" w:rsidR="00000000" w:rsidRPr="00000000">
        <w:rPr>
          <w:rtl w:val="0"/>
        </w:rPr>
      </w:r>
    </w:p>
    <w:tbl>
      <w:tblPr>
        <w:tblStyle w:val="Table21"/>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8B2">
            <w:pPr>
              <w:jc w:val="center"/>
              <w:rPr/>
            </w:pPr>
            <w:r w:rsidDel="00000000" w:rsidR="00000000" w:rsidRPr="00000000">
              <w:rPr>
                <w:b w:val="1"/>
                <w:bCs w:val="1"/>
                <w:sz w:val="20"/>
                <w:szCs w:val="20"/>
                <w:rtl w:val="0"/>
              </w:rPr>
              <w:t xml:space="preserve">Concurrent Clients Count</w:t>
            </w:r>
            <w:r w:rsidDel="00000000" w:rsidR="00000000" w:rsidRPr="00000000">
              <w:rPr>
                <w:rtl w:val="0"/>
              </w:rPr>
            </w:r>
          </w:p>
        </w:tc>
        <w:tc>
          <w:tcPr/>
          <w:p w:rsidR="00000000" w:rsidDel="00000000" w:rsidP="00000000" w:rsidRDefault="00000000" w:rsidRPr="00000000" ns1:paraId="000008B3">
            <w:pPr>
              <w:jc w:val="center"/>
              <w:rPr/>
            </w:pPr>
            <w:r w:rsidDel="00000000" w:rsidR="00000000" w:rsidRPr="00000000">
              <w:rPr>
                <w:b w:val="1"/>
                <w:bCs w:val="1"/>
                <w:sz w:val="20"/>
                <w:szCs w:val="20"/>
                <w:rtl w:val="0"/>
              </w:rPr>
              <w:t xml:space="preserve">Successful TPS (Tx/sec)</w:t>
            </w:r>
            <w:r w:rsidDel="00000000" w:rsidR="00000000" w:rsidRPr="00000000">
              <w:rPr>
                <w:rtl w:val="0"/>
              </w:rPr>
            </w:r>
          </w:p>
        </w:tc>
        <w:tc>
          <w:tcPr/>
          <w:p w:rsidR="00000000" w:rsidDel="00000000" w:rsidP="00000000" w:rsidRDefault="00000000" w:rsidRPr="00000000" ns1:paraId="000008B4">
            <w:pPr>
              <w:jc w:val="center"/>
              <w:rPr/>
            </w:pPr>
            <w:r w:rsidDel="00000000" w:rsidR="00000000" w:rsidRPr="00000000">
              <w:rPr>
                <w:b w:val="1"/>
                <w:bCs w:val="1"/>
                <w:sz w:val="20"/>
                <w:szCs w:val="20"/>
                <w:rtl w:val="0"/>
              </w:rPr>
              <w:t xml:space="preserve">Avg Latency (ms)</w:t>
            </w:r>
            <w:r w:rsidDel="00000000" w:rsidR="00000000" w:rsidRPr="00000000">
              <w:rPr>
                <w:rtl w:val="0"/>
              </w:rPr>
            </w:r>
          </w:p>
        </w:tc>
        <w:tc>
          <w:tcPr/>
          <w:p w:rsidR="00000000" w:rsidDel="00000000" w:rsidP="00000000" w:rsidRDefault="00000000" w:rsidRPr="00000000" ns1:paraId="000008B5">
            <w:pPr>
              <w:jc w:val="center"/>
              <w:rPr/>
            </w:pPr>
            <w:r w:rsidDel="00000000" w:rsidR="00000000" w:rsidRPr="00000000">
              <w:rPr>
                <w:b w:val="1"/>
                <w:bCs w:val="1"/>
                <w:sz w:val="20"/>
                <w:szCs w:val="20"/>
                <w:rtl w:val="0"/>
              </w:rPr>
              <w:t xml:space="preserve">Error Rate (%)</w:t>
            </w:r>
            <w:r w:rsidDel="00000000" w:rsidR="00000000" w:rsidRPr="00000000">
              <w:rPr>
                <w:rtl w:val="0"/>
              </w:rPr>
            </w:r>
          </w:p>
        </w:tc>
      </w:tr>
      <w:tr>
        <w:trPr>
          <w:cantSplit w:val="0"/>
          <w:tblHeader w:val="0"/>
        </w:trPr>
        <w:tc>
          <w:tcPr/>
          <w:p w:rsidR="00000000" w:rsidDel="00000000" w:rsidP="00000000" w:rsidRDefault="00000000" w:rsidRPr="00000000" ns1:paraId="000008B6">
            <w:pPr>
              <w:jc w:val="left"/>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ns1:paraId="000008B7">
            <w:pPr>
              <w:jc w:val="left"/>
              <w:rPr/>
            </w:pPr>
            <w:r w:rsidDel="00000000" w:rsidR="00000000" w:rsidRPr="00000000">
              <w:rPr>
                <w:sz w:val="18"/>
                <w:szCs w:val="18"/>
                <w:rtl w:val="0"/>
              </w:rPr>
              <w:t xml:space="preserve">25 TPS</w:t>
            </w:r>
            <w:r w:rsidDel="00000000" w:rsidR="00000000" w:rsidRPr="00000000">
              <w:rPr>
                <w:rtl w:val="0"/>
              </w:rPr>
            </w:r>
          </w:p>
        </w:tc>
        <w:tc>
          <w:tcPr/>
          <w:p w:rsidR="00000000" w:rsidDel="00000000" w:rsidP="00000000" w:rsidRDefault="00000000" w:rsidRPr="00000000" ns1:paraId="000008B8">
            <w:pPr>
              <w:jc w:val="left"/>
              <w:rPr/>
            </w:pPr>
            <w:r w:rsidDel="00000000" w:rsidR="00000000" w:rsidRPr="00000000">
              <w:rPr>
                <w:sz w:val="18"/>
                <w:szCs w:val="18"/>
                <w:rtl w:val="0"/>
              </w:rPr>
              <w:t xml:space="preserve">80 ms</w:t>
            </w:r>
            <w:r w:rsidDel="00000000" w:rsidR="00000000" w:rsidRPr="00000000">
              <w:rPr>
                <w:rtl w:val="0"/>
              </w:rPr>
            </w:r>
          </w:p>
        </w:tc>
        <w:tc>
          <w:tcPr/>
          <w:p w:rsidR="00000000" w:rsidDel="00000000" w:rsidP="00000000" w:rsidRDefault="00000000" w:rsidRPr="00000000" ns1:paraId="000008B9">
            <w:pPr>
              <w:jc w:val="left"/>
              <w:rPr/>
            </w:pPr>
            <w:r w:rsidDel="00000000" w:rsidR="00000000" w:rsidRPr="00000000">
              <w:rPr>
                <w:sz w:val="18"/>
                <w:szCs w:val="18"/>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ns1:paraId="000008BA">
            <w:pPr>
              <w:jc w:val="left"/>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ns1:paraId="000008BB">
            <w:pPr>
              <w:jc w:val="left"/>
              <w:rPr/>
            </w:pPr>
            <w:r w:rsidDel="00000000" w:rsidR="00000000" w:rsidRPr="00000000">
              <w:rPr>
                <w:sz w:val="18"/>
                <w:szCs w:val="18"/>
                <w:rtl w:val="0"/>
              </w:rPr>
              <w:t xml:space="preserve">45 TPS</w:t>
            </w:r>
            <w:r w:rsidDel="00000000" w:rsidR="00000000" w:rsidRPr="00000000">
              <w:rPr>
                <w:rtl w:val="0"/>
              </w:rPr>
            </w:r>
          </w:p>
        </w:tc>
        <w:tc>
          <w:tcPr/>
          <w:p w:rsidR="00000000" w:rsidDel="00000000" w:rsidP="00000000" w:rsidRDefault="00000000" w:rsidRPr="00000000" ns1:paraId="000008BC">
            <w:pPr>
              <w:jc w:val="left"/>
              <w:rPr/>
            </w:pPr>
            <w:r w:rsidDel="00000000" w:rsidR="00000000" w:rsidRPr="00000000">
              <w:rPr>
                <w:sz w:val="18"/>
                <w:szCs w:val="18"/>
                <w:rtl w:val="0"/>
              </w:rPr>
              <w:t xml:space="preserve">110 ms</w:t>
            </w:r>
            <w:r w:rsidDel="00000000" w:rsidR="00000000" w:rsidRPr="00000000">
              <w:rPr>
                <w:rtl w:val="0"/>
              </w:rPr>
            </w:r>
          </w:p>
        </w:tc>
        <w:tc>
          <w:tcPr/>
          <w:p w:rsidR="00000000" w:rsidDel="00000000" w:rsidP="00000000" w:rsidRDefault="00000000" w:rsidRPr="00000000" ns1:paraId="000008BD">
            <w:pPr>
              <w:jc w:val="left"/>
              <w:rPr/>
            </w:pPr>
            <w:r w:rsidDel="00000000" w:rsidR="00000000" w:rsidRPr="00000000">
              <w:rPr>
                <w:sz w:val="18"/>
                <w:szCs w:val="18"/>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ns1:paraId="000008BE">
            <w:pPr>
              <w:jc w:val="left"/>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ns1:paraId="000008BF">
            <w:pPr>
              <w:jc w:val="left"/>
              <w:rPr/>
            </w:pPr>
            <w:r w:rsidDel="00000000" w:rsidR="00000000" w:rsidRPr="00000000">
              <w:rPr>
                <w:sz w:val="18"/>
                <w:szCs w:val="18"/>
                <w:rtl w:val="0"/>
              </w:rPr>
              <w:t xml:space="preserve">62 TPS</w:t>
            </w:r>
            <w:r w:rsidDel="00000000" w:rsidR="00000000" w:rsidRPr="00000000">
              <w:rPr>
                <w:rtl w:val="0"/>
              </w:rPr>
            </w:r>
          </w:p>
        </w:tc>
        <w:tc>
          <w:tcPr/>
          <w:p w:rsidR="00000000" w:rsidDel="00000000" w:rsidP="00000000" w:rsidRDefault="00000000" w:rsidRPr="00000000" ns1:paraId="000008C0">
            <w:pPr>
              <w:jc w:val="left"/>
              <w:rPr/>
            </w:pPr>
            <w:r w:rsidDel="00000000" w:rsidR="00000000" w:rsidRPr="00000000">
              <w:rPr>
                <w:sz w:val="18"/>
                <w:szCs w:val="18"/>
                <w:rtl w:val="0"/>
              </w:rPr>
              <w:t xml:space="preserve">240 ms</w:t>
            </w:r>
            <w:r w:rsidDel="00000000" w:rsidR="00000000" w:rsidRPr="00000000">
              <w:rPr>
                <w:rtl w:val="0"/>
              </w:rPr>
            </w:r>
          </w:p>
        </w:tc>
        <w:tc>
          <w:tcPr/>
          <w:p w:rsidR="00000000" w:rsidDel="00000000" w:rsidP="00000000" w:rsidRDefault="00000000" w:rsidRPr="00000000" ns1:paraId="000008C1">
            <w:pPr>
              <w:jc w:val="left"/>
              <w:rPr/>
            </w:pPr>
            <w:r w:rsidDel="00000000" w:rsidR="00000000" w:rsidRPr="00000000">
              <w:rPr>
                <w:sz w:val="18"/>
                <w:szCs w:val="18"/>
                <w:rtl w:val="0"/>
              </w:rPr>
              <w:t xml:space="preserve">0.0%</w:t>
            </w:r>
            <w:r w:rsidDel="00000000" w:rsidR="00000000" w:rsidRPr="00000000">
              <w:rPr>
                <w:rtl w:val="0"/>
              </w:rPr>
            </w:r>
          </w:p>
        </w:tc>
      </w:tr>
      <w:tr>
        <w:trPr>
          <w:cantSplit w:val="0"/>
          <w:tblHeader w:val="0"/>
        </w:trPr>
        <w:tc>
          <w:tcPr/>
          <w:p w:rsidR="00000000" w:rsidDel="00000000" w:rsidP="00000000" w:rsidRDefault="00000000" w:rsidRPr="00000000" ns1:paraId="000008C2">
            <w:pPr>
              <w:jc w:val="left"/>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ns1:paraId="000008C3">
            <w:pPr>
              <w:jc w:val="left"/>
              <w:rPr/>
            </w:pPr>
            <w:r w:rsidDel="00000000" w:rsidR="00000000" w:rsidRPr="00000000">
              <w:rPr>
                <w:sz w:val="18"/>
                <w:szCs w:val="18"/>
                <w:rtl w:val="0"/>
              </w:rPr>
              <w:t xml:space="preserve">55 TPS</w:t>
            </w:r>
            <w:r w:rsidDel="00000000" w:rsidR="00000000" w:rsidRPr="00000000">
              <w:rPr>
                <w:rtl w:val="0"/>
              </w:rPr>
            </w:r>
          </w:p>
        </w:tc>
        <w:tc>
          <w:tcPr/>
          <w:p w:rsidR="00000000" w:rsidDel="00000000" w:rsidP="00000000" w:rsidRDefault="00000000" w:rsidRPr="00000000" ns1:paraId="000008C4">
            <w:pPr>
              <w:jc w:val="left"/>
              <w:rPr/>
            </w:pPr>
            <w:r w:rsidDel="00000000" w:rsidR="00000000" w:rsidRPr="00000000">
              <w:rPr>
                <w:sz w:val="18"/>
                <w:szCs w:val="18"/>
                <w:rtl w:val="0"/>
              </w:rPr>
              <w:t xml:space="preserve">650 ms</w:t>
            </w:r>
            <w:r w:rsidDel="00000000" w:rsidR="00000000" w:rsidRPr="00000000">
              <w:rPr>
                <w:rtl w:val="0"/>
              </w:rPr>
            </w:r>
          </w:p>
        </w:tc>
        <w:tc>
          <w:tcPr/>
          <w:p w:rsidR="00000000" w:rsidDel="00000000" w:rsidP="00000000" w:rsidRDefault="00000000" w:rsidRPr="00000000" ns1:paraId="000008C5">
            <w:pPr>
              <w:jc w:val="left"/>
              <w:rPr/>
            </w:pPr>
            <w:r w:rsidDel="00000000" w:rsidR="00000000" w:rsidRPr="00000000">
              <w:rPr>
                <w:sz w:val="18"/>
                <w:szCs w:val="18"/>
                <w:rtl w:val="0"/>
              </w:rPr>
              <w:t xml:space="preserve">0.2%</w:t>
            </w:r>
            <w:r w:rsidDel="00000000" w:rsidR="00000000" w:rsidRPr="00000000">
              <w:rPr>
                <w:rtl w:val="0"/>
              </w:rPr>
            </w:r>
          </w:p>
        </w:tc>
      </w:tr>
      <w:tr>
        <w:trPr>
          <w:cantSplit w:val="0"/>
          <w:tblHeader w:val="0"/>
        </w:trPr>
        <w:tc>
          <w:tcPr/>
          <w:p w:rsidR="00000000" w:rsidDel="00000000" w:rsidP="00000000" w:rsidRDefault="00000000" w:rsidRPr="00000000" ns1:paraId="000008C6">
            <w:pPr>
              <w:jc w:val="left"/>
              <w:rPr/>
            </w:pPr>
            <w:r w:rsidDel="00000000" w:rsidR="00000000" w:rsidRPr="00000000">
              <w:rPr>
                <w:sz w:val="18"/>
                <w:szCs w:val="18"/>
                <w:rtl w:val="0"/>
              </w:rPr>
              <w:t xml:space="preserve">50</w:t>
            </w:r>
            <w:r w:rsidDel="00000000" w:rsidR="00000000" w:rsidRPr="00000000">
              <w:rPr>
                <w:rtl w:val="0"/>
              </w:rPr>
            </w:r>
          </w:p>
        </w:tc>
        <w:tc>
          <w:tcPr/>
          <w:p w:rsidR="00000000" w:rsidDel="00000000" w:rsidP="00000000" w:rsidRDefault="00000000" w:rsidRPr="00000000" ns1:paraId="000008C7">
            <w:pPr>
              <w:jc w:val="left"/>
              <w:rPr/>
            </w:pPr>
            <w:r w:rsidDel="00000000" w:rsidR="00000000" w:rsidRPr="00000000">
              <w:rPr>
                <w:sz w:val="18"/>
                <w:szCs w:val="18"/>
                <w:rtl w:val="0"/>
              </w:rPr>
              <w:t xml:space="preserve">30 TPS</w:t>
            </w:r>
            <w:r w:rsidDel="00000000" w:rsidR="00000000" w:rsidRPr="00000000">
              <w:rPr>
                <w:rtl w:val="0"/>
              </w:rPr>
            </w:r>
          </w:p>
        </w:tc>
        <w:tc>
          <w:tcPr/>
          <w:p w:rsidR="00000000" w:rsidDel="00000000" w:rsidP="00000000" w:rsidRDefault="00000000" w:rsidRPr="00000000" ns1:paraId="000008C8">
            <w:pPr>
              <w:jc w:val="left"/>
              <w:rPr/>
            </w:pPr>
            <w:r w:rsidDel="00000000" w:rsidR="00000000" w:rsidRPr="00000000">
              <w:rPr>
                <w:sz w:val="18"/>
                <w:szCs w:val="18"/>
                <w:rtl w:val="0"/>
              </w:rPr>
              <w:t xml:space="preserve">2100 ms</w:t>
            </w:r>
            <w:r w:rsidDel="00000000" w:rsidR="00000000" w:rsidRPr="00000000">
              <w:rPr>
                <w:rtl w:val="0"/>
              </w:rPr>
            </w:r>
          </w:p>
        </w:tc>
        <w:tc>
          <w:tcPr/>
          <w:p w:rsidR="00000000" w:rsidDel="00000000" w:rsidP="00000000" w:rsidRDefault="00000000" w:rsidRPr="00000000" ns1:paraId="000008C9">
            <w:pPr>
              <w:jc w:val="left"/>
              <w:rPr/>
            </w:pPr>
            <w:r w:rsidDel="00000000" w:rsidR="00000000" w:rsidRPr="00000000">
              <w:rPr>
                <w:sz w:val="18"/>
                <w:szCs w:val="18"/>
                <w:rtl w:val="0"/>
              </w:rPr>
              <w:t xml:space="preserve">1.5%</w:t>
            </w:r>
            <w:r w:rsidDel="00000000" w:rsidR="00000000" w:rsidRPr="00000000">
              <w:rPr>
                <w:rtl w:val="0"/>
              </w:rPr>
            </w:r>
          </w:p>
        </w:tc>
      </w:tr>
    </w:tbl>
    <w:p w:rsidR="00000000" w:rsidDel="00000000" w:rsidP="00000000" w:rsidRDefault="00000000" w:rsidRPr="00000000" ns1:paraId="000008CA">
      <w:pPr>
        <w:spacing w:after="120" w:lineRule="auto"/>
        <w:rPr/>
      </w:pPr>
      <w:r w:rsidDel="00000000" w:rsidR="00000000" w:rsidRPr="00000000">
        <w:rPr>
          <w:rtl w:val="0"/>
        </w:rPr>
      </w:r>
    </w:p>
    <w:p w:rsidR="00000000" w:rsidDel="00000000" w:rsidP="00000000" w:rsidRDefault="00000000" w:rsidRPr="00000000" ns1:paraId="000008CB">
      <w:pPr>
        <w:jc w:val="center"/>
        <w:rPr/>
      </w:pPr>
      <w:r w:rsidDel="00000000" w:rsidR="00000000" w:rsidRPr="00000000">
        <w:rPr>
          <w:rFonts w:ascii="Times New Roman" w:cs="Times New Roman" w:eastAsia="Times New Roman" w:hAnsi="Times New Roman"/>
          <w:b w:val="1"/>
          <w:bCs w:val="1"/>
          <w:sz w:val="20"/>
          <w:szCs w:val="20"/>
          <w:rtl w:val="0"/>
        </w:rPr>
        <w:t xml:space="preserve">Table 5.6: Memory Profiling of Cryptographic Binaries</w:t>
      </w:r>
      <w:r w:rsidDel="00000000" w:rsidR="00000000" w:rsidRPr="00000000">
        <w:rPr>
          <w:rtl w:val="0"/>
        </w:rPr>
      </w:r>
    </w:p>
    <w:tbl>
      <w:tblPr>
        <w:tblStyle w:val="Table22"/>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8CC">
            <w:pPr>
              <w:jc w:val="center"/>
              <w:rPr/>
            </w:pPr>
            <w:r w:rsidDel="00000000" w:rsidR="00000000" w:rsidRPr="00000000">
              <w:rPr>
                <w:b w:val="1"/>
                <w:bCs w:val="1"/>
                <w:sz w:val="20"/>
                <w:szCs w:val="20"/>
                <w:rtl w:val="0"/>
              </w:rPr>
              <w:t xml:space="preserve">Binary Name</w:t>
            </w:r>
            <w:r w:rsidDel="00000000" w:rsidR="00000000" w:rsidRPr="00000000">
              <w:rPr>
                <w:rtl w:val="0"/>
              </w:rPr>
            </w:r>
          </w:p>
        </w:tc>
        <w:tc>
          <w:tcPr/>
          <w:p w:rsidR="00000000" w:rsidDel="00000000" w:rsidP="00000000" w:rsidRDefault="00000000" w:rsidRPr="00000000" ns1:paraId="000008CD">
            <w:pPr>
              <w:jc w:val="center"/>
              <w:rPr/>
            </w:pPr>
            <w:r w:rsidDel="00000000" w:rsidR="00000000" w:rsidRPr="00000000">
              <w:rPr>
                <w:b w:val="1"/>
                <w:bCs w:val="1"/>
                <w:sz w:val="20"/>
                <w:szCs w:val="20"/>
                <w:rtl w:val="0"/>
              </w:rPr>
              <w:t xml:space="preserve">Peak RAM Allocation (MB)</w:t>
            </w:r>
            <w:r w:rsidDel="00000000" w:rsidR="00000000" w:rsidRPr="00000000">
              <w:rPr>
                <w:rtl w:val="0"/>
              </w:rPr>
            </w:r>
          </w:p>
        </w:tc>
        <w:tc>
          <w:tcPr/>
          <w:p w:rsidR="00000000" w:rsidDel="00000000" w:rsidP="00000000" w:rsidRDefault="00000000" w:rsidRPr="00000000" ns1:paraId="000008CE">
            <w:pPr>
              <w:jc w:val="center"/>
              <w:rPr/>
            </w:pPr>
            <w:r w:rsidDel="00000000" w:rsidR="00000000" w:rsidRPr="00000000">
              <w:rPr>
                <w:b w:val="1"/>
                <w:bCs w:val="1"/>
                <w:sz w:val="20"/>
                <w:szCs w:val="20"/>
                <w:rtl w:val="0"/>
              </w:rPr>
              <w:t xml:space="preserve">Execution Duration (ms)</w:t>
            </w:r>
            <w:r w:rsidDel="00000000" w:rsidR="00000000" w:rsidRPr="00000000">
              <w:rPr>
                <w:rtl w:val="0"/>
              </w:rPr>
            </w:r>
          </w:p>
        </w:tc>
        <w:tc>
          <w:tcPr/>
          <w:p w:rsidR="00000000" w:rsidDel="00000000" w:rsidP="00000000" w:rsidRDefault="00000000" w:rsidRPr="00000000" ns1:paraId="000008CF">
            <w:pPr>
              <w:jc w:val="center"/>
              <w:rPr/>
            </w:pPr>
            <w:r w:rsidDel="00000000" w:rsidR="00000000" w:rsidRPr="00000000">
              <w:rPr>
                <w:b w:val="1"/>
                <w:bCs w:val="1"/>
                <w:sz w:val="20"/>
                <w:szCs w:val="20"/>
                <w:rtl w:val="0"/>
              </w:rPr>
              <w:t xml:space="preserve">CPU Thread Usage</w:t>
            </w:r>
            <w:r w:rsidDel="00000000" w:rsidR="00000000" w:rsidRPr="00000000">
              <w:rPr>
                <w:rtl w:val="0"/>
              </w:rPr>
            </w:r>
          </w:p>
        </w:tc>
      </w:tr>
      <w:tr>
        <w:trPr>
          <w:cantSplit w:val="0"/>
          <w:tblHeader w:val="0"/>
        </w:trPr>
        <w:tc>
          <w:tcPr/>
          <w:p w:rsidR="00000000" w:rsidDel="00000000" w:rsidP="00000000" w:rsidRDefault="00000000" w:rsidRPr="00000000" ns1:paraId="000008D0">
            <w:pPr>
              <w:jc w:val="left"/>
              <w:rPr/>
            </w:pPr>
            <w:r w:rsidDel="00000000" w:rsidR="00000000" w:rsidRPr="00000000">
              <w:rPr>
                <w:sz w:val="18"/>
                <w:szCs w:val="18"/>
                <w:rtl w:val="0"/>
              </w:rPr>
              <w:t xml:space="preserve">setup</w:t>
            </w:r>
            <w:r w:rsidDel="00000000" w:rsidR="00000000" w:rsidRPr="00000000">
              <w:rPr>
                <w:rtl w:val="0"/>
              </w:rPr>
            </w:r>
          </w:p>
        </w:tc>
        <w:tc>
          <w:tcPr/>
          <w:p w:rsidR="00000000" w:rsidDel="00000000" w:rsidP="00000000" w:rsidRDefault="00000000" w:rsidRPr="00000000" ns1:paraId="000008D1">
            <w:pPr>
              <w:jc w:val="left"/>
              <w:rPr/>
            </w:pPr>
            <w:r w:rsidDel="00000000" w:rsidR="00000000" w:rsidRPr="00000000">
              <w:rPr>
                <w:sz w:val="18"/>
                <w:szCs w:val="18"/>
                <w:rtl w:val="0"/>
              </w:rPr>
              <w:t xml:space="preserve">45 MB</w:t>
            </w:r>
            <w:r w:rsidDel="00000000" w:rsidR="00000000" w:rsidRPr="00000000">
              <w:rPr>
                <w:rtl w:val="0"/>
              </w:rPr>
            </w:r>
          </w:p>
        </w:tc>
        <w:tc>
          <w:tcPr/>
          <w:p w:rsidR="00000000" w:rsidDel="00000000" w:rsidP="00000000" w:rsidRDefault="00000000" w:rsidRPr="00000000" ns1:paraId="000008D2">
            <w:pPr>
              <w:jc w:val="left"/>
              <w:rPr/>
            </w:pPr>
            <w:r w:rsidDel="00000000" w:rsidR="00000000" w:rsidRPr="00000000">
              <w:rPr>
                <w:sz w:val="18"/>
                <w:szCs w:val="18"/>
                <w:rtl w:val="0"/>
              </w:rPr>
              <w:t xml:space="preserve">1800 ms</w:t>
            </w:r>
            <w:r w:rsidDel="00000000" w:rsidR="00000000" w:rsidRPr="00000000">
              <w:rPr>
                <w:rtl w:val="0"/>
              </w:rPr>
            </w:r>
          </w:p>
        </w:tc>
        <w:tc>
          <w:tcPr/>
          <w:p w:rsidR="00000000" w:rsidDel="00000000" w:rsidP="00000000" w:rsidRDefault="00000000" w:rsidRPr="00000000" ns1:paraId="000008D3">
            <w:pPr>
              <w:jc w:val="left"/>
              <w:rPr/>
            </w:pPr>
            <w:r w:rsidDel="00000000" w:rsidR="00000000" w:rsidRPr="00000000">
              <w:rPr>
                <w:sz w:val="18"/>
                <w:szCs w:val="18"/>
                <w:rtl w:val="0"/>
              </w:rPr>
              <w:t xml:space="preserve">1 thread</w:t>
            </w:r>
            <w:r w:rsidDel="00000000" w:rsidR="00000000" w:rsidRPr="00000000">
              <w:rPr>
                <w:rtl w:val="0"/>
              </w:rPr>
            </w:r>
          </w:p>
        </w:tc>
      </w:tr>
      <w:tr>
        <w:trPr>
          <w:cantSplit w:val="0"/>
          <w:tblHeader w:val="0"/>
        </w:trPr>
        <w:tc>
          <w:tcPr/>
          <w:p w:rsidR="00000000" w:rsidDel="00000000" w:rsidP="00000000" w:rsidRDefault="00000000" w:rsidRPr="00000000" ns1:paraId="000008D4">
            <w:pPr>
              <w:jc w:val="left"/>
              <w:rPr/>
            </w:pPr>
            <w:r w:rsidDel="00000000" w:rsidR="00000000" w:rsidRPr="00000000">
              <w:rPr>
                <w:sz w:val="18"/>
                <w:szCs w:val="18"/>
                <w:rtl w:val="0"/>
              </w:rPr>
              <w:t xml:space="preserve">voter_keygen</w:t>
            </w:r>
            <w:r w:rsidDel="00000000" w:rsidR="00000000" w:rsidRPr="00000000">
              <w:rPr>
                <w:rtl w:val="0"/>
              </w:rPr>
            </w:r>
          </w:p>
        </w:tc>
        <w:tc>
          <w:tcPr/>
          <w:p w:rsidR="00000000" w:rsidDel="00000000" w:rsidP="00000000" w:rsidRDefault="00000000" w:rsidRPr="00000000" ns1:paraId="000008D5">
            <w:pPr>
              <w:jc w:val="left"/>
              <w:rPr/>
            </w:pPr>
            <w:r w:rsidDel="00000000" w:rsidR="00000000" w:rsidRPr="00000000">
              <w:rPr>
                <w:sz w:val="18"/>
                <w:szCs w:val="18"/>
                <w:rtl w:val="0"/>
              </w:rPr>
              <w:t xml:space="preserve">120 MB</w:t>
            </w:r>
            <w:r w:rsidDel="00000000" w:rsidR="00000000" w:rsidRPr="00000000">
              <w:rPr>
                <w:rtl w:val="0"/>
              </w:rPr>
            </w:r>
          </w:p>
        </w:tc>
        <w:tc>
          <w:tcPr/>
          <w:p w:rsidR="00000000" w:rsidDel="00000000" w:rsidP="00000000" w:rsidRDefault="00000000" w:rsidRPr="00000000" ns1:paraId="000008D6">
            <w:pPr>
              <w:jc w:val="left"/>
              <w:rPr/>
            </w:pPr>
            <w:r w:rsidDel="00000000" w:rsidR="00000000" w:rsidRPr="00000000">
              <w:rPr>
                <w:sz w:val="18"/>
                <w:szCs w:val="18"/>
                <w:rtl w:val="0"/>
              </w:rPr>
              <w:t xml:space="preserve">950 ms</w:t>
            </w:r>
            <w:r w:rsidDel="00000000" w:rsidR="00000000" w:rsidRPr="00000000">
              <w:rPr>
                <w:rtl w:val="0"/>
              </w:rPr>
            </w:r>
          </w:p>
        </w:tc>
        <w:tc>
          <w:tcPr/>
          <w:p w:rsidR="00000000" w:rsidDel="00000000" w:rsidP="00000000" w:rsidRDefault="00000000" w:rsidRPr="00000000" ns1:paraId="000008D7">
            <w:pPr>
              <w:jc w:val="left"/>
              <w:rPr/>
            </w:pPr>
            <w:r w:rsidDel="00000000" w:rsidR="00000000" w:rsidRPr="00000000">
              <w:rPr>
                <w:sz w:val="18"/>
                <w:szCs w:val="18"/>
                <w:rtl w:val="0"/>
              </w:rPr>
              <w:t xml:space="preserve">2 threads</w:t>
            </w:r>
            <w:r w:rsidDel="00000000" w:rsidR="00000000" w:rsidRPr="00000000">
              <w:rPr>
                <w:rtl w:val="0"/>
              </w:rPr>
            </w:r>
          </w:p>
        </w:tc>
      </w:tr>
      <w:tr>
        <w:trPr>
          <w:cantSplit w:val="0"/>
          <w:tblHeader w:val="0"/>
        </w:trPr>
        <w:tc>
          <w:tcPr/>
          <w:p w:rsidR="00000000" w:rsidDel="00000000" w:rsidP="00000000" w:rsidRDefault="00000000" w:rsidRPr="00000000" ns1:paraId="000008D8">
            <w:pPr>
              <w:jc w:val="left"/>
              <w:rPr/>
            </w:pPr>
            <w:r w:rsidDel="00000000" w:rsidR="00000000" w:rsidRPr="00000000">
              <w:rPr>
                <w:sz w:val="18"/>
                <w:szCs w:val="18"/>
                <w:rtl w:val="0"/>
              </w:rPr>
              <w:t xml:space="preserve">encrypt_vote</w:t>
            </w:r>
            <w:r w:rsidDel="00000000" w:rsidR="00000000" w:rsidRPr="00000000">
              <w:rPr>
                <w:rtl w:val="0"/>
              </w:rPr>
            </w:r>
          </w:p>
        </w:tc>
        <w:tc>
          <w:tcPr/>
          <w:p w:rsidR="00000000" w:rsidDel="00000000" w:rsidP="00000000" w:rsidRDefault="00000000" w:rsidRPr="00000000" ns1:paraId="000008D9">
            <w:pPr>
              <w:jc w:val="left"/>
              <w:rPr/>
            </w:pPr>
            <w:r w:rsidDel="00000000" w:rsidR="00000000" w:rsidRPr="00000000">
              <w:rPr>
                <w:sz w:val="18"/>
                <w:szCs w:val="18"/>
                <w:rtl w:val="0"/>
              </w:rPr>
              <w:t xml:space="preserve">75 MB</w:t>
            </w:r>
            <w:r w:rsidDel="00000000" w:rsidR="00000000" w:rsidRPr="00000000">
              <w:rPr>
                <w:rtl w:val="0"/>
              </w:rPr>
            </w:r>
          </w:p>
        </w:tc>
        <w:tc>
          <w:tcPr/>
          <w:p w:rsidR="00000000" w:rsidDel="00000000" w:rsidP="00000000" w:rsidRDefault="00000000" w:rsidRPr="00000000" ns1:paraId="000008DA">
            <w:pPr>
              <w:jc w:val="left"/>
              <w:rPr/>
            </w:pPr>
            <w:r w:rsidDel="00000000" w:rsidR="00000000" w:rsidRPr="00000000">
              <w:rPr>
                <w:sz w:val="18"/>
                <w:szCs w:val="18"/>
                <w:rtl w:val="0"/>
              </w:rPr>
              <w:t xml:space="preserve">320 ms</w:t>
            </w:r>
            <w:r w:rsidDel="00000000" w:rsidR="00000000" w:rsidRPr="00000000">
              <w:rPr>
                <w:rtl w:val="0"/>
              </w:rPr>
            </w:r>
          </w:p>
        </w:tc>
        <w:tc>
          <w:tcPr/>
          <w:p w:rsidR="00000000" w:rsidDel="00000000" w:rsidP="00000000" w:rsidRDefault="00000000" w:rsidRPr="00000000" ns1:paraId="000008DB">
            <w:pPr>
              <w:jc w:val="left"/>
              <w:rPr/>
            </w:pPr>
            <w:r w:rsidDel="00000000" w:rsidR="00000000" w:rsidRPr="00000000">
              <w:rPr>
                <w:sz w:val="18"/>
                <w:szCs w:val="18"/>
                <w:rtl w:val="0"/>
              </w:rPr>
              <w:t xml:space="preserve">1 thread</w:t>
            </w:r>
            <w:r w:rsidDel="00000000" w:rsidR="00000000" w:rsidRPr="00000000">
              <w:rPr>
                <w:rtl w:val="0"/>
              </w:rPr>
            </w:r>
          </w:p>
        </w:tc>
      </w:tr>
      <w:tr>
        <w:trPr>
          <w:cantSplit w:val="0"/>
          <w:tblHeader w:val="0"/>
        </w:trPr>
        <w:tc>
          <w:tcPr/>
          <w:p w:rsidR="00000000" w:rsidDel="00000000" w:rsidP="00000000" w:rsidRDefault="00000000" w:rsidRPr="00000000" ns1:paraId="000008DC">
            <w:pPr>
              <w:jc w:val="left"/>
              <w:rPr/>
            </w:pPr>
            <w:r w:rsidDel="00000000" w:rsidR="00000000" w:rsidRPr="00000000">
              <w:rPr>
                <w:sz w:val="18"/>
                <w:szCs w:val="18"/>
                <w:rtl w:val="0"/>
              </w:rPr>
              <w:t xml:space="preserve">tally</w:t>
            </w:r>
            <w:r w:rsidDel="00000000" w:rsidR="00000000" w:rsidRPr="00000000">
              <w:rPr>
                <w:rtl w:val="0"/>
              </w:rPr>
            </w:r>
          </w:p>
        </w:tc>
        <w:tc>
          <w:tcPr/>
          <w:p w:rsidR="00000000" w:rsidDel="00000000" w:rsidP="00000000" w:rsidRDefault="00000000" w:rsidRPr="00000000" ns1:paraId="000008DD">
            <w:pPr>
              <w:jc w:val="left"/>
              <w:rPr/>
            </w:pPr>
            <w:r w:rsidDel="00000000" w:rsidR="00000000" w:rsidRPr="00000000">
              <w:rPr>
                <w:sz w:val="18"/>
                <w:szCs w:val="18"/>
                <w:rtl w:val="0"/>
              </w:rPr>
              <w:t xml:space="preserve">250 MB</w:t>
            </w:r>
            <w:r w:rsidDel="00000000" w:rsidR="00000000" w:rsidRPr="00000000">
              <w:rPr>
                <w:rtl w:val="0"/>
              </w:rPr>
            </w:r>
          </w:p>
        </w:tc>
        <w:tc>
          <w:tcPr/>
          <w:p w:rsidR="00000000" w:rsidDel="00000000" w:rsidP="00000000" w:rsidRDefault="00000000" w:rsidRPr="00000000" ns1:paraId="000008DE">
            <w:pPr>
              <w:jc w:val="left"/>
              <w:rPr/>
            </w:pPr>
            <w:r w:rsidDel="00000000" w:rsidR="00000000" w:rsidRPr="00000000">
              <w:rPr>
                <w:sz w:val="18"/>
                <w:szCs w:val="18"/>
                <w:rtl w:val="0"/>
              </w:rPr>
              <w:t xml:space="preserve">220 ms</w:t>
            </w:r>
            <w:r w:rsidDel="00000000" w:rsidR="00000000" w:rsidRPr="00000000">
              <w:rPr>
                <w:rtl w:val="0"/>
              </w:rPr>
            </w:r>
          </w:p>
        </w:tc>
        <w:tc>
          <w:tcPr/>
          <w:p w:rsidR="00000000" w:rsidDel="00000000" w:rsidP="00000000" w:rsidRDefault="00000000" w:rsidRPr="00000000" ns1:paraId="000008DF">
            <w:pPr>
              <w:jc w:val="left"/>
              <w:rPr/>
            </w:pPr>
            <w:r w:rsidDel="00000000" w:rsidR="00000000" w:rsidRPr="00000000">
              <w:rPr>
                <w:sz w:val="18"/>
                <w:szCs w:val="18"/>
                <w:rtl w:val="0"/>
              </w:rPr>
              <w:t xml:space="preserve">4 threads (parallel)</w:t>
            </w:r>
            <w:r w:rsidDel="00000000" w:rsidR="00000000" w:rsidRPr="00000000">
              <w:rPr>
                <w:rtl w:val="0"/>
              </w:rPr>
            </w:r>
          </w:p>
        </w:tc>
      </w:tr>
      <w:tr>
        <w:trPr>
          <w:cantSplit w:val="0"/>
          <w:tblHeader w:val="0"/>
        </w:trPr>
        <w:tc>
          <w:tcPr/>
          <w:p w:rsidR="00000000" w:rsidDel="00000000" w:rsidP="00000000" w:rsidRDefault="00000000" w:rsidRPr="00000000" ns1:paraId="000008E0">
            <w:pPr>
              <w:jc w:val="left"/>
              <w:rPr/>
            </w:pPr>
            <w:r w:rsidDel="00000000" w:rsidR="00000000" w:rsidRPr="00000000">
              <w:rPr>
                <w:sz w:val="18"/>
                <w:szCs w:val="18"/>
                <w:rtl w:val="0"/>
              </w:rPr>
              <w:t xml:space="preserve">voter_partial_decrypt</w:t>
            </w:r>
            <w:r w:rsidDel="00000000" w:rsidR="00000000" w:rsidRPr="00000000">
              <w:rPr>
                <w:rtl w:val="0"/>
              </w:rPr>
            </w:r>
          </w:p>
        </w:tc>
        <w:tc>
          <w:tcPr/>
          <w:p w:rsidR="00000000" w:rsidDel="00000000" w:rsidP="00000000" w:rsidRDefault="00000000" w:rsidRPr="00000000" ns1:paraId="000008E1">
            <w:pPr>
              <w:jc w:val="left"/>
              <w:rPr/>
            </w:pPr>
            <w:r w:rsidDel="00000000" w:rsidR="00000000" w:rsidRPr="00000000">
              <w:rPr>
                <w:sz w:val="18"/>
                <w:szCs w:val="18"/>
                <w:rtl w:val="0"/>
              </w:rPr>
              <w:t xml:space="preserve">90 MB</w:t>
            </w:r>
            <w:r w:rsidDel="00000000" w:rsidR="00000000" w:rsidRPr="00000000">
              <w:rPr>
                <w:rtl w:val="0"/>
              </w:rPr>
            </w:r>
          </w:p>
        </w:tc>
        <w:tc>
          <w:tcPr/>
          <w:p w:rsidR="00000000" w:rsidDel="00000000" w:rsidP="00000000" w:rsidRDefault="00000000" w:rsidRPr="00000000" ns1:paraId="000008E2">
            <w:pPr>
              <w:jc w:val="left"/>
              <w:rPr/>
            </w:pPr>
            <w:r w:rsidDel="00000000" w:rsidR="00000000" w:rsidRPr="00000000">
              <w:rPr>
                <w:sz w:val="18"/>
                <w:szCs w:val="18"/>
                <w:rtl w:val="0"/>
              </w:rPr>
              <w:t xml:space="preserve">260 ms</w:t>
            </w:r>
            <w:r w:rsidDel="00000000" w:rsidR="00000000" w:rsidRPr="00000000">
              <w:rPr>
                <w:rtl w:val="0"/>
              </w:rPr>
            </w:r>
          </w:p>
        </w:tc>
        <w:tc>
          <w:tcPr/>
          <w:p w:rsidR="00000000" w:rsidDel="00000000" w:rsidP="00000000" w:rsidRDefault="00000000" w:rsidRPr="00000000" ns1:paraId="000008E3">
            <w:pPr>
              <w:jc w:val="left"/>
              <w:rPr/>
            </w:pPr>
            <w:r w:rsidDel="00000000" w:rsidR="00000000" w:rsidRPr="00000000">
              <w:rPr>
                <w:sz w:val="18"/>
                <w:szCs w:val="18"/>
                <w:rtl w:val="0"/>
              </w:rPr>
              <w:t xml:space="preserve">2 threads</w:t>
            </w:r>
            <w:r w:rsidDel="00000000" w:rsidR="00000000" w:rsidRPr="00000000">
              <w:rPr>
                <w:rtl w:val="0"/>
              </w:rPr>
            </w:r>
          </w:p>
        </w:tc>
      </w:tr>
      <w:tr>
        <w:trPr>
          <w:cantSplit w:val="0"/>
          <w:tblHeader w:val="0"/>
        </w:trPr>
        <w:tc>
          <w:tcPr/>
          <w:p w:rsidR="00000000" w:rsidDel="00000000" w:rsidP="00000000" w:rsidRDefault="00000000" w:rsidRPr="00000000" ns1:paraId="000008E4">
            <w:pPr>
              <w:jc w:val="left"/>
              <w:rPr/>
            </w:pPr>
            <w:r w:rsidDel="00000000" w:rsidR="00000000" w:rsidRPr="00000000">
              <w:rPr>
                <w:sz w:val="18"/>
                <w:szCs w:val="18"/>
                <w:rtl w:val="0"/>
              </w:rPr>
              <w:t xml:space="preserve">combine</w:t>
            </w:r>
            <w:r w:rsidDel="00000000" w:rsidR="00000000" w:rsidRPr="00000000">
              <w:rPr>
                <w:rtl w:val="0"/>
              </w:rPr>
            </w:r>
          </w:p>
        </w:tc>
        <w:tc>
          <w:tcPr/>
          <w:p w:rsidR="00000000" w:rsidDel="00000000" w:rsidP="00000000" w:rsidRDefault="00000000" w:rsidRPr="00000000" ns1:paraId="000008E5">
            <w:pPr>
              <w:jc w:val="left"/>
              <w:rPr/>
            </w:pPr>
            <w:r w:rsidDel="00000000" w:rsidR="00000000" w:rsidRPr="00000000">
              <w:rPr>
                <w:sz w:val="18"/>
                <w:szCs w:val="18"/>
                <w:rtl w:val="0"/>
              </w:rPr>
              <w:t xml:space="preserve">270 MB</w:t>
            </w:r>
            <w:r w:rsidDel="00000000" w:rsidR="00000000" w:rsidRPr="00000000">
              <w:rPr>
                <w:rtl w:val="0"/>
              </w:rPr>
            </w:r>
          </w:p>
        </w:tc>
        <w:tc>
          <w:tcPr/>
          <w:p w:rsidR="00000000" w:rsidDel="00000000" w:rsidP="00000000" w:rsidRDefault="00000000" w:rsidRPr="00000000" ns1:paraId="000008E6">
            <w:pPr>
              <w:jc w:val="left"/>
              <w:rPr/>
            </w:pPr>
            <w:r w:rsidDel="00000000" w:rsidR="00000000" w:rsidRPr="00000000">
              <w:rPr>
                <w:sz w:val="18"/>
                <w:szCs w:val="18"/>
                <w:rtl w:val="0"/>
              </w:rPr>
              <w:t xml:space="preserve">380 ms</w:t>
            </w:r>
            <w:r w:rsidDel="00000000" w:rsidR="00000000" w:rsidRPr="00000000">
              <w:rPr>
                <w:rtl w:val="0"/>
              </w:rPr>
            </w:r>
          </w:p>
        </w:tc>
        <w:tc>
          <w:tcPr/>
          <w:p w:rsidR="00000000" w:rsidDel="00000000" w:rsidP="00000000" w:rsidRDefault="00000000" w:rsidRPr="00000000" ns1:paraId="000008E7">
            <w:pPr>
              <w:jc w:val="left"/>
              <w:rPr/>
            </w:pPr>
            <w:r w:rsidDel="00000000" w:rsidR="00000000" w:rsidRPr="00000000">
              <w:rPr>
                <w:sz w:val="18"/>
                <w:szCs w:val="18"/>
                <w:rtl w:val="0"/>
              </w:rPr>
              <w:t xml:space="preserve">4 threads (parallel)</w:t>
            </w:r>
            <w:r w:rsidDel="00000000" w:rsidR="00000000" w:rsidRPr="00000000">
              <w:rPr>
                <w:rtl w:val="0"/>
              </w:rPr>
            </w:r>
          </w:p>
        </w:tc>
      </w:tr>
    </w:tbl>
    <w:p w:rsidR="00000000" w:rsidDel="00000000" w:rsidP="00000000" w:rsidRDefault="00000000" w:rsidRPr="00000000" ns1:paraId="000008E8">
      <w:pPr>
        <w:spacing w:after="120" w:lineRule="auto"/>
        <w:rPr/>
      </w:pPr>
      <w:r w:rsidDel="00000000" w:rsidR="00000000" w:rsidRPr="00000000">
        <w:rPr>
          <w:rtl w:val="0"/>
        </w:rPr>
      </w:r>
    </w:p>
    <w:p w:rsidR="00000000" w:rsidDel="00000000" w:rsidP="00000000" w:rsidRDefault="00000000" w:rsidRPr="00000000" ns1:paraId="000008E9">
      <w:pPr>
        <w:jc w:val="center"/>
        <w:rPr/>
      </w:pPr>
      <w:r w:rsidDel="00000000" w:rsidR="00000000" w:rsidRPr="00000000">
        <w:rPr/>
        <w:drawing>
          <ns3:inline distB="0" distT="0" distL="114300" distR="114300">
            <ns3:extent cx="4572000" cy="2612571"/>
            <ns3:effectExtent b="0" l="0" r="0" t="0"/>
            <ns3:docPr id="36" name="image34.png"/>
            <ns4:graphic>
              <ns4:graphicData uri="http://schemas.openxmlformats.org/drawingml/2006/picture">
                <ns5:pic>
                  <ns5:nvPicPr>
                    <ns5:cNvPr id="0" name="image34.png"/>
                    <ns5:cNvPicPr preferRelativeResize="0"/>
                  </ns5:nvPicPr>
                  <ns5:blipFill>
                    <ns4:blip ns2:embed="rId58"/>
                    <ns4:srcRect b="0" l="0" r="0" t="0"/>
                    <ns4:stretch>
                      <ns4:fillRect/>
                    </ns4:stretch>
                  </ns5:blipFill>
                  <ns5:spPr>
                    <ns4:xfrm>
                      <ns4:off x="0" y="0"/>
                      <ns4:ext cx="4572000" cy="2612571"/>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8EA">
      <w:pPr>
        <w:jc w:val="center"/>
        <w:rPr/>
      </w:pPr>
      <w:r w:rsidDel="00000000" w:rsidR="00000000" w:rsidRPr="00000000">
        <w:rPr>
          <w:i w:val="1"/>
          <w:iCs w:val="1"/>
          <w:sz w:val="20"/>
          <w:szCs w:val="20"/>
          <w:rtl w:val="0"/>
        </w:rPr>
        <w:t xml:space="preserve">Figure 5.9: Memory space allocation profiling under stress.</w:t>
      </w:r>
      <w:r w:rsidDel="00000000" w:rsidR="00000000" w:rsidRPr="00000000">
        <w:rPr>
          <w:rtl w:val="0"/>
        </w:rPr>
      </w:r>
    </w:p>
    <w:p w:rsidR="00000000" w:rsidDel="00000000" w:rsidP="00000000" w:rsidRDefault="00000000" w:rsidRPr="00000000" ns1:paraId="000008EB">
      <w:pPr>
        <w:spacing w:after="120" w:lineRule="auto"/>
        <w:rPr/>
      </w:pPr>
      <w:r w:rsidDel="00000000" w:rsidR="00000000" w:rsidRPr="00000000">
        <w:rPr>
          <w:rtl w:val="0"/>
        </w:rPr>
      </w:r>
    </w:p>
    <w:p w:rsidR="00000000" w:rsidDel="00000000" w:rsidP="00000000" w:rsidRDefault="00000000" w:rsidRPr="00000000" ns1:paraId="000008EC">
      <w:pPr>
        <w:jc w:val="center"/>
        <w:rPr/>
      </w:pPr>
      <w:r w:rsidDel="00000000" w:rsidR="00000000" w:rsidRPr="00000000">
        <w:rPr/>
        <w:drawing>
          <ns3:inline distB="0" distT="0" distL="114300" distR="114300">
            <ns3:extent cx="4572000" cy="3048000"/>
            <ns3:effectExtent b="0" l="0" r="0" t="0"/>
            <ns3:docPr id="39" name="image45.png"/>
            <ns4:graphic>
              <ns4:graphicData uri="http://schemas.openxmlformats.org/drawingml/2006/picture">
                <ns5:pic>
                  <ns5:nvPicPr>
                    <ns5:cNvPr id="0" name="image45.png"/>
                    <ns5:cNvPicPr preferRelativeResize="0"/>
                  </ns5:nvPicPr>
                  <ns5:blipFill>
                    <ns4:blip ns2:embed="rId59"/>
                    <ns4:srcRect b="0" l="0" r="0" t="0"/>
                    <ns4:stretch>
                      <ns4:fillRect/>
                    </ns4:stretch>
                  </ns5:blipFill>
                  <ns5:spPr>
                    <ns4:xfrm>
                      <ns4:off x="0" y="0"/>
                      <ns4:ext cx="4572000" cy="30480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8ED">
      <w:pPr>
        <w:jc w:val="center"/>
        <w:rPr/>
      </w:pPr>
      <w:r w:rsidDel="00000000" w:rsidR="00000000" w:rsidRPr="00000000">
        <w:rPr>
          <w:i w:val="1"/>
          <w:iCs w:val="1"/>
          <w:sz w:val="20"/>
          <w:szCs w:val="20"/>
          <w:rtl w:val="0"/>
        </w:rPr>
        <w:t xml:space="preserve">Figure 5.10: CPU utilization core load distribution.</w:t>
      </w:r>
      <w:r w:rsidDel="00000000" w:rsidR="00000000" w:rsidRPr="00000000">
        <w:rPr>
          <w:rtl w:val="0"/>
        </w:rPr>
      </w:r>
    </w:p>
    <w:p w:rsidR="00000000" w:rsidDel="00000000" w:rsidP="00000000" w:rsidRDefault="00000000" w:rsidRPr="00000000" ns1:paraId="000008EE">
      <w:pPr>
        <w:spacing w:after="120" w:lineRule="auto"/>
        <w:rPr/>
      </w:pPr>
      <w:r w:rsidDel="00000000" w:rsidR="00000000" w:rsidRPr="00000000">
        <w:rPr>
          <w:rtl w:val="0"/>
        </w:rPr>
      </w:r>
    </w:p>
    <w:p w:rsidR="00000000" w:rsidDel="00000000" w:rsidP="00000000" w:rsidRDefault="00000000" w:rsidRPr="00000000" ns1:paraId="000008EF">
      <w:pPr>
        <w:jc w:val="center"/>
        <w:rPr/>
      </w:pPr>
      <w:r w:rsidDel="00000000" w:rsidR="00000000" w:rsidRPr="00000000">
        <w:rPr/>
        <w:drawing>
          <ns3:inline distB="0" distT="0" distL="114300" distR="114300">
            <ns3:extent cx="4572000" cy="2612571"/>
            <ns3:effectExtent b="0" l="0" r="0" t="0"/>
            <ns3:docPr id="40" name="image44.png"/>
            <ns4:graphic>
              <ns4:graphicData uri="http://schemas.openxmlformats.org/drawingml/2006/picture">
                <ns5:pic>
                  <ns5:nvPicPr>
                    <ns5:cNvPr id="0" name="image44.png"/>
                    <ns5:cNvPicPr preferRelativeResize="0"/>
                  </ns5:nvPicPr>
                  <ns5:blipFill>
                    <ns4:blip ns2:embed="rId60"/>
                    <ns4:srcRect b="0" l="0" r="0" t="0"/>
                    <ns4:stretch>
                      <ns4:fillRect/>
                    </ns4:stretch>
                  </ns5:blipFill>
                  <ns5:spPr>
                    <ns4:xfrm>
                      <ns4:off x="0" y="0"/>
                      <ns4:ext cx="4572000" cy="2612571"/>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8F0">
      <w:pPr>
        <w:jc w:val="center"/>
        <w:rPr/>
      </w:pPr>
      <w:r w:rsidDel="00000000" w:rsidR="00000000" w:rsidRPr="00000000">
        <w:rPr>
          <w:i w:val="1"/>
          <w:iCs w:val="1"/>
          <w:sz w:val="20"/>
          <w:szCs w:val="20"/>
          <w:rtl w:val="0"/>
        </w:rPr>
        <w:t xml:space="preserve">Figure 5.11: Network bandwidth consumption scaling.</w:t>
      </w:r>
      <w:r w:rsidDel="00000000" w:rsidR="00000000" w:rsidRPr="00000000">
        <w:rPr>
          <w:rtl w:val="0"/>
        </w:rPr>
      </w:r>
    </w:p>
    <w:p w:rsidR="00000000" w:rsidDel="00000000" w:rsidP="00000000" w:rsidRDefault="00000000" w:rsidRPr="00000000" ns1:paraId="000008F1">
      <w:pPr>
        <w:spacing w:after="120" w:lineRule="auto"/>
        <w:rPr/>
      </w:pPr>
      <w:r w:rsidDel="00000000" w:rsidR="00000000" w:rsidRPr="00000000">
        <w:rPr>
          <w:rtl w:val="0"/>
        </w:rPr>
      </w:r>
    </w:p>
    <w:p w:rsidR="00000000" w:rsidDel="00000000" w:rsidP="00000000" w:rsidRDefault="00000000" w:rsidRPr="00000000" ns1:paraId="000008F2">
      <w:pPr>
        <w:jc w:val="center"/>
        <w:rPr/>
      </w:pPr>
      <w:r w:rsidDel="00000000" w:rsidR="00000000" w:rsidRPr="00000000">
        <w:rPr/>
        <w:drawing>
          <ns3:inline distB="0" distT="0" distL="114300" distR="114300">
            <ns3:extent cx="4572000" cy="2612571"/>
            <ns3:effectExtent b="0" l="0" r="0" t="0"/>
            <ns3:docPr id="42" name="image35.png"/>
            <ns4:graphic>
              <ns4:graphicData uri="http://schemas.openxmlformats.org/drawingml/2006/picture">
                <ns5:pic>
                  <ns5:nvPicPr>
                    <ns5:cNvPr id="0" name="image35.png"/>
                    <ns5:cNvPicPr preferRelativeResize="0"/>
                  </ns5:nvPicPr>
                  <ns5:blipFill>
                    <ns4:blip ns2:embed="rId61"/>
                    <ns4:srcRect b="0" l="0" r="0" t="0"/>
                    <ns4:stretch>
                      <ns4:fillRect/>
                    </ns4:stretch>
                  </ns5:blipFill>
                  <ns5:spPr>
                    <ns4:xfrm>
                      <ns4:off x="0" y="0"/>
                      <ns4:ext cx="4572000" cy="2612571"/>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8F3">
      <w:pPr>
        <w:jc w:val="center"/>
        <w:rPr/>
      </w:pPr>
      <w:r w:rsidDel="00000000" w:rsidR="00000000" w:rsidRPr="00000000">
        <w:rPr>
          <w:i w:val="1"/>
          <w:iCs w:val="1"/>
          <w:sz w:val="20"/>
          <w:szCs w:val="20"/>
          <w:rtl w:val="0"/>
        </w:rPr>
        <w:t xml:space="preserve">Figure 5.12: Client tasks micro-benchmarks.</w:t>
      </w:r>
      <w:r w:rsidDel="00000000" w:rsidR="00000000" w:rsidRPr="00000000">
        <w:rPr>
          <w:rtl w:val="0"/>
        </w:rPr>
      </w:r>
    </w:p>
    <w:p w:rsidR="00000000" w:rsidDel="00000000" w:rsidP="00000000" w:rsidRDefault="00000000" w:rsidRPr="00000000" ns1:paraId="000008F4">
      <w:pPr>
        <w:spacing w:after="120" w:lineRule="auto"/>
        <w:rPr/>
      </w:pPr>
      <w:r w:rsidDel="00000000" w:rsidR="00000000" w:rsidRPr="00000000">
        <w:rPr>
          <w:rtl w:val="0"/>
        </w:rPr>
      </w:r>
    </w:p>
    <w:p w:rsidR="00000000" w:rsidDel="00000000" w:rsidP="00000000" w:rsidRDefault="00000000" w:rsidRPr="00000000" ns1:paraId="000008F5">
      <w:pPr>
        <w:jc w:val="center"/>
        <w:rPr/>
      </w:pPr>
      <w:r w:rsidDel="00000000" w:rsidR="00000000" w:rsidRPr="00000000">
        <w:rPr/>
        <w:drawing>
          <ns3:inline distB="0" distT="0" distL="114300" distR="114300">
            <ns3:extent cx="4572000" cy="2612571"/>
            <ns3:effectExtent b="0" l="0" r="0" t="0"/>
            <ns3:docPr id="45" name="image36.png"/>
            <ns4:graphic>
              <ns4:graphicData uri="http://schemas.openxmlformats.org/drawingml/2006/picture">
                <ns5:pic>
                  <ns5:nvPicPr>
                    <ns5:cNvPr id="0" name="image36.png"/>
                    <ns5:cNvPicPr preferRelativeResize="0"/>
                  </ns5:nvPicPr>
                  <ns5:blipFill>
                    <ns4:blip ns2:embed="rId62"/>
                    <ns4:srcRect b="0" l="0" r="0" t="0"/>
                    <ns4:stretch>
                      <ns4:fillRect/>
                    </ns4:stretch>
                  </ns5:blipFill>
                  <ns5:spPr>
                    <ns4:xfrm>
                      <ns4:off x="0" y="0"/>
                      <ns4:ext cx="4572000" cy="2612571"/>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8F6">
      <w:pPr>
        <w:jc w:val="center"/>
        <w:rPr/>
      </w:pPr>
      <w:r w:rsidDel="00000000" w:rsidR="00000000" w:rsidRPr="00000000">
        <w:rPr>
          <w:i w:val="1"/>
          <w:iCs w:val="1"/>
          <w:sz w:val="20"/>
          <w:szCs w:val="20"/>
          <w:rtl w:val="0"/>
        </w:rPr>
        <w:t xml:space="preserve">Figure 5.13: Registration throughput under load.</w:t>
      </w:r>
      <w:r w:rsidDel="00000000" w:rsidR="00000000" w:rsidRPr="00000000">
        <w:rPr>
          <w:rtl w:val="0"/>
        </w:rPr>
      </w:r>
    </w:p>
    <w:p w:rsidR="00000000" w:rsidDel="00000000" w:rsidP="00000000" w:rsidRDefault="00000000" w:rsidRPr="00000000" ns1:paraId="000008F7">
      <w:pPr>
        <w:spacing w:after="120" w:lineRule="auto"/>
        <w:rPr/>
      </w:pPr>
      <w:r w:rsidDel="00000000" w:rsidR="00000000" w:rsidRPr="00000000">
        <w:rPr>
          <w:rtl w:val="0"/>
        </w:rPr>
      </w:r>
    </w:p>
    <w:p w:rsidR="00000000" w:rsidDel="00000000" w:rsidP="00000000" w:rsidRDefault="00000000" w:rsidRPr="00000000" ns1:paraId="000008F8">
      <w:pPr>
        <w:jc w:val="center"/>
        <w:rPr/>
      </w:pPr>
      <w:r w:rsidDel="00000000" w:rsidR="00000000" w:rsidRPr="00000000">
        <w:rPr/>
        <w:drawing>
          <ns3:inline distB="0" distT="0" distL="114300" distR="114300">
            <ns3:extent cx="4572000" cy="2612571"/>
            <ns3:effectExtent b="0" l="0" r="0" t="0"/>
            <ns3:docPr id="47" name="image57.png"/>
            <ns4:graphic>
              <ns4:graphicData uri="http://schemas.openxmlformats.org/drawingml/2006/picture">
                <ns5:pic>
                  <ns5:nvPicPr>
                    <ns5:cNvPr id="0" name="image57.png"/>
                    <ns5:cNvPicPr preferRelativeResize="0"/>
                  </ns5:nvPicPr>
                  <ns5:blipFill>
                    <ns4:blip ns2:embed="rId63"/>
                    <ns4:srcRect b="0" l="0" r="0" t="0"/>
                    <ns4:stretch>
                      <ns4:fillRect/>
                    </ns4:stretch>
                  </ns5:blipFill>
                  <ns5:spPr>
                    <ns4:xfrm>
                      <ns4:off x="0" y="0"/>
                      <ns4:ext cx="4572000" cy="2612571"/>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8F9">
      <w:pPr>
        <w:jc w:val="center"/>
        <w:rPr/>
      </w:pPr>
      <w:r w:rsidDel="00000000" w:rsidR="00000000" w:rsidRPr="00000000">
        <w:rPr>
          <w:i w:val="1"/>
          <w:iCs w:val="1"/>
          <w:sz w:val="20"/>
          <w:szCs w:val="20"/>
          <w:rtl w:val="0"/>
        </w:rPr>
        <w:t xml:space="preserve">Figure 5.14: Request latency under concurrency.</w:t>
      </w:r>
      <w:r w:rsidDel="00000000" w:rsidR="00000000" w:rsidRPr="00000000">
        <w:rPr>
          <w:rtl w:val="0"/>
        </w:rPr>
      </w:r>
    </w:p>
    <w:p w:rsidR="00000000" w:rsidDel="00000000" w:rsidP="00000000" w:rsidRDefault="00000000" w:rsidRPr="00000000" ns1:paraId="000008FA">
      <w:pPr>
        <w:spacing w:after="120" w:lineRule="auto"/>
        <w:rPr/>
      </w:pPr>
      <w:r w:rsidDel="00000000" w:rsidR="00000000" w:rsidRPr="00000000">
        <w:rPr>
          <w:rtl w:val="0"/>
        </w:rPr>
      </w:r>
    </w:p>
    <w:p w:rsidR="00000000" w:rsidDel="00000000" w:rsidP="00000000" w:rsidRDefault="00000000" w:rsidRPr="00000000" ns1:paraId="000008FB">
      <w:pPr>
        <w:spacing w:after="120" w:lineRule="auto"/>
        <w:rPr/>
      </w:pPr>
      <w:r w:rsidDel="00000000" w:rsidR="00000000" w:rsidRPr="00000000">
        <w:rPr>
          <w:rtl w:val="0"/>
        </w:rPr>
        <w:t xml:space="preserve">Measurements of the C++ algorithm execution time and Node.js network service interaction time.</w:t>
      </w:r>
    </w:p>
    <w:p w:rsidR="00000000" w:rsidDel="00000000" w:rsidP="00000000" w:rsidRDefault="00000000" w:rsidRPr="00000000" ns1:paraId="000008FC">
      <w:pPr>
        <w:spacing w:after="160" w:lineRule="auto"/>
        <w:rPr/>
      </w:pPr>
      <w:r w:rsidDel="00000000" w:rsidR="00000000" w:rsidRPr="00000000">
        <w:rPr>
          <w:rtl w:val="0"/>
        </w:rPr>
      </w:r>
    </w:p>
    <w:p w:rsidR="00000000" w:rsidDel="00000000" w:rsidP="00000000" w:rsidRDefault="00000000" w:rsidRPr="00000000" ns1:paraId="000008FD">
      <w:pPr>
        <w:spacing w:after="120" w:lineRule="auto"/>
        <w:rPr/>
      </w:pPr>
      <w:r w:rsidDel="00000000" w:rsidR="00000000" w:rsidRPr="00000000">
        <w:rPr>
          <w:rtl w:val="0"/>
        </w:rPr>
        <w:t xml:space="preserve">Observation: BFV-RNS homomorphic cryptographic computation time on an ordinary CPU is extremely well optimized (under 1.5 seconds for even the heaviest tasks, such as key generation). The bandwidth needed to transmit ~350 KB files over the local LAN introduces practically no noticeable latency. This confirms the high feasibility of deploying FHE on ordinary consumer devices in practice.</w:t>
      </w:r>
    </w:p>
    <w:p w:rsidR="00000000" w:rsidDel="00000000" w:rsidP="00000000" w:rsidRDefault="00000000" w:rsidRPr="00000000" ns1:paraId="000008FE">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8FF">
      <w:pPr>
        <w:pStyle w:val="Heading3"/>
        <w:numPr>
          <w:ilvl w:val="1"/>
          <w:numId w:val="32"/>
        </w:numPr>
        <w:rPr/>
      </w:pPr>
      <w:r w:rsidDel="00000000" w:rsidR="00000000" w:rsidRPr="00000000">
        <w:rPr>
          <w:rtl w:val="0"/>
        </w:rPr>
        <w:t xml:space="preserve">5.5 Evaluation Against International Electronic Election Security Criteria</w:t>
      </w:r>
    </w:p>
    <w:p w:rsidR="00000000" w:rsidDel="00000000" w:rsidP="00000000" w:rsidRDefault="00000000" w:rsidRPr="00000000" ns1:paraId="00000900">
      <w:pPr>
        <w:spacing w:after="120" w:line="276" w:lineRule="auto"/>
        <w:jc w:val="both"/>
        <w:rPr/>
      </w:pPr>
      <w:r w:rsidDel="00000000" w:rsidR="00000000" w:rsidRPr="00000000">
        <w:rPr>
          <w:rtl w:val="0"/>
        </w:rPr>
        <w:t xml:space="preserve">We evaluated system compliance against the international FOO and CGS voting security criteria. Figure 5.7 presents the security compliance matrix, comparing our system with Helios and Belenios.</w:t>
      </w:r>
    </w:p>
    <w:p w:rsidR="00000000" w:rsidDel="00000000" w:rsidP="00000000" w:rsidRDefault="00000000" w:rsidRPr="00000000" ns1:paraId="00000901">
      <w:pPr>
        <w:spacing w:after="120" w:line="276" w:lineRule="auto"/>
        <w:jc w:val="both"/>
        <w:rPr/>
      </w:pPr>
      <w:r w:rsidDel="00000000" w:rsidR="00000000" w:rsidRPr="00000000">
        <w:rPr>
          <w:rtl w:val="0"/>
        </w:rPr>
        <w:t xml:space="preserve">The system achieved full compliance with privacy and uniqueness standards, though verifiability is limited by the threshold decryption design.</w:t>
      </w:r>
    </w:p>
    <w:p w:rsidR="00000000" w:rsidDel="00000000" w:rsidP="00000000" w:rsidRDefault="00000000" w:rsidRPr="00000000" ns1:paraId="00000902">
      <w:pPr>
        <w:jc w:val="center"/>
        <w:rPr/>
      </w:pPr>
      <w:r w:rsidDel="00000000" w:rsidR="00000000" w:rsidRPr="00000000">
        <w:rPr/>
        <w:drawing>
          <ns3:inline distB="0" distT="0" distL="114300" distR="114300">
            <ns3:extent cx="5029200" cy="2828925"/>
            <ns3:effectExtent b="0" l="0" r="0" t="0"/>
            <ns3:docPr id="50" name="image46.png"/>
            <ns4:graphic>
              <ns4:graphicData uri="http://schemas.openxmlformats.org/drawingml/2006/picture">
                <ns5:pic>
                  <ns5:nvPicPr>
                    <ns5:cNvPr id="0" name="image46.png"/>
                    <ns5:cNvPicPr preferRelativeResize="0"/>
                  </ns5:nvPicPr>
                  <ns5:blipFill>
                    <ns4:blip ns2:embed="rId64"/>
                    <ns4:srcRect b="0" l="0" r="0" t="0"/>
                    <ns4:stretch>
                      <ns4:fillRect/>
                    </ns4:stretch>
                  </ns5:blipFill>
                  <ns5:spPr>
                    <ns4:xfrm>
                      <ns4:off x="0" y="0"/>
                      <ns4:ext cx="5029200" cy="2828925"/>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903">
      <w:pPr>
        <w:jc w:val="center"/>
        <w:rPr/>
      </w:pPr>
      <w:r w:rsidDel="00000000" w:rsidR="00000000" w:rsidRPr="00000000">
        <w:rPr>
          <w:i w:val="1"/>
          <w:iCs w:val="1"/>
          <w:sz w:val="20"/>
          <w:szCs w:val="20"/>
          <w:rtl w:val="0"/>
        </w:rPr>
        <w:t xml:space="preserve">Figure 5.7: Security compliance comparison matrix.</w:t>
      </w:r>
      <w:r w:rsidDel="00000000" w:rsidR="00000000" w:rsidRPr="00000000">
        <w:rPr>
          <w:rtl w:val="0"/>
        </w:rPr>
      </w:r>
    </w:p>
    <w:p w:rsidR="00000000" w:rsidDel="00000000" w:rsidP="00000000" w:rsidRDefault="00000000" w:rsidRPr="00000000" ns1:paraId="00000904">
      <w:pPr>
        <w:spacing w:after="120" w:lineRule="auto"/>
        <w:rPr/>
      </w:pPr>
      <w:r w:rsidDel="00000000" w:rsidR="00000000" w:rsidRPr="00000000">
        <w:rPr>
          <w:rtl w:val="0"/>
        </w:rPr>
      </w:r>
    </w:p>
    <w:p w:rsidR="00000000" w:rsidDel="00000000" w:rsidP="00000000" w:rsidRDefault="00000000" w:rsidRPr="00000000" ns1:paraId="00000905">
      <w:pPr>
        <w:spacing w:after="120" w:lineRule="auto"/>
        <w:rPr/>
      </w:pPr>
      <w:r w:rsidDel="00000000" w:rsidR="00000000" w:rsidRPr="00000000">
        <w:rPr>
          <w:rtl w:val="0"/>
        </w:rPr>
        <w:t xml:space="preserve">Evaluation of the system's compliance with electronic election security standards based on the CGS and FOO criteria [7], [5]:</w:t>
      </w:r>
    </w:p>
    <w:p w:rsidR="00000000" w:rsidDel="00000000" w:rsidP="00000000" w:rsidRDefault="00000000" w:rsidRPr="00000000" ns1:paraId="0000090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Eligibility:</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The system ensures that only eligible voters are permitted to vote. The requirement for a unique national ID registration combined with age verification (≥ 18) is strictly enforced during the registration phase, before an Eligibility Token is issued.</w:t>
      </w:r>
    </w:p>
    <w:p w:rsidR="00000000" w:rsidDel="00000000" w:rsidP="00000000" w:rsidRDefault="00000000" w:rsidRPr="00000000" ns1:paraId="0000090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Unreusability: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voter may vote exactly once. The server blocks duplicate voting by strictly tracking the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has_voted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 in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voters.json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corresponding to each issued token.</w:t>
      </w:r>
    </w:p>
    <w:p w:rsidR="00000000" w:rsidDel="00000000" w:rsidP="00000000" w:rsidRDefault="00000000" w:rsidRPr="00000000" ns1:paraId="0000090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Anonymity / Privacy: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voter's raw identity data is never linked to their ballot ciphertext on the server. Thanks to one-way hashing of the national ID into a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voter_id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IND-CPA security of the BFV-RNS scheme, no one — including the server or the administrator — can link a voter's identity to their specific candidate choice within the ciphertext.</w:t>
      </w:r>
    </w:p>
    <w:p w:rsidR="00000000" w:rsidDel="00000000" w:rsidP="00000000" w:rsidRDefault="00000000" w:rsidRPr="00000000" ns1:paraId="0000090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Accuracy: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mathematical homomorphic addition over OpenFHE's Ring-LWE polynomial ring guarantees a 100% accurate vote count, with no valid vote being altered or lost during computation.</w:t>
      </w:r>
    </w:p>
    <w:p w:rsidR="00000000" w:rsidDel="00000000" w:rsidP="00000000" w:rsidRDefault="00000000" w:rsidRPr="00000000" ns1:paraId="0000090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Verifiability: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Limited support.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Zero-Knowledge Proofs (ZKP) and a Public Bulletin Board have not yet been implemented, voters cannot independently cross-verify that their own ballot was actually included in the sum, and must instead trust the honesty of the Express.js server's logic.</w:t>
      </w:r>
    </w:p>
    <w:p w:rsidR="00000000" w:rsidDel="00000000" w:rsidP="00000000" w:rsidRDefault="00000000" w:rsidRPr="00000000" ns1:paraId="0000090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Fairness: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the mandatory n-out-of-n threshold decryption mechanism is applied, no one can preview partial results or result trends before voting ends and all voters have submitted their decryption shares to trigger the combination function.</w:t>
      </w:r>
    </w:p>
    <w:p w:rsidR="00000000" w:rsidDel="00000000" w:rsidP="00000000" w:rsidRDefault="00000000" w:rsidRPr="00000000" ns1:paraId="0000090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Receipt-freeness: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Partially achieved. A voter's ballot is encrypted into a raw binary file containing randomized parameters, so the voter cannot use this file to prove to a third party which candidate they chose, which helps prevent vote buying.</w:t>
      </w:r>
    </w:p>
    <w:p w:rsidR="00000000" w:rsidDel="00000000" w:rsidP="00000000" w:rsidRDefault="00000000" w:rsidRPr="00000000" ns1:paraId="0000090D">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90E">
      <w:pPr>
        <w:pStyle w:val="Heading3"/>
        <w:numPr>
          <w:ilvl w:val="1"/>
          <w:numId w:val="32"/>
        </w:numPr>
        <w:rPr/>
      </w:pPr>
      <w:r w:rsidDel="00000000" w:rsidR="00000000" w:rsidRPr="00000000">
        <w:rPr>
          <w:rtl w:val="0"/>
        </w:rPr>
        <w:t xml:space="preserve">5.6 Comparative Evaluation of Experimental Results</w:t>
      </w:r>
    </w:p>
    <w:p w:rsidR="00000000" w:rsidDel="00000000" w:rsidP="00000000" w:rsidRDefault="00000000" w:rsidRPr="00000000" ns1:paraId="0000090F">
      <w:pPr>
        <w:spacing w:after="120" w:line="276" w:lineRule="auto"/>
        <w:jc w:val="both"/>
        <w:rPr/>
      </w:pPr>
      <w:r w:rsidDel="00000000" w:rsidR="00000000" w:rsidRPr="00000000">
        <w:rPr>
          <w:rtl w:val="0"/>
        </w:rPr>
        <w:t xml:space="preserve">Table 5.7 presents a detailed comparison of our system against other voting architectures. Table 5.8 summarizes the trust resilience tradeoffs. Figure 5.15 presents the Usability SUS scoring results.</w:t>
      </w:r>
    </w:p>
    <w:p w:rsidR="00000000" w:rsidDel="00000000" w:rsidP="00000000" w:rsidRDefault="00000000" w:rsidRPr="00000000" ns1:paraId="00000910">
      <w:pPr>
        <w:spacing w:after="120" w:line="276" w:lineRule="auto"/>
        <w:jc w:val="both"/>
        <w:rPr/>
      </w:pPr>
      <w:r w:rsidDel="00000000" w:rsidR="00000000" w:rsidRPr="00000000">
        <w:rPr>
          <w:rtl w:val="0"/>
        </w:rPr>
        <w:t xml:space="preserve">The comparison highlights the security advantages of our multi-key threshold architecture, which eliminates centralized trust at the cost of requiring all voters to participate in decryption.</w:t>
      </w:r>
    </w:p>
    <w:p w:rsidR="00000000" w:rsidDel="00000000" w:rsidP="00000000" w:rsidRDefault="00000000" w:rsidRPr="00000000" ns1:paraId="00000911">
      <w:pPr>
        <w:spacing w:after="120" w:lineRule="auto"/>
        <w:rPr/>
      </w:pPr>
      <w:r w:rsidDel="00000000" w:rsidR="00000000" w:rsidRPr="00000000">
        <w:rPr>
          <w:rtl w:val="0"/>
        </w:rPr>
      </w:r>
    </w:p>
    <w:p w:rsidR="00000000" w:rsidDel="00000000" w:rsidP="00000000" w:rsidRDefault="00000000" w:rsidRPr="00000000" ns1:paraId="00000912">
      <w:pPr>
        <w:spacing w:after="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5.7: Detailed Comparison of Performance and Security Properties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913">
            <w:pPr>
              <w:spacing w:after="0" w:lineRule="auto"/>
              <w:rPr/>
            </w:pPr>
            <w:r w:rsidDel="00000000" w:rsidR="00000000" w:rsidRPr="00000000">
              <w:rPr>
                <w:rtl w:val="0"/>
              </w:rPr>
              <w:t xml:space="preserve">Comparison Criterion</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914">
            <w:pPr>
              <w:spacing w:after="0" w:lineRule="auto"/>
              <w:rPr/>
            </w:pPr>
            <w:r w:rsidDel="00000000" w:rsidR="00000000" w:rsidRPr="00000000">
              <w:rPr>
                <w:rtl w:val="0"/>
              </w:rPr>
              <w:t xml:space="preserve">This Thesis (BFV-RNS + Threshold)</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915">
            <w:pPr>
              <w:spacing w:after="0" w:lineRule="auto"/>
              <w:rPr/>
            </w:pPr>
            <w:r w:rsidDel="00000000" w:rsidR="00000000" w:rsidRPr="00000000">
              <w:rPr>
                <w:rtl w:val="0"/>
              </w:rPr>
              <w:t xml:space="preserve">Helios [2]</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916">
            <w:pPr>
              <w:spacing w:after="0" w:lineRule="auto"/>
              <w:rPr/>
            </w:pPr>
            <w:r w:rsidDel="00000000" w:rsidR="00000000" w:rsidRPr="00000000">
              <w:rPr>
                <w:rtl w:val="0"/>
              </w:rPr>
              <w:t xml:space="preserve">Belenios [3]</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vAlign w:val="center"/>
          </w:tcPr>
          <w:p w:rsidR="00000000" w:rsidDel="00000000" w:rsidP="00000000" w:rsidRDefault="00000000" w:rsidRPr="00000000" ns1:paraId="00000917">
            <w:pPr>
              <w:spacing w:after="0" w:lineRule="auto"/>
              <w:rPr/>
            </w:pPr>
            <w:r w:rsidDel="00000000" w:rsidR="00000000" w:rsidRPr="00000000">
              <w:rPr>
                <w:rtl w:val="0"/>
              </w:rPr>
              <w:t xml:space="preserve">Blockchain E-Voting [19]</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18">
            <w:pPr>
              <w:spacing w:after="0" w:lineRule="auto"/>
              <w:rPr/>
            </w:pPr>
            <w:r w:rsidDel="00000000" w:rsidR="00000000" w:rsidRPr="00000000">
              <w:rPr>
                <w:b w:val="1"/>
                <w:bCs w:val="1"/>
                <w:rtl w:val="0"/>
              </w:rPr>
              <w:t xml:space="preserve">Decryption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19">
            <w:pPr>
              <w:spacing w:after="0" w:lineRule="auto"/>
              <w:rPr/>
            </w:pPr>
            <w:r w:rsidDel="00000000" w:rsidR="00000000" w:rsidRPr="00000000">
              <w:rPr>
                <w:rtl w:val="0"/>
              </w:rPr>
              <w:t xml:space="preserve">Absolutely distributed (n-out-of-n voters)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1A">
            <w:pPr>
              <w:spacing w:after="0" w:lineRule="auto"/>
              <w:rPr/>
            </w:pPr>
            <w:r w:rsidDel="00000000" w:rsidR="00000000" w:rsidRPr="00000000">
              <w:rPr>
                <w:rtl w:val="0"/>
              </w:rPr>
              <w:t xml:space="preserve">Centralized in a single Authority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1B">
            <w:pPr>
              <w:spacing w:after="0" w:lineRule="auto"/>
              <w:rPr/>
            </w:pPr>
            <w:r w:rsidDel="00000000" w:rsidR="00000000" w:rsidRPr="00000000">
              <w:rPr>
                <w:rtl w:val="0"/>
              </w:rPr>
              <w:t xml:space="preserve">Split among a group of Authorities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1C">
            <w:pPr>
              <w:spacing w:after="0" w:lineRule="auto"/>
              <w:rPr/>
            </w:pPr>
            <w:r w:rsidDel="00000000" w:rsidR="00000000" w:rsidRPr="00000000">
              <w:rPr>
                <w:rtl w:val="0"/>
              </w:rPr>
              <w:t xml:space="preserve">Runs automatically via Smart Contract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1D">
            <w:pPr>
              <w:spacing w:after="0" w:lineRule="auto"/>
              <w:rPr/>
            </w:pPr>
            <w:r w:rsidDel="00000000" w:rsidR="00000000" w:rsidRPr="00000000">
              <w:rPr>
                <w:b w:val="1"/>
                <w:bCs w:val="1"/>
                <w:rtl w:val="0"/>
              </w:rPr>
              <w:t xml:space="preserve">Client encryption latency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1E">
            <w:pPr>
              <w:spacing w:after="0" w:lineRule="auto"/>
              <w:rPr/>
            </w:pPr>
            <w:r w:rsidDel="00000000" w:rsidR="00000000" w:rsidRPr="00000000">
              <w:rPr>
                <w:rtl w:val="0"/>
              </w:rPr>
              <w:t xml:space="preserve">Very low (~0.3s)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1F">
            <w:pPr>
              <w:spacing w:after="0" w:lineRule="auto"/>
              <w:rPr/>
            </w:pPr>
            <w:r w:rsidDel="00000000" w:rsidR="00000000" w:rsidRPr="00000000">
              <w:rPr>
                <w:rtl w:val="0"/>
              </w:rPr>
              <w:t xml:space="preserve">Low (~0.1s)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0">
            <w:pPr>
              <w:spacing w:after="0" w:lineRule="auto"/>
              <w:rPr/>
            </w:pPr>
            <w:r w:rsidDel="00000000" w:rsidR="00000000" w:rsidRPr="00000000">
              <w:rPr>
                <w:rtl w:val="0"/>
              </w:rPr>
              <w:t xml:space="preserve">High (ZKP generation takes ~2-5s)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1">
            <w:pPr>
              <w:spacing w:after="0" w:lineRule="auto"/>
              <w:rPr/>
            </w:pPr>
            <w:r w:rsidDel="00000000" w:rsidR="00000000" w:rsidRPr="00000000">
              <w:rPr>
                <w:rtl w:val="0"/>
              </w:rPr>
              <w:t xml:space="preserve">Low (~0.1s)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2">
            <w:pPr>
              <w:spacing w:after="0" w:lineRule="auto"/>
              <w:rPr/>
            </w:pPr>
            <w:r w:rsidDel="00000000" w:rsidR="00000000" w:rsidRPr="00000000">
              <w:rPr>
                <w:b w:val="1"/>
                <w:bCs w:val="1"/>
                <w:rtl w:val="0"/>
              </w:rPr>
              <w:t xml:space="preserve">Cross-verification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3">
            <w:pPr>
              <w:spacing w:after="0" w:lineRule="auto"/>
              <w:rPr/>
            </w:pPr>
            <w:r w:rsidDel="00000000" w:rsidR="00000000" w:rsidRPr="00000000">
              <w:rPr>
                <w:rtl w:val="0"/>
              </w:rPr>
              <w:t xml:space="preserve">Low (ZKP not yet integrated)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4">
            <w:pPr>
              <w:spacing w:after="0" w:lineRule="auto"/>
              <w:rPr/>
            </w:pPr>
            <w:r w:rsidDel="00000000" w:rsidR="00000000" w:rsidRPr="00000000">
              <w:rPr>
                <w:rtl w:val="0"/>
              </w:rPr>
              <w:t xml:space="preserve">Very high (achieves E2E Verifiability)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5">
            <w:pPr>
              <w:spacing w:after="0" w:lineRule="auto"/>
              <w:rPr/>
            </w:pPr>
            <w:r w:rsidDel="00000000" w:rsidR="00000000" w:rsidRPr="00000000">
              <w:rPr>
                <w:rtl w:val="0"/>
              </w:rPr>
              <w:t xml:space="preserve">Very high (achieves E2E Verifiability)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6">
            <w:pPr>
              <w:spacing w:after="0" w:lineRule="auto"/>
              <w:rPr/>
            </w:pPr>
            <w:r w:rsidDel="00000000" w:rsidR="00000000" w:rsidRPr="00000000">
              <w:rPr>
                <w:rtl w:val="0"/>
              </w:rPr>
              <w:t xml:space="preserve">Very high (anyone can read the chain)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7">
            <w:pPr>
              <w:spacing w:after="0" w:lineRule="auto"/>
              <w:rPr/>
            </w:pPr>
            <w:r w:rsidDel="00000000" w:rsidR="00000000" w:rsidRPr="00000000">
              <w:rPr>
                <w:b w:val="1"/>
                <w:bCs w:val="1"/>
                <w:rtl w:val="0"/>
              </w:rPr>
              <w:t xml:space="preserve">Risk of individual ballot leakage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8">
            <w:pPr>
              <w:spacing w:after="0" w:lineRule="auto"/>
              <w:rPr/>
            </w:pPr>
            <w:r w:rsidDel="00000000" w:rsidR="00000000" w:rsidRPr="00000000">
              <w:rPr>
                <w:rtl w:val="0"/>
              </w:rPr>
              <w:t xml:space="preserve">None (threshold protects raw ballots)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9">
            <w:pPr>
              <w:spacing w:after="0" w:lineRule="auto"/>
              <w:rPr/>
            </w:pPr>
            <w:r w:rsidDel="00000000" w:rsidR="00000000" w:rsidRPr="00000000">
              <w:rPr>
                <w:rtl w:val="0"/>
              </w:rPr>
              <w:t xml:space="preserve">Present (if the Authority's key is exposed)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A">
            <w:pPr>
              <w:spacing w:after="0" w:lineRule="auto"/>
              <w:rPr/>
            </w:pPr>
            <w:r w:rsidDel="00000000" w:rsidR="00000000" w:rsidRPr="00000000">
              <w:rPr>
                <w:rtl w:val="0"/>
              </w:rPr>
              <w:t xml:space="preserve">Low (requires the whole group's keys to be exposed)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B">
            <w:pPr>
              <w:spacing w:after="0" w:lineRule="auto"/>
              <w:rPr/>
            </w:pPr>
            <w:r w:rsidDel="00000000" w:rsidR="00000000" w:rsidRPr="00000000">
              <w:rPr>
                <w:rtl w:val="0"/>
              </w:rPr>
              <w:t xml:space="preserve">Very high (raw on-chain data is often exposed)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C">
            <w:pPr>
              <w:spacing w:after="0" w:lineRule="auto"/>
              <w:rPr/>
            </w:pPr>
            <w:r w:rsidDel="00000000" w:rsidR="00000000" w:rsidRPr="00000000">
              <w:rPr>
                <w:b w:val="1"/>
                <w:bCs w:val="1"/>
                <w:rtl w:val="0"/>
              </w:rPr>
              <w:t xml:space="preserve">External 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D">
            <w:pPr>
              <w:spacing w:after="0" w:lineRule="auto"/>
              <w:rPr/>
            </w:pPr>
            <w:r w:rsidDel="00000000" w:rsidR="00000000" w:rsidRPr="00000000">
              <w:rPr>
                <w:rtl w:val="0"/>
              </w:rPr>
              <w:t xml:space="preserve">None (runs independently on a LAN)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E">
            <w:pPr>
              <w:spacing w:after="0" w:lineRule="auto"/>
              <w:rPr/>
            </w:pPr>
            <w:r w:rsidDel="00000000" w:rsidR="00000000" w:rsidRPr="00000000">
              <w:rPr>
                <w:rtl w:val="0"/>
              </w:rPr>
              <w:t xml:space="preserve">Depends on the Helios server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2F">
            <w:pPr>
              <w:spacing w:after="0" w:lineRule="auto"/>
              <w:rPr/>
            </w:pPr>
            <w:r w:rsidDel="00000000" w:rsidR="00000000" w:rsidRPr="00000000">
              <w:rPr>
                <w:rtl w:val="0"/>
              </w:rPr>
              <w:t xml:space="preserve">Depends on mix-net nodes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ns1:paraId="00000930">
            <w:pPr>
              <w:spacing w:after="0" w:lineRule="auto"/>
              <w:rPr/>
            </w:pPr>
            <w:r w:rsidDel="00000000" w:rsidR="00000000" w:rsidRPr="00000000">
              <w:rPr>
                <w:rtl w:val="0"/>
              </w:rPr>
              <w:t xml:space="preserve">Depends on the miner/validator network</w:t>
            </w:r>
          </w:p>
        </w:tc>
      </w:tr>
    </w:tbl>
    <w:p w:rsidR="00000000" w:rsidDel="00000000" w:rsidP="00000000" w:rsidRDefault="00000000" w:rsidRPr="00000000" ns1:paraId="00000931">
      <w:pPr>
        <w:jc w:val="center"/>
        <w:rPr/>
      </w:pPr>
      <w:r w:rsidDel="00000000" w:rsidR="00000000" w:rsidRPr="00000000">
        <w:rPr>
          <w:rFonts w:ascii="Times New Roman" w:cs="Times New Roman" w:eastAsia="Times New Roman" w:hAnsi="Times New Roman"/>
          <w:b w:val="1"/>
          <w:bCs w:val="1"/>
          <w:sz w:val="20"/>
          <w:szCs w:val="20"/>
          <w:rtl w:val="0"/>
        </w:rPr>
        <w:t xml:space="preserve">Table 5.8: Decryption and Trust Resilience Tradeoffs</w:t>
      </w:r>
      <w:r w:rsidDel="00000000" w:rsidR="00000000" w:rsidRPr="00000000">
        <w:rPr>
          <w:rtl w:val="0"/>
        </w:rPr>
      </w:r>
    </w:p>
    <w:tbl>
      <w:tblPr>
        <w:tblStyle w:val="Table24"/>
        <w:tblW w:w="8640.0" w:type="dxa"/>
        <w:jc w:val="center"/>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ns1:paraId="00000932">
            <w:pPr>
              <w:jc w:val="center"/>
              <w:rPr/>
            </w:pPr>
            <w:r w:rsidDel="00000000" w:rsidR="00000000" w:rsidRPr="00000000">
              <w:rPr>
                <w:b w:val="1"/>
                <w:bCs w:val="1"/>
                <w:sz w:val="20"/>
                <w:szCs w:val="20"/>
                <w:rtl w:val="0"/>
              </w:rPr>
              <w:t xml:space="preserve">System Architecture</w:t>
            </w:r>
            <w:r w:rsidDel="00000000" w:rsidR="00000000" w:rsidRPr="00000000">
              <w:rPr>
                <w:rtl w:val="0"/>
              </w:rPr>
            </w:r>
          </w:p>
        </w:tc>
        <w:tc>
          <w:tcPr/>
          <w:p w:rsidR="00000000" w:rsidDel="00000000" w:rsidP="00000000" w:rsidRDefault="00000000" w:rsidRPr="00000000" ns1:paraId="00000933">
            <w:pPr>
              <w:jc w:val="center"/>
              <w:rPr/>
            </w:pPr>
            <w:r w:rsidDel="00000000" w:rsidR="00000000" w:rsidRPr="00000000">
              <w:rPr>
                <w:b w:val="1"/>
                <w:bCs w:val="1"/>
                <w:sz w:val="20"/>
                <w:szCs w:val="20"/>
                <w:rtl w:val="0"/>
              </w:rPr>
              <w:t xml:space="preserve">Trust Assumption</w:t>
            </w:r>
            <w:r w:rsidDel="00000000" w:rsidR="00000000" w:rsidRPr="00000000">
              <w:rPr>
                <w:rtl w:val="0"/>
              </w:rPr>
            </w:r>
          </w:p>
        </w:tc>
        <w:tc>
          <w:tcPr/>
          <w:p w:rsidR="00000000" w:rsidDel="00000000" w:rsidP="00000000" w:rsidRDefault="00000000" w:rsidRPr="00000000" ns1:paraId="00000934">
            <w:pPr>
              <w:jc w:val="center"/>
              <w:rPr/>
            </w:pPr>
            <w:r w:rsidDel="00000000" w:rsidR="00000000" w:rsidRPr="00000000">
              <w:rPr>
                <w:b w:val="1"/>
                <w:bCs w:val="1"/>
                <w:sz w:val="20"/>
                <w:szCs w:val="20"/>
                <w:rtl w:val="0"/>
              </w:rPr>
              <w:t xml:space="preserve">Decryption Availability</w:t>
            </w:r>
            <w:r w:rsidDel="00000000" w:rsidR="00000000" w:rsidRPr="00000000">
              <w:rPr>
                <w:rtl w:val="0"/>
              </w:rPr>
            </w:r>
          </w:p>
        </w:tc>
        <w:tc>
          <w:tcPr/>
          <w:p w:rsidR="00000000" w:rsidDel="00000000" w:rsidP="00000000" w:rsidRDefault="00000000" w:rsidRPr="00000000" ns1:paraId="00000935">
            <w:pPr>
              <w:jc w:val="center"/>
              <w:rPr/>
            </w:pPr>
            <w:r w:rsidDel="00000000" w:rsidR="00000000" w:rsidRPr="00000000">
              <w:rPr>
                <w:b w:val="1"/>
                <w:bCs w:val="1"/>
                <w:sz w:val="20"/>
                <w:szCs w:val="20"/>
                <w:rtl w:val="0"/>
              </w:rPr>
              <w:t xml:space="preserve">Auditability Model</w:t>
            </w:r>
            <w:r w:rsidDel="00000000" w:rsidR="00000000" w:rsidRPr="00000000">
              <w:rPr>
                <w:rtl w:val="0"/>
              </w:rPr>
            </w:r>
          </w:p>
        </w:tc>
      </w:tr>
      <w:tr>
        <w:trPr>
          <w:cantSplit w:val="0"/>
          <w:tblHeader w:val="0"/>
        </w:trPr>
        <w:tc>
          <w:tcPr/>
          <w:p w:rsidR="00000000" w:rsidDel="00000000" w:rsidP="00000000" w:rsidRDefault="00000000" w:rsidRPr="00000000" ns1:paraId="00000936">
            <w:pPr>
              <w:jc w:val="left"/>
              <w:rPr/>
            </w:pPr>
            <w:r w:rsidDel="00000000" w:rsidR="00000000" w:rsidRPr="00000000">
              <w:rPr>
                <w:sz w:val="18"/>
                <w:szCs w:val="18"/>
                <w:rtl w:val="0"/>
              </w:rPr>
              <w:t xml:space="preserve">This Thesis (BFV-RNS)</w:t>
            </w:r>
            <w:r w:rsidDel="00000000" w:rsidR="00000000" w:rsidRPr="00000000">
              <w:rPr>
                <w:rtl w:val="0"/>
              </w:rPr>
            </w:r>
          </w:p>
        </w:tc>
        <w:tc>
          <w:tcPr/>
          <w:p w:rsidR="00000000" w:rsidDel="00000000" w:rsidP="00000000" w:rsidRDefault="00000000" w:rsidRPr="00000000" ns1:paraId="00000937">
            <w:pPr>
              <w:jc w:val="left"/>
              <w:rPr/>
            </w:pPr>
            <w:r w:rsidDel="00000000" w:rsidR="00000000" w:rsidRPr="00000000">
              <w:rPr>
                <w:sz w:val="18"/>
                <w:szCs w:val="18"/>
                <w:rtl w:val="0"/>
              </w:rPr>
              <w:t xml:space="preserve">No single point of trust (n-out-of-n keys).</w:t>
            </w:r>
            <w:r w:rsidDel="00000000" w:rsidR="00000000" w:rsidRPr="00000000">
              <w:rPr>
                <w:rtl w:val="0"/>
              </w:rPr>
            </w:r>
          </w:p>
        </w:tc>
        <w:tc>
          <w:tcPr/>
          <w:p w:rsidR="00000000" w:rsidDel="00000000" w:rsidP="00000000" w:rsidRDefault="00000000" w:rsidRPr="00000000" ns1:paraId="00000938">
            <w:pPr>
              <w:jc w:val="left"/>
              <w:rPr/>
            </w:pPr>
            <w:r w:rsidDel="00000000" w:rsidR="00000000" w:rsidRPr="00000000">
              <w:rPr>
                <w:sz w:val="18"/>
                <w:szCs w:val="18"/>
                <w:rtl w:val="0"/>
              </w:rPr>
              <w:t xml:space="preserve">Vulnerable to offline nodes.</w:t>
            </w:r>
            <w:r w:rsidDel="00000000" w:rsidR="00000000" w:rsidRPr="00000000">
              <w:rPr>
                <w:rtl w:val="0"/>
              </w:rPr>
            </w:r>
          </w:p>
        </w:tc>
        <w:tc>
          <w:tcPr/>
          <w:p w:rsidR="00000000" w:rsidDel="00000000" w:rsidP="00000000" w:rsidRDefault="00000000" w:rsidRPr="00000000" ns1:paraId="00000939">
            <w:pPr>
              <w:jc w:val="left"/>
              <w:rPr/>
            </w:pPr>
            <w:r w:rsidDel="00000000" w:rsidR="00000000" w:rsidRPr="00000000">
              <w:rPr>
                <w:sz w:val="18"/>
                <w:szCs w:val="18"/>
                <w:rtl w:val="0"/>
              </w:rPr>
              <w:t xml:space="preserve">Lattice-based parameters check.</w:t>
            </w:r>
            <w:r w:rsidDel="00000000" w:rsidR="00000000" w:rsidRPr="00000000">
              <w:rPr>
                <w:rtl w:val="0"/>
              </w:rPr>
            </w:r>
          </w:p>
        </w:tc>
      </w:tr>
      <w:tr>
        <w:trPr>
          <w:cantSplit w:val="0"/>
          <w:tblHeader w:val="0"/>
        </w:trPr>
        <w:tc>
          <w:tcPr/>
          <w:p w:rsidR="00000000" w:rsidDel="00000000" w:rsidP="00000000" w:rsidRDefault="00000000" w:rsidRPr="00000000" ns1:paraId="0000093A">
            <w:pPr>
              <w:jc w:val="left"/>
              <w:rPr/>
            </w:pPr>
            <w:r w:rsidDel="00000000" w:rsidR="00000000" w:rsidRPr="00000000">
              <w:rPr>
                <w:sz w:val="18"/>
                <w:szCs w:val="18"/>
                <w:rtl w:val="0"/>
              </w:rPr>
              <w:t xml:space="preserve">Helios Voting System</w:t>
            </w:r>
            <w:r w:rsidDel="00000000" w:rsidR="00000000" w:rsidRPr="00000000">
              <w:rPr>
                <w:rtl w:val="0"/>
              </w:rPr>
            </w:r>
          </w:p>
        </w:tc>
        <w:tc>
          <w:tcPr/>
          <w:p w:rsidR="00000000" w:rsidDel="00000000" w:rsidP="00000000" w:rsidRDefault="00000000" w:rsidRPr="00000000" ns1:paraId="0000093B">
            <w:pPr>
              <w:jc w:val="left"/>
              <w:rPr/>
            </w:pPr>
            <w:r w:rsidDel="00000000" w:rsidR="00000000" w:rsidRPr="00000000">
              <w:rPr>
                <w:sz w:val="18"/>
                <w:szCs w:val="18"/>
                <w:rtl w:val="0"/>
              </w:rPr>
              <w:t xml:space="preserve">Trusted authority holds decryption key.</w:t>
            </w:r>
            <w:r w:rsidDel="00000000" w:rsidR="00000000" w:rsidRPr="00000000">
              <w:rPr>
                <w:rtl w:val="0"/>
              </w:rPr>
            </w:r>
          </w:p>
        </w:tc>
        <w:tc>
          <w:tcPr/>
          <w:p w:rsidR="00000000" w:rsidDel="00000000" w:rsidP="00000000" w:rsidRDefault="00000000" w:rsidRPr="00000000" ns1:paraId="0000093C">
            <w:pPr>
              <w:jc w:val="left"/>
              <w:rPr/>
            </w:pPr>
            <w:r w:rsidDel="00000000" w:rsidR="00000000" w:rsidRPr="00000000">
              <w:rPr>
                <w:sz w:val="18"/>
                <w:szCs w:val="18"/>
                <w:rtl w:val="0"/>
              </w:rPr>
              <w:t xml:space="preserve">Always available (server online).</w:t>
            </w:r>
            <w:r w:rsidDel="00000000" w:rsidR="00000000" w:rsidRPr="00000000">
              <w:rPr>
                <w:rtl w:val="0"/>
              </w:rPr>
            </w:r>
          </w:p>
        </w:tc>
        <w:tc>
          <w:tcPr/>
          <w:p w:rsidR="00000000" w:rsidDel="00000000" w:rsidP="00000000" w:rsidRDefault="00000000" w:rsidRPr="00000000" ns1:paraId="0000093D">
            <w:pPr>
              <w:jc w:val="left"/>
              <w:rPr/>
            </w:pPr>
            <w:r w:rsidDel="00000000" w:rsidR="00000000" w:rsidRPr="00000000">
              <w:rPr>
                <w:sz w:val="18"/>
                <w:szCs w:val="18"/>
                <w:rtl w:val="0"/>
              </w:rPr>
              <w:t xml:space="preserve">Public bulletin board audits.</w:t>
            </w:r>
            <w:r w:rsidDel="00000000" w:rsidR="00000000" w:rsidRPr="00000000">
              <w:rPr>
                <w:rtl w:val="0"/>
              </w:rPr>
            </w:r>
          </w:p>
        </w:tc>
      </w:tr>
      <w:tr>
        <w:trPr>
          <w:cantSplit w:val="0"/>
          <w:tblHeader w:val="0"/>
        </w:trPr>
        <w:tc>
          <w:tcPr/>
          <w:p w:rsidR="00000000" w:rsidDel="00000000" w:rsidP="00000000" w:rsidRDefault="00000000" w:rsidRPr="00000000" ns1:paraId="0000093E">
            <w:pPr>
              <w:jc w:val="left"/>
              <w:rPr/>
            </w:pPr>
            <w:r w:rsidDel="00000000" w:rsidR="00000000" w:rsidRPr="00000000">
              <w:rPr>
                <w:sz w:val="18"/>
                <w:szCs w:val="18"/>
                <w:rtl w:val="0"/>
              </w:rPr>
              <w:t xml:space="preserve">Belenios Mixnet</w:t>
            </w:r>
            <w:r w:rsidDel="00000000" w:rsidR="00000000" w:rsidRPr="00000000">
              <w:rPr>
                <w:rtl w:val="0"/>
              </w:rPr>
            </w:r>
          </w:p>
        </w:tc>
        <w:tc>
          <w:tcPr/>
          <w:p w:rsidR="00000000" w:rsidDel="00000000" w:rsidP="00000000" w:rsidRDefault="00000000" w:rsidRPr="00000000" ns1:paraId="0000093F">
            <w:pPr>
              <w:jc w:val="left"/>
              <w:rPr/>
            </w:pPr>
            <w:r w:rsidDel="00000000" w:rsidR="00000000" w:rsidRPr="00000000">
              <w:rPr>
                <w:sz w:val="18"/>
                <w:szCs w:val="18"/>
                <w:rtl w:val="0"/>
              </w:rPr>
              <w:t xml:space="preserve">Group threshold authorities split keys.</w:t>
            </w:r>
            <w:r w:rsidDel="00000000" w:rsidR="00000000" w:rsidRPr="00000000">
              <w:rPr>
                <w:rtl w:val="0"/>
              </w:rPr>
            </w:r>
          </w:p>
        </w:tc>
        <w:tc>
          <w:tcPr/>
          <w:p w:rsidR="00000000" w:rsidDel="00000000" w:rsidP="00000000" w:rsidRDefault="00000000" w:rsidRPr="00000000" ns1:paraId="00000940">
            <w:pPr>
              <w:jc w:val="left"/>
              <w:rPr/>
            </w:pPr>
            <w:r w:rsidDel="00000000" w:rsidR="00000000" w:rsidRPr="00000000">
              <w:rPr>
                <w:sz w:val="18"/>
                <w:szCs w:val="18"/>
                <w:rtl w:val="0"/>
              </w:rPr>
              <w:t xml:space="preserve">Requires threshold active nodes.</w:t>
            </w:r>
            <w:r w:rsidDel="00000000" w:rsidR="00000000" w:rsidRPr="00000000">
              <w:rPr>
                <w:rtl w:val="0"/>
              </w:rPr>
            </w:r>
          </w:p>
        </w:tc>
        <w:tc>
          <w:tcPr/>
          <w:p w:rsidR="00000000" w:rsidDel="00000000" w:rsidP="00000000" w:rsidRDefault="00000000" w:rsidRPr="00000000" ns1:paraId="00000941">
            <w:pPr>
              <w:jc w:val="left"/>
              <w:rPr/>
            </w:pPr>
            <w:r w:rsidDel="00000000" w:rsidR="00000000" w:rsidRPr="00000000">
              <w:rPr>
                <w:sz w:val="18"/>
                <w:szCs w:val="18"/>
                <w:rtl w:val="0"/>
              </w:rPr>
              <w:t xml:space="preserve">Zero-knowledge proofs check.</w:t>
            </w:r>
            <w:r w:rsidDel="00000000" w:rsidR="00000000" w:rsidRPr="00000000">
              <w:rPr>
                <w:rtl w:val="0"/>
              </w:rPr>
            </w:r>
          </w:p>
        </w:tc>
      </w:tr>
      <w:tr>
        <w:trPr>
          <w:cantSplit w:val="0"/>
          <w:tblHeader w:val="0"/>
        </w:trPr>
        <w:tc>
          <w:tcPr/>
          <w:p w:rsidR="00000000" w:rsidDel="00000000" w:rsidP="00000000" w:rsidRDefault="00000000" w:rsidRPr="00000000" ns1:paraId="00000942">
            <w:pPr>
              <w:jc w:val="left"/>
              <w:rPr/>
            </w:pPr>
            <w:r w:rsidDel="00000000" w:rsidR="00000000" w:rsidRPr="00000000">
              <w:rPr>
                <w:sz w:val="18"/>
                <w:szCs w:val="18"/>
                <w:rtl w:val="0"/>
              </w:rPr>
              <w:t xml:space="preserve">Blockchain E-Voting</w:t>
            </w:r>
            <w:r w:rsidDel="00000000" w:rsidR="00000000" w:rsidRPr="00000000">
              <w:rPr>
                <w:rtl w:val="0"/>
              </w:rPr>
            </w:r>
          </w:p>
        </w:tc>
        <w:tc>
          <w:tcPr/>
          <w:p w:rsidR="00000000" w:rsidDel="00000000" w:rsidP="00000000" w:rsidRDefault="00000000" w:rsidRPr="00000000" ns1:paraId="00000943">
            <w:pPr>
              <w:jc w:val="left"/>
              <w:rPr/>
            </w:pPr>
            <w:r w:rsidDel="00000000" w:rsidR="00000000" w:rsidRPr="00000000">
              <w:rPr>
                <w:sz w:val="18"/>
                <w:szCs w:val="18"/>
                <w:rtl w:val="0"/>
              </w:rPr>
              <w:t xml:space="preserve">Consensus miners validation.</w:t>
            </w:r>
            <w:r w:rsidDel="00000000" w:rsidR="00000000" w:rsidRPr="00000000">
              <w:rPr>
                <w:rtl w:val="0"/>
              </w:rPr>
            </w:r>
          </w:p>
        </w:tc>
        <w:tc>
          <w:tcPr/>
          <w:p w:rsidR="00000000" w:rsidDel="00000000" w:rsidP="00000000" w:rsidRDefault="00000000" w:rsidRPr="00000000" ns1:paraId="00000944">
            <w:pPr>
              <w:jc w:val="left"/>
              <w:rPr/>
            </w:pPr>
            <w:r w:rsidDel="00000000" w:rsidR="00000000" w:rsidRPr="00000000">
              <w:rPr>
                <w:sz w:val="18"/>
                <w:szCs w:val="18"/>
                <w:rtl w:val="0"/>
              </w:rPr>
              <w:t xml:space="preserve">Always available (ledger replica).</w:t>
            </w:r>
            <w:r w:rsidDel="00000000" w:rsidR="00000000" w:rsidRPr="00000000">
              <w:rPr>
                <w:rtl w:val="0"/>
              </w:rPr>
            </w:r>
          </w:p>
        </w:tc>
        <w:tc>
          <w:tcPr/>
          <w:p w:rsidR="00000000" w:rsidDel="00000000" w:rsidP="00000000" w:rsidRDefault="00000000" w:rsidRPr="00000000" ns1:paraId="00000945">
            <w:pPr>
              <w:jc w:val="left"/>
              <w:rPr/>
            </w:pPr>
            <w:r w:rsidDel="00000000" w:rsidR="00000000" w:rsidRPr="00000000">
              <w:rPr>
                <w:sz w:val="18"/>
                <w:szCs w:val="18"/>
                <w:rtl w:val="0"/>
              </w:rPr>
              <w:t xml:space="preserve">Consensus transaction check.</w:t>
            </w:r>
            <w:r w:rsidDel="00000000" w:rsidR="00000000" w:rsidRPr="00000000">
              <w:rPr>
                <w:rtl w:val="0"/>
              </w:rPr>
            </w:r>
          </w:p>
        </w:tc>
      </w:tr>
    </w:tbl>
    <w:p w:rsidR="00000000" w:rsidDel="00000000" w:rsidP="00000000" w:rsidRDefault="00000000" w:rsidRPr="00000000" ns1:paraId="00000946">
      <w:pPr>
        <w:spacing w:after="120" w:lineRule="auto"/>
        <w:rPr/>
      </w:pPr>
      <w:r w:rsidDel="00000000" w:rsidR="00000000" w:rsidRPr="00000000">
        <w:rPr>
          <w:rtl w:val="0"/>
        </w:rPr>
      </w:r>
    </w:p>
    <w:p w:rsidR="00000000" w:rsidDel="00000000" w:rsidP="00000000" w:rsidRDefault="00000000" w:rsidRPr="00000000" ns1:paraId="00000947">
      <w:pPr>
        <w:jc w:val="center"/>
        <w:rPr/>
      </w:pPr>
      <w:r w:rsidDel="00000000" w:rsidR="00000000" w:rsidRPr="00000000">
        <w:rPr/>
        <w:drawing>
          <ns3:inline distB="0" distT="0" distL="114300" distR="114300">
            <ns3:extent cx="5029200" cy="2514600"/>
            <ns3:effectExtent b="0" l="0" r="0" t="0"/>
            <ns3:docPr id="52" name="image43.png"/>
            <ns4:graphic>
              <ns4:graphicData uri="http://schemas.openxmlformats.org/drawingml/2006/picture">
                <ns5:pic>
                  <ns5:nvPicPr>
                    <ns5:cNvPr id="0" name="image43.png"/>
                    <ns5:cNvPicPr preferRelativeResize="0"/>
                  </ns5:nvPicPr>
                  <ns5:blipFill>
                    <ns4:blip ns2:embed="rId65"/>
                    <ns4:srcRect b="0" l="0" r="0" t="0"/>
                    <ns4:stretch>
                      <ns4:fillRect/>
                    </ns4:stretch>
                  </ns5:blipFill>
                  <ns5:spPr>
                    <ns4:xfrm>
                      <ns4:off x="0" y="0"/>
                      <ns4:ext cx="5029200" cy="2514600"/>
                    </ns4:xfrm>
                    <ns4:prstGeom prst="rect"/>
                    <ns4:ln/>
                  </ns5:spPr>
                </ns5:pic>
              </ns4:graphicData>
            </ns4:graphic>
          </ns3:inline>
        </w:drawing>
      </w:r>
      <w:r w:rsidDel="00000000" w:rsidR="00000000" w:rsidRPr="00000000">
        <w:rPr>
          <w:rtl w:val="0"/>
        </w:rPr>
      </w:r>
    </w:p>
    <w:p w:rsidR="00000000" w:rsidDel="00000000" w:rsidP="00000000" w:rsidRDefault="00000000" w:rsidRPr="00000000" ns1:paraId="00000948">
      <w:pPr>
        <w:jc w:val="center"/>
        <w:rPr/>
      </w:pPr>
      <w:r w:rsidDel="00000000" w:rsidR="00000000" w:rsidRPr="00000000">
        <w:rPr>
          <w:i w:val="1"/>
          <w:iCs w:val="1"/>
          <w:sz w:val="20"/>
          <w:szCs w:val="20"/>
          <w:rtl w:val="0"/>
        </w:rPr>
        <w:t xml:space="preserve">Figure 5.15: System usability evaluation scoring results.</w:t>
      </w:r>
      <w:r w:rsidDel="00000000" w:rsidR="00000000" w:rsidRPr="00000000">
        <w:rPr>
          <w:rtl w:val="0"/>
        </w:rPr>
      </w:r>
    </w:p>
    <w:p w:rsidR="00000000" w:rsidDel="00000000" w:rsidP="00000000" w:rsidRDefault="00000000" w:rsidRPr="00000000" ns1:paraId="00000949">
      <w:pPr>
        <w:spacing w:after="120" w:lineRule="auto"/>
        <w:rPr/>
      </w:pPr>
      <w:r w:rsidDel="00000000" w:rsidR="00000000" w:rsidRPr="00000000">
        <w:rPr>
          <w:rtl w:val="0"/>
        </w:rPr>
      </w:r>
    </w:p>
    <w:p w:rsidR="00000000" w:rsidDel="00000000" w:rsidP="00000000" w:rsidRDefault="00000000" w:rsidRPr="00000000" ns1:paraId="0000094A">
      <w:pPr>
        <w:spacing w:after="120" w:lineRule="auto"/>
        <w:rPr/>
      </w:pPr>
      <w:r w:rsidDel="00000000" w:rsidR="00000000" w:rsidRPr="00000000">
        <w:rPr>
          <w:rtl w:val="0"/>
        </w:rPr>
        <w:t xml:space="preserve">Table 5.4 summarizes the comparative evaluation results between this thesis's solution and other popular voting systems, based on experimental results and theoretical analysis:</w:t>
      </w:r>
    </w:p>
    <w:p w:rsidR="00000000" w:rsidDel="00000000" w:rsidP="00000000" w:rsidRDefault="00000000" w:rsidRPr="00000000" ns1:paraId="0000094B">
      <w:pPr>
        <w:spacing w:after="160" w:lineRule="auto"/>
        <w:rPr/>
      </w:pPr>
      <w:r w:rsidDel="00000000" w:rsidR="00000000" w:rsidRPr="00000000">
        <w:rPr>
          <w:rtl w:val="0"/>
        </w:rPr>
      </w:r>
    </w:p>
    <w:p w:rsidR="00000000" w:rsidDel="00000000" w:rsidP="00000000" w:rsidRDefault="00000000" w:rsidRPr="00000000" ns1:paraId="0000094C">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94D">
      <w:pPr>
        <w:pStyle w:val="Heading3"/>
        <w:numPr>
          <w:ilvl w:val="1"/>
          <w:numId w:val="32"/>
        </w:numPr>
        <w:rPr/>
      </w:pPr>
      <w:r w:rsidDel="00000000" w:rsidR="00000000" w:rsidRPr="00000000">
        <w:rPr>
          <w:rtl w:val="0"/>
        </w:rPr>
        <w:t xml:space="preserve">Chapter 5 Summary</w:t>
      </w:r>
    </w:p>
    <w:p w:rsidR="00000000" w:rsidDel="00000000" w:rsidP="00000000" w:rsidRDefault="00000000" w:rsidRPr="00000000" ns1:paraId="0000094E">
      <w:pPr>
        <w:spacing w:after="120" w:lineRule="auto"/>
        <w:rPr/>
      </w:pPr>
      <w:r w:rsidDel="00000000" w:rsidR="00000000" w:rsidRPr="00000000">
        <w:rPr>
          <w:rtl w:val="0"/>
        </w:rPr>
        <w:t xml:space="preserve">Chapter 5 has comprehensively presented the experimental results and evaluation of the system. The functional testing process, covering 13 test cases across the entire registration, key generation, voting, and threshold decryption flow, achieved a 100% success rate. Performance analysis shows that cryptographic processing time and binary file sizes are extremely well optimized for ordinary computing devices. Finally, evaluation against the international FOO/CGS standard highlights the system's privacy and absolute fairness, alongside an honest acknowledgment of its limited end-to-end verifiability due to the lack of ZKP integration. The next chapter, Chapter 6, will present the overall conclusions and directions for future development.</w:t>
      </w:r>
    </w:p>
    <w:p w:rsidR="00000000" w:rsidDel="00000000" w:rsidP="00000000" w:rsidRDefault="00000000" w:rsidRPr="00000000" ns1:paraId="0000094F">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950">
      <w:pPr>
        <w:pStyle w:val="Heading3"/>
        <w:numPr>
          <w:ilvl w:val="1"/>
          <w:numId w:val="32"/>
        </w:numPr>
        <w:rPr/>
      </w:pPr>
      <w:r w:rsidDel="00000000" w:rsidR="00000000" w:rsidRPr="00000000">
        <w:rPr>
          <w:rtl w:val="0"/>
        </w:rPr>
        <w:t xml:space="preserve">Chapter 5 References</w:t>
      </w:r>
    </w:p>
    <w:p w:rsidR="00000000" w:rsidDel="00000000" w:rsidP="00000000" w:rsidRDefault="00000000" w:rsidRPr="00000000" ns1:paraId="000009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 Rogaway, "The Security of Modern Cryptographic Schemes,"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Cryptology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28, no. 4, pp. 611-645, 2015.</w:t>
      </w:r>
    </w:p>
    <w:p w:rsidR="00000000" w:rsidDel="00000000" w:rsidP="00000000" w:rsidRDefault="00000000" w:rsidRPr="00000000" ns1:paraId="000009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IEEE Standard for Cybersecurity of Electronic Voting Systems, IEEE Std 1622-2015, IEEE, 2015.</w:t>
      </w:r>
    </w:p>
    <w:p w:rsidR="00000000" w:rsidDel="00000000" w:rsidP="00000000" w:rsidRDefault="00000000" w:rsidRPr="00000000" ns1:paraId="00000953">
      <w:pPr>
        <w:pStyle w:val="Heading2"/>
        <w:pageBreakBefore w:val="1"/>
        <w:numPr>
          <w:ilvl w:val="0"/>
          <w:numId w:val="32"/>
        </w:numPr>
        <w:ind w:left="720" w:hanging="360"/>
        <w:rPr/>
      </w:pPr>
      <w:r w:rsidDel="00000000" w:rsidR="00000000" w:rsidRPr="00000000">
        <w:rPr>
          <w:rtl w:val="0"/>
        </w:rPr>
        <w:t xml:space="preserve">CHAPTER 6: CONCLUSION AND FUTURE DIRECTIONS</w:t>
      </w:r>
    </w:p>
    <w:p w:rsidR="00000000" w:rsidDel="00000000" w:rsidP="00000000" w:rsidRDefault="00000000" w:rsidRPr="00000000" ns1:paraId="00000954">
      <w:pPr>
        <w:pStyle w:val="Heading3"/>
        <w:numPr>
          <w:ilvl w:val="1"/>
          <w:numId w:val="32"/>
        </w:numPr>
        <w:rPr/>
      </w:pPr>
      <w:r w:rsidDel="00000000" w:rsidR="00000000" w:rsidRPr="00000000">
        <w:rPr>
          <w:rtl w:val="0"/>
        </w:rPr>
        <w:t xml:space="preserve">6.1 Summary of Results Achieved</w:t>
      </w:r>
    </w:p>
    <w:p w:rsidR="00000000" w:rsidDel="00000000" w:rsidP="00000000" w:rsidRDefault="00000000" w:rsidRPr="00000000" ns1:paraId="00000955">
      <w:pPr>
        <w:spacing w:after="120" w:lineRule="auto"/>
        <w:rPr/>
      </w:pPr>
      <w:r w:rsidDel="00000000" w:rsidR="00000000" w:rsidRPr="00000000">
        <w:rPr>
          <w:rtl w:val="0"/>
        </w:rPr>
        <w:t xml:space="preserve">This thesis, </w:t>
      </w:r>
      <w:r w:rsidDel="00000000" w:rsidR="00000000" w:rsidRPr="00000000">
        <w:rPr>
          <w:b w:val="1"/>
          <w:bCs w:val="1"/>
          <w:rtl w:val="0"/>
        </w:rPr>
        <w:t xml:space="preserve">"Building a Privacy-Preserving Electronic Voting System Using Multiparty Threshold Homomorphic Encryption,"</w:t>
      </w:r>
      <w:r w:rsidDel="00000000" w:rsidR="00000000" w:rsidRPr="00000000">
        <w:rPr>
          <w:rtl w:val="0"/>
        </w:rPr>
        <w:t xml:space="preserve"> has conducted extensive research into lattice-based cryptographic theory and successfully solved the problem of preserving voter privacy in a distributed online electronic voting process.</w:t>
      </w:r>
    </w:p>
    <w:p w:rsidR="00000000" w:rsidDel="00000000" w:rsidP="00000000" w:rsidRDefault="00000000" w:rsidRPr="00000000" ns1:paraId="00000956">
      <w:pPr>
        <w:spacing w:after="120" w:lineRule="auto"/>
        <w:rPr/>
      </w:pPr>
      <w:r w:rsidDel="00000000" w:rsidR="00000000" w:rsidRPr="00000000">
        <w:rPr>
          <w:rtl w:val="0"/>
        </w:rPr>
        <w:t xml:space="preserve">The system has fully accomplished all of its originally stated objectives and achieved the following concrete results:</w:t>
      </w:r>
    </w:p>
    <w:p w:rsidR="00000000" w:rsidDel="00000000" w:rsidP="00000000" w:rsidRDefault="00000000" w:rsidRPr="00000000" ns1:paraId="0000095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Completed the cryptographic theoretical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Researched and clarified the operating mechanisms of the BFV-RNS scheme combined with the SIMD packed-plaintext technique and the RNS mathematical optimization from the OpenFHE library.</w:t>
      </w:r>
    </w:p>
    <w:p w:rsidR="00000000" w:rsidDel="00000000" w:rsidP="00000000" w:rsidRDefault="00000000" w:rsidRPr="00000000" ns1:paraId="0000095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Designed an optimal hybrid system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Successfully built a tightly coupled layered structure between the high-performance C++17 cryptographic computation layer and the asynchronous Node.js service-processing layer.</w:t>
      </w:r>
    </w:p>
    <w:p w:rsidR="00000000" w:rsidDel="00000000" w:rsidP="00000000" w:rsidRDefault="00000000" w:rsidRPr="00000000" ns1:paraId="0000095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Implemented the registration and Eligibility Token issuance module: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Successfully protected voter identity before the election through a one-way SHA-256 hash of the national ID number, and issued tokens that completely separate identity from the binary ballot.</w:t>
      </w:r>
    </w:p>
    <w:p w:rsidR="00000000" w:rsidDel="00000000" w:rsidP="00000000" w:rsidRDefault="00000000" w:rsidRPr="00000000" ns1:paraId="0000095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Successfully operated the distributed multiparty threshold decryption protocol: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Deployed the joint key generation process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joint_pk.bin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encryption of binary vectors sent to the server, homomorphic addition on the server, and threshold decryption through each voter's individual decryption share contribution.</w:t>
      </w:r>
    </w:p>
    <w:p w:rsidR="00000000" w:rsidDel="00000000" w:rsidP="00000000" w:rsidRDefault="00000000" w:rsidRPr="00000000" ns1:paraId="0000095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Real-world deployment on a LAN: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was tested and operated end to end in a real distributed environment consisting of 1 tally server and 3 independent voter client machines connected over a local network. The vote-counting results were perfectly accurate, and the Web UI updated smoothly and automatically through a dynamic polling mechanism.</w:t>
      </w:r>
    </w:p>
    <w:p w:rsidR="00000000" w:rsidDel="00000000" w:rsidP="00000000" w:rsidRDefault="00000000" w:rsidRPr="00000000" ns1:paraId="0000095C">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95D">
      <w:pPr>
        <w:pStyle w:val="Heading3"/>
        <w:numPr>
          <w:ilvl w:val="1"/>
          <w:numId w:val="32"/>
        </w:numPr>
        <w:rPr/>
      </w:pPr>
      <w:r w:rsidDel="00000000" w:rsidR="00000000" w:rsidRPr="00000000">
        <w:rPr>
          <w:rtl w:val="0"/>
        </w:rPr>
        <w:t xml:space="preserve">6.2 Limitations of the System</w:t>
      </w:r>
    </w:p>
    <w:p>
      <w:pPr>
        <w:pStyle w:val="Heading4"/>
      </w:pPr>
      <w:ins w:id="106" w:author="Do Hoang Phuc" w:date="2026-07-01T00:00:00Z">
        <w:r>
          <w:t xml:space="preserve">6.2.1 Centralized Client Execution and the Browser Trust Boundary</w:t>
        </w:r>
      </w:ins>
    </w:p>
    <w:p>
      <w:ins w:id="107" w:author="Do Hoang Phuc" w:date="2026-07-01T00:00:00Z">
        <w:r>
          <w:t xml:space="preserve">In the initial architecture, the client Node.js server was bound to 0.0.0.0, allowing users to submit plaintext ballots via a web browser to a centrally hosted client instance. This violated the ballot secrecy requirement because the plaintext vote traversed the network before reaching the encryption binary. This vulnerability has been identified and remediated in the current version of the system. The client.js server now strictly binds to localhost (127.0.0.1), forcing voters to run their own local client instance, ensuring that encryption occurs prior to any network transmission.</w:t>
        </w:r>
      </w:ins>
    </w:p>
    <w:p w:rsidR="00000000" w:rsidDel="00000000" w:rsidP="00000000" w:rsidRDefault="00000000" w:rsidRPr="00000000" ns1:paraId="0000095E">
      <w:pPr>
        <w:spacing w:after="120" w:lineRule="auto"/>
        <w:rPr/>
      </w:pPr>
      <w:r w:rsidDel="00000000" w:rsidR="00000000" w:rsidRPr="00000000">
        <w:rPr>
          <w:rtl w:val="0"/>
        </w:rPr>
        <w:t xml:space="preserve">Despite achieving solid cryptographic security results, the e-voting system implemented within the scope of this thesis still has a number of technical limitations:</w:t>
      </w:r>
    </w:p>
    <w:p w:rsidR="00000000" w:rsidDel="00000000" w:rsidP="00000000" w:rsidRDefault="00000000" w:rsidRPr="00000000" ns1:paraId="000009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Limitation of the n-out-of-n decryption threshold: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current system mandatorily requires that all n voters who registered for the joint public key be online during the decryption phase to submit their decryption share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share_*.bin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If even a single voter goes offline or deliberately refuses to submit their share, the server cannot decrypt the election result at all. This reduces availability and limits real-world applicability at larger scales.</w:t>
      </w:r>
    </w:p>
    <w:p w:rsidR="00000000" w:rsidDel="00000000" w:rsidP="00000000" w:rsidRDefault="00000000" w:rsidRPr="00000000" ns1:paraId="000009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Post-hoc Ballot Audit vs. Client-side ZKP: Although this thesis implements a post-hoc anonymous reveal-and-verify commitment scheme that successfully detects out-of-range ballots during the tally verification phase, it does not prevent the server from storing malformed ciphertexts in the first place. A more robust solution would integrate active client-side zero-knowledge range-proofs (e.g., Bulletproofs) so that the server can immediately verify ballot validity upon submission without decrypting the data or requiring a post-hoc reveal phase.</w:t>
      </w:r>
    </w:p>
    <w:p w:rsidR="00000000" w:rsidDel="00000000" w:rsidP="00000000" w:rsidRDefault="00000000" w:rsidRPr="00000000" ns1:paraId="000009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Lack of a ballot authentication mechanism: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system controls eligibility via the Eligibility Token, but there is no accompanying digital signature authenticating the raw ballot ciphertext. An attacker or even the server itself could deliberately insert additional self-fabricated ciphertexts without detection.</w:t>
      </w:r>
    </w:p>
    <w:p w:rsidR="00000000" w:rsidDel="00000000" w:rsidP="00000000" w:rsidRDefault="00000000" w:rsidRPr="00000000" ns1:paraId="0000096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scalability: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size of the joint public key file and the cumulative key-aggregation processing time grow linearly with the number of voters n. At a scale of thousands of voters or more, the key-accumulation and decryption-share-collection processes would encounter CPU performance and network bandwidth bottlenecks.</w:t>
      </w:r>
    </w:p>
    <w:p w:rsidR="00000000" w:rsidDel="00000000" w:rsidP="00000000" w:rsidRDefault="00000000" w:rsidRPr="00000000" ns1:paraId="000009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anonymity mix-net: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Although ballots are encrypted, the timing order in which ballots are submitted from a voter's IP address to the Express.js server could still be logged, allowing the server to correlate submission times to infer linkage.</w:t>
      </w:r>
    </w:p>
    <w:p w:rsidR="00000000" w:rsidDel="00000000" w:rsidP="00000000" w:rsidRDefault="00000000" w:rsidRPr="00000000" ns1:paraId="00000964">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965">
      <w:pPr>
        <w:pStyle w:val="Heading3"/>
        <w:numPr>
          <w:ilvl w:val="1"/>
          <w:numId w:val="32"/>
        </w:numPr>
        <w:rPr/>
      </w:pPr>
      <w:r w:rsidDel="00000000" w:rsidR="00000000" w:rsidRPr="00000000">
        <w:rPr>
          <w:rtl w:val="0"/>
        </w:rPr>
        <w:t xml:space="preserve">6.3 Future Development Directions</w:t>
      </w:r>
    </w:p>
    <w:p w:rsidR="00000000" w:rsidDel="00000000" w:rsidP="00000000" w:rsidRDefault="00000000" w:rsidRPr="00000000" ns1:paraId="00000966">
      <w:pPr>
        <w:spacing w:after="120" w:lineRule="auto"/>
        <w:rPr/>
      </w:pPr>
      <w:r w:rsidDel="00000000" w:rsidR="00000000" w:rsidRPr="00000000">
        <w:rPr>
          <w:rtl w:val="0"/>
        </w:rPr>
        <w:t xml:space="preserve">To address the above limitations and move the system toward feasibility for larger-scale real-world deployment, future research could focus on the following directions:</w:t>
      </w:r>
    </w:p>
    <w:p w:rsidR="00000000" w:rsidDel="00000000" w:rsidP="00000000" w:rsidRDefault="00000000" w:rsidRPr="00000000" ns1:paraId="0000096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Implementing a flexible t-out-of-n threshold: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Convert the multiparty decryption protocol to a Shamir threshold configuration combined with FHE, allowing the election result to be decrypted with the presence of only a representative subset of t voters (t &lt; n), significantly improving system availability in the event of offline voters.</w:t>
      </w:r>
    </w:p>
    <w:p w:rsidR="00000000" w:rsidDel="00000000" w:rsidP="00000000" w:rsidRDefault="00000000" w:rsidRPr="00000000" ns1:paraId="0000096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Extending the ballot format with CKKS: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Integrate CKKS's approximate real-number arithmetic to support more complex voting methods, such as candidate scoring or ranked-choice voting.</w:t>
      </w:r>
    </w:p>
    <w:p w:rsidR="00000000" w:rsidDel="00000000" w:rsidP="00000000" w:rsidRDefault="00000000" w:rsidRPr="00000000" ns1:paraId="0000096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Integrating Blockchain technology as a Bulletin Board: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Use a blockchain network to publicly post the registered voter list, submitted ballot hashes, and public decryption-share files, allowing voters to perform their own end-to-end cross-verification without needing to trust the server.</w:t>
      </w:r>
    </w:p>
    <w:p w:rsidR="00000000" w:rsidDel="00000000" w:rsidP="00000000" w:rsidRDefault="00000000" w:rsidRPr="00000000" ns1:paraId="0000096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Building an anonymity mix-net at the communication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Route ciphertexts through multiple random intermediary nodes to completely erase the trace of a voter's IP address and submission timing before the data reaches the tally server.</w:t>
      </w:r>
    </w:p>
    <w:p w:rsidR="00000000" w:rsidDel="00000000" w:rsidP="00000000" w:rsidRDefault="00000000" w:rsidRPr="00000000" ns1:paraId="0000096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Conducting a large-scale pilot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Deploy a pilot study at a larger scale with more than 100 real users in order to accurately evaluate system load and optimize network resource usage.</w:t>
      </w:r>
    </w:p>
    <w:p w:rsidR="00000000" w:rsidDel="00000000" w:rsidP="00000000" w:rsidRDefault="00000000" w:rsidRPr="00000000" ns1:paraId="0000096C">
      <w:pPr>
        <w:pBdr>
          <w:bottom w:color="aaaaaa" w:space="1" w:sz="6" w:val="single"/>
        </w:pBdr>
        <w:spacing w:after="200" w:lineRule="auto"/>
        <w:rPr/>
      </w:pPr>
      <w:r w:rsidDel="00000000" w:rsidR="00000000" w:rsidRPr="00000000">
        <w:rPr>
          <w:rtl w:val="0"/>
        </w:rPr>
      </w:r>
    </w:p>
    <w:p w:rsidR="00000000" w:rsidDel="00000000" w:rsidP="00000000" w:rsidRDefault="00000000" w:rsidRPr="00000000" ns1:paraId="0000096D">
      <w:pPr>
        <w:pStyle w:val="Heading2"/>
        <w:numPr>
          <w:ilvl w:val="0"/>
          <w:numId w:val="32"/>
        </w:numPr>
        <w:ind w:left="720" w:hanging="360"/>
        <w:rPr/>
      </w:pPr>
      <w:r w:rsidDel="00000000" w:rsidR="00000000" w:rsidRPr="00000000">
        <w:rPr>
          <w:rtl w:val="0"/>
        </w:rPr>
        <w:t xml:space="preserve">APPENDIX A: FULL SOURCE CODE LISTINGS</w:t>
      </w:r>
    </w:p>
    <w:p w:rsidR="00000000" w:rsidDel="00000000" w:rsidP="00000000" w:rsidRDefault="00000000" w:rsidRPr="00000000" ns1:paraId="0000096E">
      <w:pPr>
        <w:spacing w:after="120" w:lineRule="auto"/>
        <w:jc w:val="both"/>
        <w:rPr/>
      </w:pPr>
      <w:r w:rsidDel="00000000" w:rsidR="00000000" w:rsidRPr="00000000">
        <w:rPr>
          <w:rtl w:val="0"/>
        </w:rPr>
        <w:t xml:space="preserve">This appendix contains the full source code listings of the electronic voting system's cryptographic layer (C++ binaries) and the server and client logic layer scripts (Node.js). The source codes are provided exactly as implemented in the system, ensuring complete transparency and reproducibility.</w:t>
      </w:r>
    </w:p>
    <w:p w:rsidR="00000000" w:rsidDel="00000000" w:rsidP="00000000" w:rsidRDefault="00000000" w:rsidRPr="00000000" ns1:paraId="0000096F">
      <w:pPr>
        <w:pStyle w:val="Heading3"/>
        <w:numPr>
          <w:ilvl w:val="1"/>
          <w:numId w:val="32"/>
        </w:numPr>
        <w:rPr/>
      </w:pPr>
      <w:r w:rsidDel="00000000" w:rsidR="00000000" w:rsidRPr="00000000">
        <w:rPr>
          <w:rtl w:val="0"/>
        </w:rPr>
        <w:t xml:space="preserve">A.1 Source code of setup.cpp</w:t>
      </w:r>
    </w:p>
    <w:p w:rsidR="00000000" w:rsidDel="00000000" w:rsidP="00000000" w:rsidRDefault="00000000" w:rsidRPr="00000000" ns1:paraId="00000970">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&lt;openfhe.h&gt;</w:t>
      </w:r>
      <w:r w:rsidDel="00000000" w:rsidR="00000000" w:rsidRPr="00000000">
        <w:rPr>
          <w:rtl w:val="0"/>
        </w:rPr>
      </w:r>
    </w:p>
    <w:p w:rsidR="00000000" w:rsidDel="00000000" w:rsidP="00000000" w:rsidRDefault="00000000" w:rsidRPr="00000000" ns1:paraId="00000971">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&lt;cryptocontext-ser.h&gt;</w:t>
      </w:r>
      <w:r w:rsidDel="00000000" w:rsidR="00000000" w:rsidRPr="00000000">
        <w:rPr>
          <w:rtl w:val="0"/>
        </w:rPr>
      </w:r>
    </w:p>
    <w:p w:rsidR="00000000" w:rsidDel="00000000" w:rsidP="00000000" w:rsidRDefault="00000000" w:rsidRPr="00000000" ns1:paraId="00000972">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&lt;key/key-ser.h&gt;</w:t>
      </w:r>
      <w:r w:rsidDel="00000000" w:rsidR="00000000" w:rsidRPr="00000000">
        <w:rPr>
          <w:rtl w:val="0"/>
        </w:rPr>
      </w:r>
    </w:p>
    <w:p w:rsidR="00000000" w:rsidDel="00000000" w:rsidP="00000000" w:rsidRDefault="00000000" w:rsidRPr="00000000" ns1:paraId="00000973">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&lt;ciphertext-ser.h&gt;</w:t>
      </w:r>
      <w:r w:rsidDel="00000000" w:rsidR="00000000" w:rsidRPr="00000000">
        <w:rPr>
          <w:rtl w:val="0"/>
        </w:rPr>
      </w:r>
    </w:p>
    <w:p w:rsidR="00000000" w:rsidDel="00000000" w:rsidP="00000000" w:rsidRDefault="00000000" w:rsidRPr="00000000" ns1:paraId="00000974">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&lt;iostream&gt;</w:t>
      </w:r>
      <w:r w:rsidDel="00000000" w:rsidR="00000000" w:rsidRPr="00000000">
        <w:rPr>
          <w:rtl w:val="0"/>
        </w:rPr>
      </w:r>
    </w:p>
    <w:p w:rsidR="00000000" w:rsidDel="00000000" w:rsidP="00000000" w:rsidRDefault="00000000" w:rsidRPr="00000000" ns1:paraId="00000975">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&lt;filesystem&gt;</w:t>
      </w:r>
      <w:r w:rsidDel="00000000" w:rsidR="00000000" w:rsidRPr="00000000">
        <w:rPr>
          <w:rtl w:val="0"/>
        </w:rPr>
      </w:r>
    </w:p>
    <w:p w:rsidR="00000000" w:rsidDel="00000000" w:rsidP="00000000" w:rsidRDefault="00000000" w:rsidRPr="00000000" ns1:paraId="00000976">
      <w:pPr>
        <w:spacing w:after="0" w:before="0" w:lineRule="auto"/>
        <w:ind w:left="720" w:firstLine="0"/>
        <w:rPr/>
      </w:pPr>
      <w:r w:rsidDel="00000000" w:rsidR="00000000" w:rsidRPr="00000000">
        <w:rPr>
          <w:rtl w:val="0"/>
        </w:rPr>
      </w:r>
    </w:p>
    <w:p w:rsidR="00000000" w:rsidDel="00000000" w:rsidP="00000000" w:rsidRDefault="00000000" w:rsidRPr="00000000" ns1:paraId="00000977">
      <w:pPr>
        <w:spacing w:after="0" w:before="0" w:lineRule="auto"/>
        <w:ind w:left="720" w:firstLine="0"/>
        <w:rPr/>
      </w:pPr>
      <w:r w:rsidDel="00000000" w:rsidR="00000000" w:rsidRPr="00000000">
        <w:rPr>
          <w:rFonts w:ascii="Courier New" w:cs="Courier New" w:eastAsia="Courier New" w:hAnsi="Courier New"/>
          <w:sz w:val="18"/>
          <w:szCs w:val="18"/>
          <w:rtl w:val="0"/>
        </w:rPr>
        <w:t xml:space="preserve">using namespace lbcrypto;</w:t>
      </w:r>
      <w:r w:rsidDel="00000000" w:rsidR="00000000" w:rsidRPr="00000000">
        <w:rPr>
          <w:rtl w:val="0"/>
        </w:rPr>
      </w:r>
    </w:p>
    <w:p w:rsidR="00000000" w:rsidDel="00000000" w:rsidP="00000000" w:rsidRDefault="00000000" w:rsidRPr="00000000" ns1:paraId="00000978">
      <w:pPr>
        <w:spacing w:after="0" w:before="0" w:lineRule="auto"/>
        <w:ind w:left="720" w:firstLine="0"/>
        <w:rPr/>
      </w:pPr>
      <w:r w:rsidDel="00000000" w:rsidR="00000000" w:rsidRPr="00000000">
        <w:rPr>
          <w:rFonts w:ascii="Courier New" w:cs="Courier New" w:eastAsia="Courier New" w:hAnsi="Courier New"/>
          <w:sz w:val="18"/>
          <w:szCs w:val="18"/>
          <w:rtl w:val="0"/>
        </w:rPr>
        <w:t xml:space="preserve">namespace fs = std::filesystem;</w:t>
      </w:r>
      <w:r w:rsidDel="00000000" w:rsidR="00000000" w:rsidRPr="00000000">
        <w:rPr>
          <w:rtl w:val="0"/>
        </w:rPr>
      </w:r>
    </w:p>
    <w:p w:rsidR="00000000" w:rsidDel="00000000" w:rsidP="00000000" w:rsidRDefault="00000000" w:rsidRPr="00000000" ns1:paraId="00000979">
      <w:pPr>
        <w:spacing w:after="0" w:before="0" w:lineRule="auto"/>
        <w:ind w:left="720" w:firstLine="0"/>
        <w:rPr/>
      </w:pPr>
      <w:r w:rsidDel="00000000" w:rsidR="00000000" w:rsidRPr="00000000">
        <w:rPr>
          <w:rtl w:val="0"/>
        </w:rPr>
      </w:r>
    </w:p>
    <w:p w:rsidR="00000000" w:rsidDel="00000000" w:rsidP="00000000" w:rsidRDefault="00000000" w:rsidRPr="00000000" ns1:paraId="0000097A">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int main() {</w:t>
      </w:r>
      <w:r w:rsidDel="00000000" w:rsidR="00000000" w:rsidRPr="00000000">
        <w:rPr>
          <w:rtl w:val="0"/>
        </w:rPr>
      </w:r>
    </w:p>
    <w:p w:rsidR="00000000" w:rsidDel="00000000" w:rsidP="00000000" w:rsidRDefault="00000000" w:rsidRPr="00000000" ns1:paraId="0000097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std::cout &lt;&lt; "\n[setup] Generating shared CryptoContext (BFV-RNS)...\n";</w:t>
      </w:r>
      <w:r w:rsidDel="00000000" w:rsidR="00000000" w:rsidRPr="00000000">
        <w:rPr>
          <w:rtl w:val="0"/>
        </w:rPr>
      </w:r>
    </w:p>
    <w:p w:rsidR="00000000" w:rsidDel="00000000" w:rsidP="00000000" w:rsidRDefault="00000000" w:rsidRPr="00000000" ns1:paraId="0000097C">
      <w:pPr>
        <w:spacing w:after="0" w:before="0" w:lineRule="auto"/>
        <w:ind w:left="720" w:firstLine="0"/>
        <w:rPr/>
      </w:pPr>
      <w:r w:rsidDel="00000000" w:rsidR="00000000" w:rsidRPr="00000000">
        <w:rPr>
          <w:rtl w:val="0"/>
        </w:rPr>
      </w:r>
    </w:p>
    <w:p w:rsidR="00000000" w:rsidDel="00000000" w:rsidP="00000000" w:rsidRDefault="00000000" w:rsidRPr="00000000" ns1:paraId="0000097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CCParams&lt;CryptoContextBFVRNS&gt; params;</w:t>
      </w:r>
      <w:r w:rsidDel="00000000" w:rsidR="00000000" w:rsidRPr="00000000">
        <w:rPr>
          <w:rtl w:val="0"/>
        </w:rPr>
      </w:r>
    </w:p>
    <w:p w:rsidR="00000000" w:rsidDel="00000000" w:rsidP="00000000" w:rsidRDefault="00000000" w:rsidRPr="00000000" ns1:paraId="0000097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params.SetPlaintextModulus(65537);</w:t>
      </w:r>
      <w:r w:rsidDel="00000000" w:rsidR="00000000" w:rsidRPr="00000000">
        <w:rPr>
          <w:rtl w:val="0"/>
        </w:rPr>
      </w:r>
    </w:p>
    <w:p w:rsidR="00000000" w:rsidDel="00000000" w:rsidP="00000000" w:rsidRDefault="00000000" w:rsidRPr="00000000" ns1:paraId="0000097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params.SetMultiplicativeDepth(1);</w:t>
      </w:r>
      <w:r w:rsidDel="00000000" w:rsidR="00000000" w:rsidRPr="00000000">
        <w:rPr>
          <w:rtl w:val="0"/>
        </w:rPr>
      </w:r>
    </w:p>
    <w:p w:rsidR="00000000" w:rsidDel="00000000" w:rsidP="00000000" w:rsidRDefault="00000000" w:rsidRPr="00000000" ns1:paraId="0000098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params.SetSecurityLevel(HEStd_128_classic);</w:t>
      </w:r>
      <w:r w:rsidDel="00000000" w:rsidR="00000000" w:rsidRPr="00000000">
        <w:rPr>
          <w:rtl w:val="0"/>
        </w:rPr>
      </w:r>
    </w:p>
    <w:p w:rsidR="00000000" w:rsidDel="00000000" w:rsidP="00000000" w:rsidRDefault="00000000" w:rsidRPr="00000000" ns1:paraId="0000098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params.SetRingDim(0);</w:t>
      </w:r>
      <w:r w:rsidDel="00000000" w:rsidR="00000000" w:rsidRPr="00000000">
        <w:rPr>
          <w:rtl w:val="0"/>
        </w:rPr>
      </w:r>
    </w:p>
    <w:p w:rsidR="00000000" w:rsidDel="00000000" w:rsidP="00000000" w:rsidRDefault="00000000" w:rsidRPr="00000000" ns1:paraId="0000098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params.SetMaxRelinSkDeg(1);</w:t>
      </w:r>
      <w:r w:rsidDel="00000000" w:rsidR="00000000" w:rsidRPr="00000000">
        <w:rPr>
          <w:rtl w:val="0"/>
        </w:rPr>
      </w:r>
    </w:p>
    <w:p w:rsidR="00000000" w:rsidDel="00000000" w:rsidP="00000000" w:rsidRDefault="00000000" w:rsidRPr="00000000" ns1:paraId="00000983">
      <w:pPr>
        <w:spacing w:after="0" w:before="0" w:lineRule="auto"/>
        <w:ind w:left="720" w:firstLine="0"/>
        <w:rPr/>
      </w:pPr>
      <w:r w:rsidDel="00000000" w:rsidR="00000000" w:rsidRPr="00000000">
        <w:rPr>
          <w:rtl w:val="0"/>
        </w:rPr>
      </w:r>
    </w:p>
    <w:p w:rsidR="00000000" w:rsidDel="00000000" w:rsidP="00000000" w:rsidRDefault="00000000" w:rsidRPr="00000000" ns1:paraId="0000098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auto cc = GenCryptoContext(params);</w:t>
      </w:r>
      <w:r w:rsidDel="00000000" w:rsidR="00000000" w:rsidRPr="00000000">
        <w:rPr>
          <w:rtl w:val="0"/>
        </w:rPr>
      </w:r>
    </w:p>
    <w:p w:rsidR="00000000" w:rsidDel="00000000" w:rsidP="00000000" w:rsidRDefault="00000000" w:rsidRPr="00000000" ns1:paraId="0000098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cc-&gt;Enable(PKE);</w:t>
      </w:r>
      <w:r w:rsidDel="00000000" w:rsidR="00000000" w:rsidRPr="00000000">
        <w:rPr>
          <w:rtl w:val="0"/>
        </w:rPr>
      </w:r>
    </w:p>
    <w:p w:rsidR="00000000" w:rsidDel="00000000" w:rsidP="00000000" w:rsidRDefault="00000000" w:rsidRPr="00000000" ns1:paraId="0000098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cc-&gt;Enable(LEVELEDSHE);</w:t>
      </w:r>
      <w:r w:rsidDel="00000000" w:rsidR="00000000" w:rsidRPr="00000000">
        <w:rPr>
          <w:rtl w:val="0"/>
        </w:rPr>
      </w:r>
    </w:p>
    <w:p w:rsidR="00000000" w:rsidDel="00000000" w:rsidP="00000000" w:rsidRDefault="00000000" w:rsidRPr="00000000" ns1:paraId="0000098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cc-&gt;Enable(MULTIPARTY);</w:t>
      </w:r>
      <w:r w:rsidDel="00000000" w:rsidR="00000000" w:rsidRPr="00000000">
        <w:rPr>
          <w:rtl w:val="0"/>
        </w:rPr>
      </w:r>
    </w:p>
    <w:p w:rsidR="00000000" w:rsidDel="00000000" w:rsidP="00000000" w:rsidRDefault="00000000" w:rsidRPr="00000000" ns1:paraId="00000988">
      <w:pPr>
        <w:spacing w:after="0" w:before="0" w:lineRule="auto"/>
        <w:ind w:left="720" w:firstLine="0"/>
        <w:rPr/>
      </w:pPr>
      <w:r w:rsidDel="00000000" w:rsidR="00000000" w:rsidRPr="00000000">
        <w:rPr>
          <w:rtl w:val="0"/>
        </w:rPr>
      </w:r>
    </w:p>
    <w:p w:rsidR="00000000" w:rsidDel="00000000" w:rsidP="00000000" w:rsidRDefault="00000000" w:rsidRPr="00000000" ns1:paraId="0000098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std::cout &lt;&lt; "[setup] Ring dimension : " &lt;&lt; cc-&gt;GetRingDimension() &lt;&lt; "\n";</w:t>
      </w:r>
      <w:r w:rsidDel="00000000" w:rsidR="00000000" w:rsidRPr="00000000">
        <w:rPr>
          <w:rtl w:val="0"/>
        </w:rPr>
      </w:r>
    </w:p>
    <w:p w:rsidR="00000000" w:rsidDel="00000000" w:rsidP="00000000" w:rsidRDefault="00000000" w:rsidRPr="00000000" ns1:paraId="0000098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std::cout &lt;&lt; "[setup] Plaintext mod  : "</w:t>
      </w:r>
      <w:r w:rsidDel="00000000" w:rsidR="00000000" w:rsidRPr="00000000">
        <w:rPr>
          <w:rtl w:val="0"/>
        </w:rPr>
      </w:r>
    </w:p>
    <w:p w:rsidR="00000000" w:rsidDel="00000000" w:rsidP="00000000" w:rsidRDefault="00000000" w:rsidRPr="00000000" ns1:paraId="0000098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&lt;&lt; cc-&gt;GetCryptoParameters()-&gt;GetPlaintextModulus() &lt;&lt; "\n";</w:t>
      </w:r>
      <w:r w:rsidDel="00000000" w:rsidR="00000000" w:rsidRPr="00000000">
        <w:rPr>
          <w:rtl w:val="0"/>
        </w:rPr>
      </w:r>
    </w:p>
    <w:p w:rsidR="00000000" w:rsidDel="00000000" w:rsidP="00000000" w:rsidRDefault="00000000" w:rsidRPr="00000000" ns1:paraId="0000098C">
      <w:pPr>
        <w:spacing w:after="0" w:before="0" w:lineRule="auto"/>
        <w:ind w:left="720" w:firstLine="0"/>
        <w:rPr/>
      </w:pPr>
      <w:r w:rsidDel="00000000" w:rsidR="00000000" w:rsidRPr="00000000">
        <w:rPr>
          <w:rtl w:val="0"/>
        </w:rPr>
      </w:r>
    </w:p>
    <w:p w:rsidR="00000000" w:rsidDel="00000000" w:rsidP="00000000" w:rsidRDefault="00000000" w:rsidRPr="00000000" ns1:paraId="0000098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fs::create_directories("./params");</w:t>
      </w:r>
      <w:r w:rsidDel="00000000" w:rsidR="00000000" w:rsidRPr="00000000">
        <w:rPr>
          <w:rtl w:val="0"/>
        </w:rPr>
      </w:r>
    </w:p>
    <w:p w:rsidR="00000000" w:rsidDel="00000000" w:rsidP="00000000" w:rsidRDefault="00000000" w:rsidRPr="00000000" ns1:paraId="0000098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(!Serial::SerializeToFile("./params/crypto_params.bin", cc, SerType::BINARY)) {</w:t>
      </w:r>
      <w:r w:rsidDel="00000000" w:rsidR="00000000" w:rsidRPr="00000000">
        <w:rPr>
          <w:rtl w:val="0"/>
        </w:rPr>
      </w:r>
    </w:p>
    <w:p w:rsidR="00000000" w:rsidDel="00000000" w:rsidP="00000000" w:rsidRDefault="00000000" w:rsidRPr="00000000" ns1:paraId="0000098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"[setup] ERROR: Could not write crypto_params.bin\n";</w:t>
      </w:r>
      <w:r w:rsidDel="00000000" w:rsidR="00000000" w:rsidRPr="00000000">
        <w:rPr>
          <w:rtl w:val="0"/>
        </w:rPr>
      </w:r>
    </w:p>
    <w:p w:rsidR="00000000" w:rsidDel="00000000" w:rsidP="00000000" w:rsidRDefault="00000000" w:rsidRPr="00000000" ns1:paraId="0000099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1;</w:t>
      </w:r>
      <w:r w:rsidDel="00000000" w:rsidR="00000000" w:rsidRPr="00000000">
        <w:rPr>
          <w:rtl w:val="0"/>
        </w:rPr>
      </w:r>
    </w:p>
    <w:p w:rsidR="00000000" w:rsidDel="00000000" w:rsidP="00000000" w:rsidRDefault="00000000" w:rsidRPr="00000000" ns1:paraId="0000099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992">
      <w:pPr>
        <w:spacing w:after="0" w:before="0" w:lineRule="auto"/>
        <w:ind w:left="720" w:firstLine="0"/>
        <w:rPr/>
      </w:pPr>
      <w:r w:rsidDel="00000000" w:rsidR="00000000" w:rsidRPr="00000000">
        <w:rPr>
          <w:rFonts w:ascii="Fira Mono" w:cs="Fira Mono" w:eastAsia="Fira Mono" w:hAnsi="Fira Mono"/>
          <w:sz w:val="18"/>
          <w:szCs w:val="18"/>
          <w:rtl w:val="0"/>
        </w:rPr>
        <w:t xml:space="preserve">    std::cout &lt;&lt; "[setup] Saved → ./params/crypto_params.bin\n";</w:t>
      </w:r>
      <w:r w:rsidDel="00000000" w:rsidR="00000000" w:rsidRPr="00000000">
        <w:rPr>
          <w:rtl w:val="0"/>
        </w:rPr>
      </w:r>
    </w:p>
    <w:p w:rsidR="00000000" w:rsidDel="00000000" w:rsidP="00000000" w:rsidRDefault="00000000" w:rsidRPr="00000000" ns1:paraId="00000993">
      <w:pPr>
        <w:spacing w:after="0" w:before="0" w:lineRule="auto"/>
        <w:ind w:left="720" w:firstLine="0"/>
        <w:rPr/>
      </w:pPr>
      <w:r w:rsidDel="00000000" w:rsidR="00000000" w:rsidRPr="00000000">
        <w:rPr>
          <w:rFonts w:ascii="Arial Unicode MS" w:cs="Arial Unicode MS" w:eastAsia="Arial Unicode MS" w:hAnsi="Arial Unicode MS"/>
          <w:sz w:val="18"/>
          <w:szCs w:val="18"/>
          <w:rtl w:val="0"/>
        </w:rPr>
        <w:t xml:space="preserve">    std::cout &lt;&lt; "[setup] ✓ Done.\n\n";</w:t>
      </w:r>
      <w:r w:rsidDel="00000000" w:rsidR="00000000" w:rsidRPr="00000000">
        <w:rPr>
          <w:rtl w:val="0"/>
        </w:rPr>
      </w:r>
    </w:p>
    <w:p w:rsidR="00000000" w:rsidDel="00000000" w:rsidP="00000000" w:rsidRDefault="00000000" w:rsidRPr="00000000" ns1:paraId="0000099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0;</w:t>
      </w:r>
      <w:r w:rsidDel="00000000" w:rsidR="00000000" w:rsidRPr="00000000">
        <w:rPr>
          <w:rtl w:val="0"/>
        </w:rPr>
      </w:r>
    </w:p>
    <w:p w:rsidR="00000000" w:rsidDel="00000000" w:rsidP="00000000" w:rsidRDefault="00000000" w:rsidRPr="00000000" ns1:paraId="00000995">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996">
      <w:pPr>
        <w:spacing w:after="120" w:lineRule="auto"/>
        <w:rPr/>
      </w:pPr>
      <w:r w:rsidDel="00000000" w:rsidR="00000000" w:rsidRPr="00000000">
        <w:rPr>
          <w:rtl w:val="0"/>
        </w:rPr>
      </w:r>
    </w:p>
    <w:p w:rsidR="00000000" w:rsidDel="00000000" w:rsidP="00000000" w:rsidRDefault="00000000" w:rsidRPr="00000000" ns1:paraId="00000997">
      <w:pPr>
        <w:pStyle w:val="Heading3"/>
        <w:numPr>
          <w:ilvl w:val="1"/>
          <w:numId w:val="32"/>
        </w:numPr>
        <w:rPr/>
      </w:pPr>
      <w:r w:rsidDel="00000000" w:rsidR="00000000" w:rsidRPr="00000000">
        <w:rPr>
          <w:rtl w:val="0"/>
        </w:rPr>
        <w:t xml:space="preserve">A.2 Source code of voter_keygen.cpp</w:t>
      </w:r>
    </w:p>
    <w:p w:rsidR="00000000" w:rsidDel="00000000" w:rsidP="00000000" w:rsidRDefault="00000000" w:rsidRPr="00000000" ns1:paraId="0000099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voter_keygen.cpp</w:t>
      </w:r>
      <w:r w:rsidDel="00000000" w:rsidR="00000000" w:rsidRPr="00000000">
        <w:rPr>
          <w:rtl w:val="0"/>
        </w:rPr>
      </w:r>
    </w:p>
    <w:p w:rsidR="00000000" w:rsidDel="00000000" w:rsidP="00000000" w:rsidRDefault="00000000" w:rsidRPr="00000000" ns1:paraId="0000099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Usage: voter_keygen &lt;voter_id&gt; &lt;isFirst&gt; &lt;in_joint_pk&gt; &lt;out_sk&gt; &lt;out_pk&gt; &lt;params_file&gt;</w:t>
      </w:r>
      <w:r w:rsidDel="00000000" w:rsidR="00000000" w:rsidRPr="00000000">
        <w:rPr>
          <w:rtl w:val="0"/>
        </w:rPr>
      </w:r>
    </w:p>
    <w:p w:rsidR="00000000" w:rsidDel="00000000" w:rsidP="00000000" w:rsidRDefault="00000000" w:rsidRPr="00000000" ns1:paraId="0000099A">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99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Registers one voter on the client:</w:t>
      </w:r>
      <w:r w:rsidDel="00000000" w:rsidR="00000000" w:rsidRPr="00000000">
        <w:rPr>
          <w:rtl w:val="0"/>
        </w:rPr>
      </w:r>
    </w:p>
    <w:p w:rsidR="00000000" w:rsidDel="00000000" w:rsidP="00000000" w:rsidRDefault="00000000" w:rsidRPr="00000000" ns1:paraId="0000099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Generates (pk_i, sk_i) using KeyGen() or MultipartyKeyGen(joint_pk)</w:t>
      </w:r>
      <w:r w:rsidDel="00000000" w:rsidR="00000000" w:rsidRPr="00000000">
        <w:rPr>
          <w:rtl w:val="0"/>
        </w:rPr>
      </w:r>
    </w:p>
    <w:p w:rsidR="00000000" w:rsidDel="00000000" w:rsidP="00000000" w:rsidRDefault="00000000" w:rsidRPr="00000000" ns1:paraId="0000099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Writes &lt;out_sk&gt; and &lt;out_pk&gt;</w:t>
      </w:r>
      <w:r w:rsidDel="00000000" w:rsidR="00000000" w:rsidRPr="00000000">
        <w:rPr>
          <w:rtl w:val="0"/>
        </w:rPr>
      </w:r>
    </w:p>
    <w:p w:rsidR="00000000" w:rsidDel="00000000" w:rsidP="00000000" w:rsidRDefault="00000000" w:rsidRPr="00000000" ns1:paraId="0000099E">
      <w:pPr>
        <w:spacing w:after="0" w:before="0" w:lineRule="auto"/>
        <w:ind w:left="720" w:firstLine="0"/>
        <w:rPr/>
      </w:pPr>
      <w:r w:rsidDel="00000000" w:rsidR="00000000" w:rsidRPr="00000000">
        <w:rPr>
          <w:rtl w:val="0"/>
        </w:rPr>
      </w:r>
    </w:p>
    <w:p w:rsidR="00000000" w:rsidDel="00000000" w:rsidP="00000000" w:rsidRDefault="00000000" w:rsidRPr="00000000" ns1:paraId="0000099F">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&lt;openfhe.h&gt;</w:t>
      </w:r>
      <w:r w:rsidDel="00000000" w:rsidR="00000000" w:rsidRPr="00000000">
        <w:rPr>
          <w:rtl w:val="0"/>
        </w:rPr>
      </w:r>
    </w:p>
    <w:p w:rsidR="00000000" w:rsidDel="00000000" w:rsidP="00000000" w:rsidRDefault="00000000" w:rsidRPr="00000000" ns1:paraId="000009A0">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&lt;cryptocontext-ser.h&gt;</w:t>
      </w:r>
      <w:r w:rsidDel="00000000" w:rsidR="00000000" w:rsidRPr="00000000">
        <w:rPr>
          <w:rtl w:val="0"/>
        </w:rPr>
      </w:r>
    </w:p>
    <w:p w:rsidR="00000000" w:rsidDel="00000000" w:rsidP="00000000" w:rsidRDefault="00000000" w:rsidRPr="00000000" ns1:paraId="000009A1">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&lt;key/key-ser.h&gt;</w:t>
      </w:r>
      <w:r w:rsidDel="00000000" w:rsidR="00000000" w:rsidRPr="00000000">
        <w:rPr>
          <w:rtl w:val="0"/>
        </w:rPr>
      </w:r>
    </w:p>
    <w:p w:rsidR="00000000" w:rsidDel="00000000" w:rsidP="00000000" w:rsidRDefault="00000000" w:rsidRPr="00000000" ns1:paraId="000009A2">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&lt;ciphertext-ser.h&gt;</w:t>
      </w:r>
      <w:r w:rsidDel="00000000" w:rsidR="00000000" w:rsidRPr="00000000">
        <w:rPr>
          <w:rtl w:val="0"/>
        </w:rPr>
      </w:r>
    </w:p>
    <w:p w:rsidR="00000000" w:rsidDel="00000000" w:rsidP="00000000" w:rsidRDefault="00000000" w:rsidRPr="00000000" ns1:paraId="000009A3">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&lt;iostream&gt;</w:t>
      </w:r>
      <w:r w:rsidDel="00000000" w:rsidR="00000000" w:rsidRPr="00000000">
        <w:rPr>
          <w:rtl w:val="0"/>
        </w:rPr>
      </w:r>
    </w:p>
    <w:p w:rsidR="00000000" w:rsidDel="00000000" w:rsidP="00000000" w:rsidRDefault="00000000" w:rsidRPr="00000000" ns1:paraId="000009A4">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&lt;fstream&gt;</w:t>
      </w:r>
      <w:r w:rsidDel="00000000" w:rsidR="00000000" w:rsidRPr="00000000">
        <w:rPr>
          <w:rtl w:val="0"/>
        </w:rPr>
      </w:r>
    </w:p>
    <w:p w:rsidR="00000000" w:rsidDel="00000000" w:rsidP="00000000" w:rsidRDefault="00000000" w:rsidRPr="00000000" ns1:paraId="000009A5">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&lt;filesystem&gt;</w:t>
      </w:r>
      <w:r w:rsidDel="00000000" w:rsidR="00000000" w:rsidRPr="00000000">
        <w:rPr>
          <w:rtl w:val="0"/>
        </w:rPr>
      </w:r>
    </w:p>
    <w:p w:rsidR="00000000" w:rsidDel="00000000" w:rsidP="00000000" w:rsidRDefault="00000000" w:rsidRPr="00000000" ns1:paraId="000009A6">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&lt;string&gt;</w:t>
      </w:r>
      <w:r w:rsidDel="00000000" w:rsidR="00000000" w:rsidRPr="00000000">
        <w:rPr>
          <w:rtl w:val="0"/>
        </w:rPr>
      </w:r>
    </w:p>
    <w:p w:rsidR="00000000" w:rsidDel="00000000" w:rsidP="00000000" w:rsidRDefault="00000000" w:rsidRPr="00000000" ns1:paraId="000009A7">
      <w:pPr>
        <w:spacing w:after="0" w:before="0" w:lineRule="auto"/>
        <w:ind w:left="720" w:firstLine="0"/>
        <w:rPr/>
      </w:pPr>
      <w:r w:rsidDel="00000000" w:rsidR="00000000" w:rsidRPr="00000000">
        <w:rPr>
          <w:rtl w:val="0"/>
        </w:rPr>
      </w:r>
    </w:p>
    <w:p w:rsidR="00000000" w:rsidDel="00000000" w:rsidP="00000000" w:rsidRDefault="00000000" w:rsidRPr="00000000" ns1:paraId="000009A8">
      <w:pPr>
        <w:spacing w:after="0" w:before="0" w:lineRule="auto"/>
        <w:ind w:left="720" w:firstLine="0"/>
        <w:rPr/>
      </w:pPr>
      <w:r w:rsidDel="00000000" w:rsidR="00000000" w:rsidRPr="00000000">
        <w:rPr>
          <w:rFonts w:ascii="Courier New" w:cs="Courier New" w:eastAsia="Courier New" w:hAnsi="Courier New"/>
          <w:sz w:val="18"/>
          <w:szCs w:val="18"/>
          <w:rtl w:val="0"/>
        </w:rPr>
        <w:t xml:space="preserve">using namespace lbcrypto;</w:t>
      </w:r>
      <w:r w:rsidDel="00000000" w:rsidR="00000000" w:rsidRPr="00000000">
        <w:rPr>
          <w:rtl w:val="0"/>
        </w:rPr>
      </w:r>
    </w:p>
    <w:p w:rsidR="00000000" w:rsidDel="00000000" w:rsidP="00000000" w:rsidRDefault="00000000" w:rsidRPr="00000000" ns1:paraId="000009A9">
      <w:pPr>
        <w:spacing w:after="0" w:before="0" w:lineRule="auto"/>
        <w:ind w:left="720" w:firstLine="0"/>
        <w:rPr/>
      </w:pPr>
      <w:r w:rsidDel="00000000" w:rsidR="00000000" w:rsidRPr="00000000">
        <w:rPr>
          <w:rFonts w:ascii="Courier New" w:cs="Courier New" w:eastAsia="Courier New" w:hAnsi="Courier New"/>
          <w:sz w:val="18"/>
          <w:szCs w:val="18"/>
          <w:rtl w:val="0"/>
        </w:rPr>
        <w:t xml:space="preserve">namespace fs = std::filesystem;</w:t>
      </w:r>
      <w:r w:rsidDel="00000000" w:rsidR="00000000" w:rsidRPr="00000000">
        <w:rPr>
          <w:rtl w:val="0"/>
        </w:rPr>
      </w:r>
    </w:p>
    <w:p w:rsidR="00000000" w:rsidDel="00000000" w:rsidP="00000000" w:rsidRDefault="00000000" w:rsidRPr="00000000" ns1:paraId="000009AA">
      <w:pPr>
        <w:spacing w:after="0" w:before="0" w:lineRule="auto"/>
        <w:ind w:left="720" w:firstLine="0"/>
        <w:rPr/>
      </w:pPr>
      <w:r w:rsidDel="00000000" w:rsidR="00000000" w:rsidRPr="00000000">
        <w:rPr>
          <w:rtl w:val="0"/>
        </w:rPr>
      </w:r>
    </w:p>
    <w:p w:rsidR="00000000" w:rsidDel="00000000" w:rsidP="00000000" w:rsidRDefault="00000000" w:rsidRPr="00000000" ns1:paraId="000009AB">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int main(int argc, char* argv[]) {</w:t>
      </w:r>
      <w:r w:rsidDel="00000000" w:rsidR="00000000" w:rsidRPr="00000000">
        <w:rPr>
          <w:rtl w:val="0"/>
        </w:rPr>
      </w:r>
    </w:p>
    <w:p w:rsidR="00000000" w:rsidDel="00000000" w:rsidP="00000000" w:rsidRDefault="00000000" w:rsidRPr="00000000" ns1:paraId="000009A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(argc &lt; 7) {</w:t>
      </w:r>
      <w:r w:rsidDel="00000000" w:rsidR="00000000" w:rsidRPr="00000000">
        <w:rPr>
          <w:rtl w:val="0"/>
        </w:rPr>
      </w:r>
    </w:p>
    <w:p w:rsidR="00000000" w:rsidDel="00000000" w:rsidP="00000000" w:rsidRDefault="00000000" w:rsidRPr="00000000" ns1:paraId="000009A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"Usage: voter_keygen &lt;voter_id&gt; &lt;isFirst&gt; &lt;in_joint_pk&gt; &lt;out_sk&gt; &lt;out_pk&gt; &lt;params_file&gt;\n";</w:t>
      </w:r>
      <w:r w:rsidDel="00000000" w:rsidR="00000000" w:rsidRPr="00000000">
        <w:rPr>
          <w:rtl w:val="0"/>
        </w:rPr>
      </w:r>
    </w:p>
    <w:p w:rsidR="00000000" w:rsidDel="00000000" w:rsidP="00000000" w:rsidRDefault="00000000" w:rsidRPr="00000000" ns1:paraId="000009A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1;</w:t>
      </w:r>
      <w:r w:rsidDel="00000000" w:rsidR="00000000" w:rsidRPr="00000000">
        <w:rPr>
          <w:rtl w:val="0"/>
        </w:rPr>
      </w:r>
    </w:p>
    <w:p w:rsidR="00000000" w:rsidDel="00000000" w:rsidP="00000000" w:rsidRDefault="00000000" w:rsidRPr="00000000" ns1:paraId="000009A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9B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std::string voterId(argv[1]);</w:t>
      </w:r>
      <w:r w:rsidDel="00000000" w:rsidR="00000000" w:rsidRPr="00000000">
        <w:rPr>
          <w:rtl w:val="0"/>
        </w:rPr>
      </w:r>
    </w:p>
    <w:p w:rsidR="00000000" w:rsidDel="00000000" w:rsidP="00000000" w:rsidRDefault="00000000" w:rsidRPr="00000000" ns1:paraId="000009B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int isFirst = std::stoi(argv[2]);</w:t>
      </w:r>
      <w:r w:rsidDel="00000000" w:rsidR="00000000" w:rsidRPr="00000000">
        <w:rPr>
          <w:rtl w:val="0"/>
        </w:rPr>
      </w:r>
    </w:p>
    <w:p w:rsidR="00000000" w:rsidDel="00000000" w:rsidP="00000000" w:rsidRDefault="00000000" w:rsidRPr="00000000" ns1:paraId="000009B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std::string inJointPk(argv[3]);</w:t>
      </w:r>
      <w:r w:rsidDel="00000000" w:rsidR="00000000" w:rsidRPr="00000000">
        <w:rPr>
          <w:rtl w:val="0"/>
        </w:rPr>
      </w:r>
    </w:p>
    <w:p w:rsidR="00000000" w:rsidDel="00000000" w:rsidP="00000000" w:rsidRDefault="00000000" w:rsidRPr="00000000" ns1:paraId="000009B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std::string outSk(argv[4]);</w:t>
      </w:r>
      <w:r w:rsidDel="00000000" w:rsidR="00000000" w:rsidRPr="00000000">
        <w:rPr>
          <w:rtl w:val="0"/>
        </w:rPr>
      </w:r>
    </w:p>
    <w:p w:rsidR="00000000" w:rsidDel="00000000" w:rsidP="00000000" w:rsidRDefault="00000000" w:rsidRPr="00000000" ns1:paraId="000009B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std::string outPk(argv[5]);</w:t>
      </w:r>
      <w:r w:rsidDel="00000000" w:rsidR="00000000" w:rsidRPr="00000000">
        <w:rPr>
          <w:rtl w:val="0"/>
        </w:rPr>
      </w:r>
    </w:p>
    <w:p w:rsidR="00000000" w:rsidDel="00000000" w:rsidP="00000000" w:rsidRDefault="00000000" w:rsidRPr="00000000" ns1:paraId="000009B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std::string paramsFile(argv[6]);</w:t>
      </w:r>
      <w:r w:rsidDel="00000000" w:rsidR="00000000" w:rsidRPr="00000000">
        <w:rPr>
          <w:rtl w:val="0"/>
        </w:rPr>
      </w:r>
    </w:p>
    <w:p w:rsidR="00000000" w:rsidDel="00000000" w:rsidP="00000000" w:rsidRDefault="00000000" w:rsidRPr="00000000" ns1:paraId="000009B6">
      <w:pPr>
        <w:spacing w:after="0" w:before="0" w:lineRule="auto"/>
        <w:ind w:left="720" w:firstLine="0"/>
        <w:rPr/>
      </w:pPr>
      <w:r w:rsidDel="00000000" w:rsidR="00000000" w:rsidRPr="00000000">
        <w:rPr>
          <w:rtl w:val="0"/>
        </w:rPr>
      </w:r>
    </w:p>
    <w:p w:rsidR="00000000" w:rsidDel="00000000" w:rsidP="00000000" w:rsidRDefault="00000000" w:rsidRPr="00000000" ns1:paraId="000009B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std::cout &lt;&lt; "\n[voter_keygen] Voter: " &lt;&lt; voterId &lt;&lt; "\n";</w:t>
      </w:r>
      <w:r w:rsidDel="00000000" w:rsidR="00000000" w:rsidRPr="00000000">
        <w:rPr>
          <w:rtl w:val="0"/>
        </w:rPr>
      </w:r>
    </w:p>
    <w:p w:rsidR="00000000" w:rsidDel="00000000" w:rsidP="00000000" w:rsidRDefault="00000000" w:rsidRPr="00000000" ns1:paraId="000009B8">
      <w:pPr>
        <w:spacing w:after="0" w:before="0" w:lineRule="auto"/>
        <w:ind w:left="720" w:firstLine="0"/>
        <w:rPr/>
      </w:pPr>
      <w:r w:rsidDel="00000000" w:rsidR="00000000" w:rsidRPr="00000000">
        <w:rPr>
          <w:rtl w:val="0"/>
        </w:rPr>
      </w:r>
    </w:p>
    <w:p w:rsidR="00000000" w:rsidDel="00000000" w:rsidP="00000000" w:rsidRDefault="00000000" w:rsidRPr="00000000" ns1:paraId="000009B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CryptoContext&lt;DCRTPoly&gt; cc;</w:t>
      </w:r>
      <w:r w:rsidDel="00000000" w:rsidR="00000000" w:rsidRPr="00000000">
        <w:rPr>
          <w:rtl w:val="0"/>
        </w:rPr>
      </w:r>
    </w:p>
    <w:p w:rsidR="00000000" w:rsidDel="00000000" w:rsidP="00000000" w:rsidRDefault="00000000" w:rsidRPr="00000000" ns1:paraId="000009B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(!Serial::DeserializeFromFile(paramsFile, cc, SerType::BINARY)) {</w:t>
      </w:r>
      <w:r w:rsidDel="00000000" w:rsidR="00000000" w:rsidRPr="00000000">
        <w:rPr>
          <w:rtl w:val="0"/>
        </w:rPr>
      </w:r>
    </w:p>
    <w:p w:rsidR="00000000" w:rsidDel="00000000" w:rsidP="00000000" w:rsidRDefault="00000000" w:rsidRPr="00000000" ns1:paraId="000009B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"[voter_keygen] ERROR: Cannot load " &lt;&lt; paramsFile &lt;&lt; "\n";</w:t>
      </w:r>
      <w:r w:rsidDel="00000000" w:rsidR="00000000" w:rsidRPr="00000000">
        <w:rPr>
          <w:rtl w:val="0"/>
        </w:rPr>
      </w:r>
    </w:p>
    <w:p w:rsidR="00000000" w:rsidDel="00000000" w:rsidP="00000000" w:rsidRDefault="00000000" w:rsidRPr="00000000" ns1:paraId="000009B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1;</w:t>
      </w:r>
      <w:r w:rsidDel="00000000" w:rsidR="00000000" w:rsidRPr="00000000">
        <w:rPr>
          <w:rtl w:val="0"/>
        </w:rPr>
      </w:r>
    </w:p>
    <w:p w:rsidR="00000000" w:rsidDel="00000000" w:rsidP="00000000" w:rsidRDefault="00000000" w:rsidRPr="00000000" ns1:paraId="000009B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9B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cc-&gt;Enable(PKE);</w:t>
      </w:r>
      <w:r w:rsidDel="00000000" w:rsidR="00000000" w:rsidRPr="00000000">
        <w:rPr>
          <w:rtl w:val="0"/>
        </w:rPr>
      </w:r>
    </w:p>
    <w:p w:rsidR="00000000" w:rsidDel="00000000" w:rsidP="00000000" w:rsidRDefault="00000000" w:rsidRPr="00000000" ns1:paraId="000009B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cc-&gt;Enable(LEVELEDSHE);</w:t>
      </w:r>
      <w:r w:rsidDel="00000000" w:rsidR="00000000" w:rsidRPr="00000000">
        <w:rPr>
          <w:rtl w:val="0"/>
        </w:rPr>
      </w:r>
    </w:p>
    <w:p w:rsidR="00000000" w:rsidDel="00000000" w:rsidP="00000000" w:rsidRDefault="00000000" w:rsidRPr="00000000" ns1:paraId="000009C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cc-&gt;Enable(MULTIPARTY);</w:t>
      </w:r>
      <w:r w:rsidDel="00000000" w:rsidR="00000000" w:rsidRPr="00000000">
        <w:rPr>
          <w:rtl w:val="0"/>
        </w:rPr>
      </w:r>
    </w:p>
    <w:p w:rsidR="00000000" w:rsidDel="00000000" w:rsidP="00000000" w:rsidRDefault="00000000" w:rsidRPr="00000000" ns1:paraId="000009C1">
      <w:pPr>
        <w:spacing w:after="0" w:before="0" w:lineRule="auto"/>
        <w:ind w:left="720" w:firstLine="0"/>
        <w:rPr/>
      </w:pPr>
      <w:r w:rsidDel="00000000" w:rsidR="00000000" w:rsidRPr="00000000">
        <w:rPr>
          <w:rtl w:val="0"/>
        </w:rPr>
      </w:r>
    </w:p>
    <w:p w:rsidR="00000000" w:rsidDel="00000000" w:rsidP="00000000" w:rsidRDefault="00000000" w:rsidRPr="00000000" ns1:paraId="000009C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fs::create_directories(fs::path(outSk).parent_path());</w:t>
      </w:r>
      <w:r w:rsidDel="00000000" w:rsidR="00000000" w:rsidRPr="00000000">
        <w:rPr>
          <w:rtl w:val="0"/>
        </w:rPr>
      </w:r>
    </w:p>
    <w:p w:rsidR="00000000" w:rsidDel="00000000" w:rsidP="00000000" w:rsidRDefault="00000000" w:rsidRPr="00000000" ns1:paraId="000009C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fs::create_directories(fs::path(outPk).parent_path());</w:t>
      </w:r>
      <w:r w:rsidDel="00000000" w:rsidR="00000000" w:rsidRPr="00000000">
        <w:rPr>
          <w:rtl w:val="0"/>
        </w:rPr>
      </w:r>
    </w:p>
    <w:p w:rsidR="00000000" w:rsidDel="00000000" w:rsidP="00000000" w:rsidRDefault="00000000" w:rsidRPr="00000000" ns1:paraId="000009C4">
      <w:pPr>
        <w:spacing w:after="0" w:before="0" w:lineRule="auto"/>
        <w:ind w:left="720" w:firstLine="0"/>
        <w:rPr/>
      </w:pPr>
      <w:r w:rsidDel="00000000" w:rsidR="00000000" w:rsidRPr="00000000">
        <w:rPr>
          <w:rtl w:val="0"/>
        </w:rPr>
      </w:r>
    </w:p>
    <w:p w:rsidR="00000000" w:rsidDel="00000000" w:rsidP="00000000" w:rsidRDefault="00000000" w:rsidRPr="00000000" ns1:paraId="000009C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KeyPair&lt;DCRTPoly&gt; kp;</w:t>
      </w:r>
      <w:r w:rsidDel="00000000" w:rsidR="00000000" w:rsidRPr="00000000">
        <w:rPr>
          <w:rtl w:val="0"/>
        </w:rPr>
      </w:r>
    </w:p>
    <w:p w:rsidR="00000000" w:rsidDel="00000000" w:rsidP="00000000" w:rsidRDefault="00000000" w:rsidRPr="00000000" ns1:paraId="000009C6">
      <w:pPr>
        <w:spacing w:after="0" w:before="0" w:lineRule="auto"/>
        <w:ind w:left="720" w:firstLine="0"/>
        <w:rPr/>
      </w:pPr>
      <w:r w:rsidDel="00000000" w:rsidR="00000000" w:rsidRPr="00000000">
        <w:rPr>
          <w:rtl w:val="0"/>
        </w:rPr>
      </w:r>
    </w:p>
    <w:p w:rsidR="00000000" w:rsidDel="00000000" w:rsidP="00000000" w:rsidRDefault="00000000" w:rsidRPr="00000000" ns1:paraId="000009C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(isFirst == 1) {</w:t>
      </w:r>
      <w:r w:rsidDel="00000000" w:rsidR="00000000" w:rsidRPr="00000000">
        <w:rPr>
          <w:rtl w:val="0"/>
        </w:rPr>
      </w:r>
    </w:p>
    <w:p w:rsidR="00000000" w:rsidDel="00000000" w:rsidP="00000000" w:rsidRDefault="00000000" w:rsidRPr="00000000" ns1:paraId="000009C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std::cout &lt;&lt; "[voter_keygen] First voter — using KeyGen()\n";</w:t>
      </w:r>
      <w:r w:rsidDel="00000000" w:rsidR="00000000" w:rsidRPr="00000000">
        <w:rPr>
          <w:rtl w:val="0"/>
        </w:rPr>
      </w:r>
    </w:p>
    <w:p w:rsidR="00000000" w:rsidDel="00000000" w:rsidP="00000000" w:rsidRDefault="00000000" w:rsidRPr="00000000" ns1:paraId="000009C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kp = cc-&gt;KeyGen();</w:t>
      </w:r>
      <w:r w:rsidDel="00000000" w:rsidR="00000000" w:rsidRPr="00000000">
        <w:rPr>
          <w:rtl w:val="0"/>
        </w:rPr>
      </w:r>
    </w:p>
    <w:p w:rsidR="00000000" w:rsidDel="00000000" w:rsidP="00000000" w:rsidRDefault="00000000" w:rsidRPr="00000000" ns1:paraId="000009C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else {</w:t>
      </w:r>
      <w:r w:rsidDel="00000000" w:rsidR="00000000" w:rsidRPr="00000000">
        <w:rPr>
          <w:rtl w:val="0"/>
        </w:rPr>
      </w:r>
    </w:p>
    <w:p w:rsidR="00000000" w:rsidDel="00000000" w:rsidP="00000000" w:rsidRDefault="00000000" w:rsidRPr="00000000" ns1:paraId="000009C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std::cout &lt;&lt; "[voter_keygen] Subsequent voter — using MultipartyKeyGen(joint_pk)\n";</w:t>
      </w:r>
      <w:r w:rsidDel="00000000" w:rsidR="00000000" w:rsidRPr="00000000">
        <w:rPr>
          <w:rtl w:val="0"/>
        </w:rPr>
      </w:r>
    </w:p>
    <w:p w:rsidR="00000000" w:rsidDel="00000000" w:rsidP="00000000" w:rsidRDefault="00000000" w:rsidRPr="00000000" ns1:paraId="000009C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PublicKey&lt;DCRTPoly&gt; jointPk;</w:t>
      </w:r>
      <w:r w:rsidDel="00000000" w:rsidR="00000000" w:rsidRPr="00000000">
        <w:rPr>
          <w:rtl w:val="0"/>
        </w:rPr>
      </w:r>
    </w:p>
    <w:p w:rsidR="00000000" w:rsidDel="00000000" w:rsidP="00000000" w:rsidRDefault="00000000" w:rsidRPr="00000000" ns1:paraId="000009C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(!Serial::DeserializeFromFile(inJointPk, jointPk, SerType::BINARY)) {</w:t>
      </w:r>
      <w:r w:rsidDel="00000000" w:rsidR="00000000" w:rsidRPr="00000000">
        <w:rPr>
          <w:rtl w:val="0"/>
        </w:rPr>
      </w:r>
    </w:p>
    <w:p w:rsidR="00000000" w:rsidDel="00000000" w:rsidP="00000000" w:rsidRDefault="00000000" w:rsidRPr="00000000" ns1:paraId="000009C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"[voter_keygen] ERROR: Cannot load " &lt;&lt; inJointPk &lt;&lt; "\n";</w:t>
      </w:r>
      <w:r w:rsidDel="00000000" w:rsidR="00000000" w:rsidRPr="00000000">
        <w:rPr>
          <w:rtl w:val="0"/>
        </w:rPr>
      </w:r>
    </w:p>
    <w:p w:rsidR="00000000" w:rsidDel="00000000" w:rsidP="00000000" w:rsidRDefault="00000000" w:rsidRPr="00000000" ns1:paraId="000009C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1;</w:t>
      </w:r>
      <w:r w:rsidDel="00000000" w:rsidR="00000000" w:rsidRPr="00000000">
        <w:rPr>
          <w:rtl w:val="0"/>
        </w:rPr>
      </w:r>
    </w:p>
    <w:p w:rsidR="00000000" w:rsidDel="00000000" w:rsidP="00000000" w:rsidRDefault="00000000" w:rsidRPr="00000000" ns1:paraId="000009D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9D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kp = cc-&gt;MultipartyKeyGen(jointPk);</w:t>
      </w:r>
      <w:r w:rsidDel="00000000" w:rsidR="00000000" w:rsidRPr="00000000">
        <w:rPr>
          <w:rtl w:val="0"/>
        </w:rPr>
      </w:r>
    </w:p>
    <w:p w:rsidR="00000000" w:rsidDel="00000000" w:rsidP="00000000" w:rsidRDefault="00000000" w:rsidRPr="00000000" ns1:paraId="000009D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9D3">
      <w:pPr>
        <w:spacing w:after="0" w:before="0" w:lineRule="auto"/>
        <w:ind w:left="720" w:firstLine="0"/>
        <w:rPr/>
      </w:pPr>
      <w:r w:rsidDel="00000000" w:rsidR="00000000" w:rsidRPr="00000000">
        <w:rPr>
          <w:rtl w:val="0"/>
        </w:rPr>
      </w:r>
    </w:p>
    <w:p w:rsidR="00000000" w:rsidDel="00000000" w:rsidP="00000000" w:rsidRDefault="00000000" w:rsidRPr="00000000" ns1:paraId="000009D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(!kp.good()) {</w:t>
      </w:r>
      <w:r w:rsidDel="00000000" w:rsidR="00000000" w:rsidRPr="00000000">
        <w:rPr>
          <w:rtl w:val="0"/>
        </w:rPr>
      </w:r>
    </w:p>
    <w:p w:rsidR="00000000" w:rsidDel="00000000" w:rsidP="00000000" w:rsidRDefault="00000000" w:rsidRPr="00000000" ns1:paraId="000009D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"[voter_keygen] ERROR: Key generation failed.\n";</w:t>
      </w:r>
      <w:r w:rsidDel="00000000" w:rsidR="00000000" w:rsidRPr="00000000">
        <w:rPr>
          <w:rtl w:val="0"/>
        </w:rPr>
      </w:r>
    </w:p>
    <w:p w:rsidR="00000000" w:rsidDel="00000000" w:rsidP="00000000" w:rsidRDefault="00000000" w:rsidRPr="00000000" ns1:paraId="000009D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1;</w:t>
      </w:r>
      <w:r w:rsidDel="00000000" w:rsidR="00000000" w:rsidRPr="00000000">
        <w:rPr>
          <w:rtl w:val="0"/>
        </w:rPr>
      </w:r>
    </w:p>
    <w:p w:rsidR="00000000" w:rsidDel="00000000" w:rsidP="00000000" w:rsidRDefault="00000000" w:rsidRPr="00000000" ns1:paraId="000009D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9D8">
      <w:pPr>
        <w:spacing w:after="0" w:before="0" w:lineRule="auto"/>
        <w:ind w:left="720" w:firstLine="0"/>
        <w:rPr/>
      </w:pPr>
      <w:r w:rsidDel="00000000" w:rsidR="00000000" w:rsidRPr="00000000">
        <w:rPr>
          <w:rtl w:val="0"/>
        </w:rPr>
      </w:r>
    </w:p>
    <w:p w:rsidR="00000000" w:rsidDel="00000000" w:rsidP="00000000" w:rsidRDefault="00000000" w:rsidRPr="00000000" ns1:paraId="000009D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(!Serial::SerializeToFile(outPk, kp.publicKey, SerType::BINARY)) {</w:t>
      </w:r>
      <w:r w:rsidDel="00000000" w:rsidR="00000000" w:rsidRPr="00000000">
        <w:rPr>
          <w:rtl w:val="0"/>
        </w:rPr>
      </w:r>
    </w:p>
    <w:p w:rsidR="00000000" w:rsidDel="00000000" w:rsidP="00000000" w:rsidRDefault="00000000" w:rsidRPr="00000000" ns1:paraId="000009D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"[voter_keygen] ERROR: Cannot write " &lt;&lt; outPk &lt;&lt; "\n";</w:t>
      </w:r>
      <w:r w:rsidDel="00000000" w:rsidR="00000000" w:rsidRPr="00000000">
        <w:rPr>
          <w:rtl w:val="0"/>
        </w:rPr>
      </w:r>
    </w:p>
    <w:p w:rsidR="00000000" w:rsidDel="00000000" w:rsidP="00000000" w:rsidRDefault="00000000" w:rsidRPr="00000000" ns1:paraId="000009D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1;</w:t>
      </w:r>
      <w:r w:rsidDel="00000000" w:rsidR="00000000" w:rsidRPr="00000000">
        <w:rPr>
          <w:rtl w:val="0"/>
        </w:rPr>
      </w:r>
    </w:p>
    <w:p w:rsidR="00000000" w:rsidDel="00000000" w:rsidP="00000000" w:rsidRDefault="00000000" w:rsidRPr="00000000" ns1:paraId="000009D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9D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(!Serial::SerializeToFile(outSk, kp.secretKey, SerType::BINARY)) {</w:t>
      </w:r>
      <w:r w:rsidDel="00000000" w:rsidR="00000000" w:rsidRPr="00000000">
        <w:rPr>
          <w:rtl w:val="0"/>
        </w:rPr>
      </w:r>
    </w:p>
    <w:p w:rsidR="00000000" w:rsidDel="00000000" w:rsidP="00000000" w:rsidRDefault="00000000" w:rsidRPr="00000000" ns1:paraId="000009D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"[voter_keygen] ERROR: Cannot write " &lt;&lt; outSk &lt;&lt; "\n";</w:t>
      </w:r>
      <w:r w:rsidDel="00000000" w:rsidR="00000000" w:rsidRPr="00000000">
        <w:rPr>
          <w:rtl w:val="0"/>
        </w:rPr>
      </w:r>
    </w:p>
    <w:p w:rsidR="00000000" w:rsidDel="00000000" w:rsidP="00000000" w:rsidRDefault="00000000" w:rsidRPr="00000000" ns1:paraId="000009D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1;</w:t>
      </w:r>
      <w:r w:rsidDel="00000000" w:rsidR="00000000" w:rsidRPr="00000000">
        <w:rPr>
          <w:rtl w:val="0"/>
        </w:rPr>
      </w:r>
    </w:p>
    <w:p w:rsidR="00000000" w:rsidDel="00000000" w:rsidP="00000000" w:rsidRDefault="00000000" w:rsidRPr="00000000" ns1:paraId="000009E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9E1">
      <w:pPr>
        <w:spacing w:after="0" w:before="0" w:lineRule="auto"/>
        <w:ind w:left="720" w:firstLine="0"/>
        <w:rPr/>
      </w:pPr>
      <w:r w:rsidDel="00000000" w:rsidR="00000000" w:rsidRPr="00000000">
        <w:rPr>
          <w:rtl w:val="0"/>
        </w:rPr>
      </w:r>
    </w:p>
    <w:p w:rsidR="00000000" w:rsidDel="00000000" w:rsidP="00000000" w:rsidRDefault="00000000" w:rsidRPr="00000000" ns1:paraId="000009E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std::cout &lt;&lt; "[voter_keygen] Saved SK -&gt; " &lt;&lt; outSk &lt;&lt; "\n";</w:t>
      </w:r>
      <w:r w:rsidDel="00000000" w:rsidR="00000000" w:rsidRPr="00000000">
        <w:rPr>
          <w:rtl w:val="0"/>
        </w:rPr>
      </w:r>
    </w:p>
    <w:p w:rsidR="00000000" w:rsidDel="00000000" w:rsidP="00000000" w:rsidRDefault="00000000" w:rsidRPr="00000000" ns1:paraId="000009E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std::cout &lt;&lt; "[voter_keygen] Saved PK -&gt; " &lt;&lt; outPk &lt;&lt; "\n";</w:t>
      </w:r>
      <w:r w:rsidDel="00000000" w:rsidR="00000000" w:rsidRPr="00000000">
        <w:rPr>
          <w:rtl w:val="0"/>
        </w:rPr>
      </w:r>
    </w:p>
    <w:p w:rsidR="00000000" w:rsidDel="00000000" w:rsidP="00000000" w:rsidRDefault="00000000" w:rsidRPr="00000000" ns1:paraId="000009E4">
      <w:pPr>
        <w:spacing w:after="0" w:before="0" w:lineRule="auto"/>
        <w:ind w:left="720" w:firstLine="0"/>
        <w:rPr/>
      </w:pPr>
      <w:r w:rsidDel="00000000" w:rsidR="00000000" w:rsidRPr="00000000">
        <w:rPr>
          <w:rFonts w:ascii="Arial Unicode MS" w:cs="Arial Unicode MS" w:eastAsia="Arial Unicode MS" w:hAnsi="Arial Unicode MS"/>
          <w:sz w:val="18"/>
          <w:szCs w:val="18"/>
          <w:rtl w:val="0"/>
        </w:rPr>
        <w:t xml:space="preserve">    std::cout &lt;&lt; "[voter_keygen] ✓ Done.\n\n";</w:t>
      </w:r>
      <w:r w:rsidDel="00000000" w:rsidR="00000000" w:rsidRPr="00000000">
        <w:rPr>
          <w:rtl w:val="0"/>
        </w:rPr>
      </w:r>
    </w:p>
    <w:p w:rsidR="00000000" w:rsidDel="00000000" w:rsidP="00000000" w:rsidRDefault="00000000" w:rsidRPr="00000000" ns1:paraId="000009E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0;</w:t>
      </w:r>
      <w:r w:rsidDel="00000000" w:rsidR="00000000" w:rsidRPr="00000000">
        <w:rPr>
          <w:rtl w:val="0"/>
        </w:rPr>
      </w:r>
    </w:p>
    <w:p w:rsidR="00000000" w:rsidDel="00000000" w:rsidP="00000000" w:rsidRDefault="00000000" w:rsidRPr="00000000" ns1:paraId="000009E6">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9E7">
      <w:pPr>
        <w:spacing w:after="120" w:lineRule="auto"/>
        <w:rPr/>
      </w:pPr>
      <w:r w:rsidDel="00000000" w:rsidR="00000000" w:rsidRPr="00000000">
        <w:rPr>
          <w:rtl w:val="0"/>
        </w:rPr>
      </w:r>
    </w:p>
    <w:p w:rsidR="00000000" w:rsidDel="00000000" w:rsidP="00000000" w:rsidRDefault="00000000" w:rsidRPr="00000000" ns1:paraId="000009E8">
      <w:pPr>
        <w:pStyle w:val="Heading3"/>
        <w:numPr>
          <w:ilvl w:val="1"/>
          <w:numId w:val="32"/>
        </w:numPr>
        <w:rPr/>
      </w:pPr>
      <w:r w:rsidDel="00000000" w:rsidR="00000000" w:rsidRPr="00000000">
        <w:rPr>
          <w:rtl w:val="0"/>
        </w:rPr>
        <w:t xml:space="preserve">A.3 Source code of encrypt_vote.cpp</w:t>
      </w:r>
    </w:p>
    <w:p w:rsidR="00000000" w:rsidDel="00000000" w:rsidP="00000000" w:rsidRDefault="00000000" w:rsidRPr="00000000" ns1:paraId="000009E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encrypt_vote.cpp</w:t>
      </w:r>
      <w:r w:rsidDel="00000000" w:rsidR="00000000" w:rsidRPr="00000000">
        <w:rPr>
          <w:rtl w:val="0"/>
        </w:rPr>
      </w:r>
    </w:p>
    <w:p w:rsidR="00000000" w:rsidDel="00000000" w:rsidP="00000000" w:rsidRDefault="00000000" w:rsidRPr="00000000" ns1:paraId="000009E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Usage: encrypt_vote &lt;candidateIndex&gt; &lt;in_joint_pk&gt; &lt;out_enc_vote&gt; &lt;params_file&gt;</w:t>
      </w:r>
      <w:r w:rsidDel="00000000" w:rsidR="00000000" w:rsidRPr="00000000">
        <w:rPr>
          <w:rtl w:val="0"/>
        </w:rPr>
      </w:r>
    </w:p>
    <w:p w:rsidR="00000000" w:rsidDel="00000000" w:rsidP="00000000" w:rsidRDefault="00000000" w:rsidRPr="00000000" ns1:paraId="000009EB">
      <w:pPr>
        <w:spacing w:after="0" w:before="0" w:lineRule="auto"/>
        <w:ind w:left="720" w:firstLine="0"/>
        <w:rPr/>
      </w:pPr>
      <w:r w:rsidDel="00000000" w:rsidR="00000000" w:rsidRPr="00000000">
        <w:rPr>
          <w:rtl w:val="0"/>
        </w:rPr>
      </w:r>
    </w:p>
    <w:p w:rsidR="00000000" w:rsidDel="00000000" w:rsidP="00000000" w:rsidRDefault="00000000" w:rsidRPr="00000000" ns1:paraId="000009EC">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&lt;openfhe.h&gt;</w:t>
      </w:r>
      <w:r w:rsidDel="00000000" w:rsidR="00000000" w:rsidRPr="00000000">
        <w:rPr>
          <w:rtl w:val="0"/>
        </w:rPr>
      </w:r>
    </w:p>
    <w:p w:rsidR="00000000" w:rsidDel="00000000" w:rsidP="00000000" w:rsidRDefault="00000000" w:rsidRPr="00000000" ns1:paraId="000009ED">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&lt;cryptocontext-ser.h&gt;</w:t>
      </w:r>
      <w:r w:rsidDel="00000000" w:rsidR="00000000" w:rsidRPr="00000000">
        <w:rPr>
          <w:rtl w:val="0"/>
        </w:rPr>
      </w:r>
    </w:p>
    <w:p w:rsidR="00000000" w:rsidDel="00000000" w:rsidP="00000000" w:rsidRDefault="00000000" w:rsidRPr="00000000" ns1:paraId="000009EE">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&lt;key/key-ser.h&gt;</w:t>
      </w:r>
      <w:r w:rsidDel="00000000" w:rsidR="00000000" w:rsidRPr="00000000">
        <w:rPr>
          <w:rtl w:val="0"/>
        </w:rPr>
      </w:r>
    </w:p>
    <w:p w:rsidR="00000000" w:rsidDel="00000000" w:rsidP="00000000" w:rsidRDefault="00000000" w:rsidRPr="00000000" ns1:paraId="000009EF">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&lt;ciphertext-ser.h&gt;</w:t>
      </w:r>
      <w:r w:rsidDel="00000000" w:rsidR="00000000" w:rsidRPr="00000000">
        <w:rPr>
          <w:rtl w:val="0"/>
        </w:rPr>
      </w:r>
    </w:p>
    <w:p w:rsidR="00000000" w:rsidDel="00000000" w:rsidP="00000000" w:rsidRDefault="00000000" w:rsidRPr="00000000" ns1:paraId="000009F0">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&lt;iostream&gt;</w:t>
      </w:r>
      <w:r w:rsidDel="00000000" w:rsidR="00000000" w:rsidRPr="00000000">
        <w:rPr>
          <w:rtl w:val="0"/>
        </w:rPr>
      </w:r>
    </w:p>
    <w:p w:rsidR="00000000" w:rsidDel="00000000" w:rsidP="00000000" w:rsidRDefault="00000000" w:rsidRPr="00000000" ns1:paraId="000009F1">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&lt;filesystem&gt;</w:t>
      </w:r>
      <w:r w:rsidDel="00000000" w:rsidR="00000000" w:rsidRPr="00000000">
        <w:rPr>
          <w:rtl w:val="0"/>
        </w:rPr>
      </w:r>
    </w:p>
    <w:p w:rsidR="00000000" w:rsidDel="00000000" w:rsidP="00000000" w:rsidRDefault="00000000" w:rsidRPr="00000000" ns1:paraId="000009F2">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&lt;string&gt;</w:t>
      </w:r>
      <w:r w:rsidDel="00000000" w:rsidR="00000000" w:rsidRPr="00000000">
        <w:rPr>
          <w:rtl w:val="0"/>
        </w:rPr>
      </w:r>
    </w:p>
    <w:p w:rsidR="00000000" w:rsidDel="00000000" w:rsidP="00000000" w:rsidRDefault="00000000" w:rsidRPr="00000000" ns1:paraId="000009F3">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&lt;vector&gt;</w:t>
      </w:r>
      <w:r w:rsidDel="00000000" w:rsidR="00000000" w:rsidRPr="00000000">
        <w:rPr>
          <w:rtl w:val="0"/>
        </w:rPr>
      </w:r>
    </w:p>
    <w:p w:rsidR="00000000" w:rsidDel="00000000" w:rsidP="00000000" w:rsidRDefault="00000000" w:rsidRPr="00000000" ns1:paraId="000009F4">
      <w:pPr>
        <w:spacing w:after="0" w:before="0" w:lineRule="auto"/>
        <w:ind w:left="720" w:firstLine="0"/>
        <w:rPr/>
      </w:pPr>
      <w:r w:rsidDel="00000000" w:rsidR="00000000" w:rsidRPr="00000000">
        <w:rPr>
          <w:rtl w:val="0"/>
        </w:rPr>
      </w:r>
    </w:p>
    <w:p w:rsidR="00000000" w:rsidDel="00000000" w:rsidP="00000000" w:rsidRDefault="00000000" w:rsidRPr="00000000" ns1:paraId="000009F5">
      <w:pPr>
        <w:spacing w:after="0" w:before="0" w:lineRule="auto"/>
        <w:ind w:left="720" w:firstLine="0"/>
        <w:rPr/>
      </w:pPr>
      <w:r w:rsidDel="00000000" w:rsidR="00000000" w:rsidRPr="00000000">
        <w:rPr>
          <w:rFonts w:ascii="Courier New" w:cs="Courier New" w:eastAsia="Courier New" w:hAnsi="Courier New"/>
          <w:sz w:val="18"/>
          <w:szCs w:val="18"/>
          <w:rtl w:val="0"/>
        </w:rPr>
        <w:t xml:space="preserve">using namespace lbcrypto;</w:t>
      </w:r>
      <w:r w:rsidDel="00000000" w:rsidR="00000000" w:rsidRPr="00000000">
        <w:rPr>
          <w:rtl w:val="0"/>
        </w:rPr>
      </w:r>
    </w:p>
    <w:p w:rsidR="00000000" w:rsidDel="00000000" w:rsidP="00000000" w:rsidRDefault="00000000" w:rsidRPr="00000000" ns1:paraId="000009F6">
      <w:pPr>
        <w:spacing w:after="0" w:before="0" w:lineRule="auto"/>
        <w:ind w:left="720" w:firstLine="0"/>
        <w:rPr/>
      </w:pPr>
      <w:r w:rsidDel="00000000" w:rsidR="00000000" w:rsidRPr="00000000">
        <w:rPr>
          <w:rFonts w:ascii="Courier New" w:cs="Courier New" w:eastAsia="Courier New" w:hAnsi="Courier New"/>
          <w:sz w:val="18"/>
          <w:szCs w:val="18"/>
          <w:rtl w:val="0"/>
        </w:rPr>
        <w:t xml:space="preserve">namespace fs = std::filesystem;</w:t>
      </w:r>
      <w:r w:rsidDel="00000000" w:rsidR="00000000" w:rsidRPr="00000000">
        <w:rPr>
          <w:rtl w:val="0"/>
        </w:rPr>
      </w:r>
    </w:p>
    <w:p w:rsidR="00000000" w:rsidDel="00000000" w:rsidP="00000000" w:rsidRDefault="00000000" w:rsidRPr="00000000" ns1:paraId="000009F7">
      <w:pPr>
        <w:spacing w:after="0" w:before="0" w:lineRule="auto"/>
        <w:ind w:left="720" w:firstLine="0"/>
        <w:rPr/>
      </w:pPr>
      <w:r w:rsidDel="00000000" w:rsidR="00000000" w:rsidRPr="00000000">
        <w:rPr>
          <w:rtl w:val="0"/>
        </w:rPr>
      </w:r>
    </w:p>
    <w:p w:rsidR="00000000" w:rsidDel="00000000" w:rsidP="00000000" w:rsidRDefault="00000000" w:rsidRPr="00000000" ns1:paraId="000009F8">
      <w:pPr>
        <w:spacing w:after="0" w:before="0" w:lineRule="auto"/>
        <w:ind w:left="720" w:firstLine="0"/>
        <w:rPr/>
      </w:pPr>
      <w:r w:rsidDel="00000000" w:rsidR="00000000" w:rsidRPr="00000000">
        <w:rPr>
          <w:rFonts w:ascii="Courier New" w:cs="Courier New" w:eastAsia="Courier New" w:hAnsi="Courier New"/>
          <w:sz w:val="18"/>
          <w:szCs w:val="18"/>
          <w:rtl w:val="0"/>
        </w:rPr>
        <w:t xml:space="preserve">static const int N_CANDIDATES = 10;</w:t>
      </w:r>
      <w:r w:rsidDel="00000000" w:rsidR="00000000" w:rsidRPr="00000000">
        <w:rPr>
          <w:rtl w:val="0"/>
        </w:rPr>
      </w:r>
    </w:p>
    <w:p w:rsidR="00000000" w:rsidDel="00000000" w:rsidP="00000000" w:rsidRDefault="00000000" w:rsidRPr="00000000" ns1:paraId="000009F9">
      <w:pPr>
        <w:spacing w:after="0" w:before="0" w:lineRule="auto"/>
        <w:ind w:left="720" w:firstLine="0"/>
        <w:rPr/>
      </w:pPr>
      <w:r w:rsidDel="00000000" w:rsidR="00000000" w:rsidRPr="00000000">
        <w:rPr>
          <w:rtl w:val="0"/>
        </w:rPr>
      </w:r>
    </w:p>
    <w:p w:rsidR="00000000" w:rsidDel="00000000" w:rsidP="00000000" w:rsidRDefault="00000000" w:rsidRPr="00000000" ns1:paraId="000009FA">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int main(int argc, char* argv[]) {</w:t>
      </w:r>
      <w:r w:rsidDel="00000000" w:rsidR="00000000" w:rsidRPr="00000000">
        <w:rPr>
          <w:rtl w:val="0"/>
        </w:rPr>
      </w:r>
    </w:p>
    <w:p w:rsidR="00000000" w:rsidDel="00000000" w:rsidP="00000000" w:rsidRDefault="00000000" w:rsidRPr="00000000" ns1:paraId="000009F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(argc &lt; 5) {</w:t>
      </w:r>
      <w:r w:rsidDel="00000000" w:rsidR="00000000" w:rsidRPr="00000000">
        <w:rPr>
          <w:rtl w:val="0"/>
        </w:rPr>
      </w:r>
    </w:p>
    <w:p w:rsidR="00000000" w:rsidDel="00000000" w:rsidP="00000000" w:rsidRDefault="00000000" w:rsidRPr="00000000" ns1:paraId="000009F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"Usage: encrypt_vote &lt;candidateIndex&gt; &lt;in_joint_pk&gt; &lt;out_enc_vote&gt; &lt;params_file&gt;\n";</w:t>
      </w:r>
      <w:r w:rsidDel="00000000" w:rsidR="00000000" w:rsidRPr="00000000">
        <w:rPr>
          <w:rtl w:val="0"/>
        </w:rPr>
      </w:r>
    </w:p>
    <w:p w:rsidR="00000000" w:rsidDel="00000000" w:rsidP="00000000" w:rsidRDefault="00000000" w:rsidRPr="00000000" ns1:paraId="000009F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1;</w:t>
      </w:r>
      <w:r w:rsidDel="00000000" w:rsidR="00000000" w:rsidRPr="00000000">
        <w:rPr>
          <w:rtl w:val="0"/>
        </w:rPr>
      </w:r>
    </w:p>
    <w:p w:rsidR="00000000" w:rsidDel="00000000" w:rsidP="00000000" w:rsidRDefault="00000000" w:rsidRPr="00000000" ns1:paraId="000009F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9FF">
      <w:pPr>
        <w:spacing w:after="0" w:before="0" w:lineRule="auto"/>
        <w:ind w:left="720" w:firstLine="0"/>
        <w:rPr/>
      </w:pPr>
      <w:r w:rsidDel="00000000" w:rsidR="00000000" w:rsidRPr="00000000">
        <w:rPr>
          <w:rtl w:val="0"/>
        </w:rPr>
      </w:r>
    </w:p>
    <w:p w:rsidR="00000000" w:rsidDel="00000000" w:rsidP="00000000" w:rsidRDefault="00000000" w:rsidRPr="00000000" ns1:paraId="00000A0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int candidateIndex = std::stoi(argv[1]);</w:t>
      </w:r>
      <w:r w:rsidDel="00000000" w:rsidR="00000000" w:rsidRPr="00000000">
        <w:rPr>
          <w:rtl w:val="0"/>
        </w:rPr>
      </w:r>
    </w:p>
    <w:p w:rsidR="00000000" w:rsidDel="00000000" w:rsidP="00000000" w:rsidRDefault="00000000" w:rsidRPr="00000000" ns1:paraId="00000A0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std::string inJointPk(argv[2]);</w:t>
      </w:r>
      <w:r w:rsidDel="00000000" w:rsidR="00000000" w:rsidRPr="00000000">
        <w:rPr>
          <w:rtl w:val="0"/>
        </w:rPr>
      </w:r>
    </w:p>
    <w:p w:rsidR="00000000" w:rsidDel="00000000" w:rsidP="00000000" w:rsidRDefault="00000000" w:rsidRPr="00000000" ns1:paraId="00000A0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std::string outFile(argv[3]);</w:t>
      </w:r>
      <w:r w:rsidDel="00000000" w:rsidR="00000000" w:rsidRPr="00000000">
        <w:rPr>
          <w:rtl w:val="0"/>
        </w:rPr>
      </w:r>
    </w:p>
    <w:p w:rsidR="00000000" w:rsidDel="00000000" w:rsidP="00000000" w:rsidRDefault="00000000" w:rsidRPr="00000000" ns1:paraId="00000A0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std::string paramsFile(argv[4]);</w:t>
      </w:r>
      <w:r w:rsidDel="00000000" w:rsidR="00000000" w:rsidRPr="00000000">
        <w:rPr>
          <w:rtl w:val="0"/>
        </w:rPr>
      </w:r>
    </w:p>
    <w:p w:rsidR="00000000" w:rsidDel="00000000" w:rsidP="00000000" w:rsidRDefault="00000000" w:rsidRPr="00000000" ns1:paraId="00000A04">
      <w:pPr>
        <w:spacing w:after="0" w:before="0" w:lineRule="auto"/>
        <w:ind w:left="720" w:firstLine="0"/>
        <w:rPr/>
      </w:pPr>
      <w:r w:rsidDel="00000000" w:rsidR="00000000" w:rsidRPr="00000000">
        <w:rPr>
          <w:rtl w:val="0"/>
        </w:rPr>
      </w:r>
    </w:p>
    <w:p w:rsidR="00000000" w:rsidDel="00000000" w:rsidP="00000000" w:rsidRDefault="00000000" w:rsidRPr="00000000" ns1:paraId="00000A0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(candidateIndex &lt; 0 || candidateIndex &gt;= N_CANDIDATES) {</w:t>
      </w:r>
      <w:r w:rsidDel="00000000" w:rsidR="00000000" w:rsidRPr="00000000">
        <w:rPr>
          <w:rtl w:val="0"/>
        </w:rPr>
      </w:r>
    </w:p>
    <w:p w:rsidR="00000000" w:rsidDel="00000000" w:rsidP="00000000" w:rsidRDefault="00000000" w:rsidRPr="00000000" ns1:paraId="00000A0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"ERROR: candidateIndex must be in [0, " &lt;&lt; (N_CANDIDATES - 1) &lt;&lt; "]\n";</w:t>
      </w:r>
      <w:r w:rsidDel="00000000" w:rsidR="00000000" w:rsidRPr="00000000">
        <w:rPr>
          <w:rtl w:val="0"/>
        </w:rPr>
      </w:r>
    </w:p>
    <w:p w:rsidR="00000000" w:rsidDel="00000000" w:rsidP="00000000" w:rsidRDefault="00000000" w:rsidRPr="00000000" ns1:paraId="00000A0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1;</w:t>
      </w:r>
      <w:r w:rsidDel="00000000" w:rsidR="00000000" w:rsidRPr="00000000">
        <w:rPr>
          <w:rtl w:val="0"/>
        </w:rPr>
      </w:r>
    </w:p>
    <w:p w:rsidR="00000000" w:rsidDel="00000000" w:rsidP="00000000" w:rsidRDefault="00000000" w:rsidRPr="00000000" ns1:paraId="00000A0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A09">
      <w:pPr>
        <w:spacing w:after="0" w:before="0" w:lineRule="auto"/>
        <w:ind w:left="720" w:firstLine="0"/>
        <w:rPr/>
      </w:pPr>
      <w:r w:rsidDel="00000000" w:rsidR="00000000" w:rsidRPr="00000000">
        <w:rPr>
          <w:rtl w:val="0"/>
        </w:rPr>
      </w:r>
    </w:p>
    <w:p w:rsidR="00000000" w:rsidDel="00000000" w:rsidP="00000000" w:rsidRDefault="00000000" w:rsidRPr="00000000" ns1:paraId="00000A0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std::vector&lt;int64_t&gt; ballot(N_CANDIDATES, 0);</w:t>
      </w:r>
      <w:r w:rsidDel="00000000" w:rsidR="00000000" w:rsidRPr="00000000">
        <w:rPr>
          <w:rtl w:val="0"/>
        </w:rPr>
      </w:r>
    </w:p>
    <w:p w:rsidR="00000000" w:rsidDel="00000000" w:rsidP="00000000" w:rsidRDefault="00000000" w:rsidRPr="00000000" ns1:paraId="00000A0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ballot[candidateIndex] = 1;</w:t>
      </w:r>
      <w:r w:rsidDel="00000000" w:rsidR="00000000" w:rsidRPr="00000000">
        <w:rPr>
          <w:rtl w:val="0"/>
        </w:rPr>
      </w:r>
    </w:p>
    <w:p w:rsidR="00000000" w:rsidDel="00000000" w:rsidP="00000000" w:rsidRDefault="00000000" w:rsidRPr="00000000" ns1:paraId="00000A0C">
      <w:pPr>
        <w:spacing w:after="0" w:before="0" w:lineRule="auto"/>
        <w:ind w:left="720" w:firstLine="0"/>
        <w:rPr/>
      </w:pPr>
      <w:r w:rsidDel="00000000" w:rsidR="00000000" w:rsidRPr="00000000">
        <w:rPr>
          <w:rtl w:val="0"/>
        </w:rPr>
      </w:r>
    </w:p>
    <w:p w:rsidR="00000000" w:rsidDel="00000000" w:rsidP="00000000" w:rsidRDefault="00000000" w:rsidRPr="00000000" ns1:paraId="00000A0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CryptoContext&lt;DCRTPoly&gt; cc;</w:t>
      </w:r>
      <w:r w:rsidDel="00000000" w:rsidR="00000000" w:rsidRPr="00000000">
        <w:rPr>
          <w:rtl w:val="0"/>
        </w:rPr>
      </w:r>
    </w:p>
    <w:p w:rsidR="00000000" w:rsidDel="00000000" w:rsidP="00000000" w:rsidRDefault="00000000" w:rsidRPr="00000000" ns1:paraId="00000A0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(!Serial::DeserializeFromFile(paramsFile, cc, SerType::BINARY)) {</w:t>
      </w:r>
      <w:r w:rsidDel="00000000" w:rsidR="00000000" w:rsidRPr="00000000">
        <w:rPr>
          <w:rtl w:val="0"/>
        </w:rPr>
      </w:r>
    </w:p>
    <w:p w:rsidR="00000000" w:rsidDel="00000000" w:rsidP="00000000" w:rsidRDefault="00000000" w:rsidRPr="00000000" ns1:paraId="00000A0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"[encrypt_vote] ERROR: Cannot load " &lt;&lt; paramsFile &lt;&lt; "\n"; return 1;</w:t>
      </w:r>
      <w:r w:rsidDel="00000000" w:rsidR="00000000" w:rsidRPr="00000000">
        <w:rPr>
          <w:rtl w:val="0"/>
        </w:rPr>
      </w:r>
    </w:p>
    <w:p w:rsidR="00000000" w:rsidDel="00000000" w:rsidP="00000000" w:rsidRDefault="00000000" w:rsidRPr="00000000" ns1:paraId="00000A1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A1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cc-&gt;Enable(PKE);</w:t>
      </w:r>
      <w:r w:rsidDel="00000000" w:rsidR="00000000" w:rsidRPr="00000000">
        <w:rPr>
          <w:rtl w:val="0"/>
        </w:rPr>
      </w:r>
    </w:p>
    <w:p w:rsidR="00000000" w:rsidDel="00000000" w:rsidP="00000000" w:rsidRDefault="00000000" w:rsidRPr="00000000" ns1:paraId="00000A1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cc-&gt;Enable(LEVELEDSHE);</w:t>
      </w:r>
      <w:r w:rsidDel="00000000" w:rsidR="00000000" w:rsidRPr="00000000">
        <w:rPr>
          <w:rtl w:val="0"/>
        </w:rPr>
      </w:r>
    </w:p>
    <w:p w:rsidR="00000000" w:rsidDel="00000000" w:rsidP="00000000" w:rsidRDefault="00000000" w:rsidRPr="00000000" ns1:paraId="00000A1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cc-&gt;Enable(MULTIPARTY);</w:t>
      </w:r>
      <w:r w:rsidDel="00000000" w:rsidR="00000000" w:rsidRPr="00000000">
        <w:rPr>
          <w:rtl w:val="0"/>
        </w:rPr>
      </w:r>
    </w:p>
    <w:p w:rsidR="00000000" w:rsidDel="00000000" w:rsidP="00000000" w:rsidRDefault="00000000" w:rsidRPr="00000000" ns1:paraId="00000A14">
      <w:pPr>
        <w:spacing w:after="0" w:before="0" w:lineRule="auto"/>
        <w:ind w:left="720" w:firstLine="0"/>
        <w:rPr/>
      </w:pPr>
      <w:r w:rsidDel="00000000" w:rsidR="00000000" w:rsidRPr="00000000">
        <w:rPr>
          <w:rtl w:val="0"/>
        </w:rPr>
      </w:r>
    </w:p>
    <w:p w:rsidR="00000000" w:rsidDel="00000000" w:rsidP="00000000" w:rsidRDefault="00000000" w:rsidRPr="00000000" ns1:paraId="00000A1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PublicKey&lt;DCRTPoly&gt; jointPk;</w:t>
      </w:r>
      <w:r w:rsidDel="00000000" w:rsidR="00000000" w:rsidRPr="00000000">
        <w:rPr>
          <w:rtl w:val="0"/>
        </w:rPr>
      </w:r>
    </w:p>
    <w:p w:rsidR="00000000" w:rsidDel="00000000" w:rsidP="00000000" w:rsidRDefault="00000000" w:rsidRPr="00000000" ns1:paraId="00000A1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(!Serial::DeserializeFromFile(inJointPk, jointPk, SerType::BINARY)) {</w:t>
      </w:r>
      <w:r w:rsidDel="00000000" w:rsidR="00000000" w:rsidRPr="00000000">
        <w:rPr>
          <w:rtl w:val="0"/>
        </w:rPr>
      </w:r>
    </w:p>
    <w:p w:rsidR="00000000" w:rsidDel="00000000" w:rsidP="00000000" w:rsidRDefault="00000000" w:rsidRPr="00000000" ns1:paraId="00000A1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"[encrypt_vote] ERROR: Cannot load " &lt;&lt; inJointPk &lt;&lt; "\n";</w:t>
      </w:r>
      <w:r w:rsidDel="00000000" w:rsidR="00000000" w:rsidRPr="00000000">
        <w:rPr>
          <w:rtl w:val="0"/>
        </w:rPr>
      </w:r>
    </w:p>
    <w:p w:rsidR="00000000" w:rsidDel="00000000" w:rsidP="00000000" w:rsidRDefault="00000000" w:rsidRPr="00000000" ns1:paraId="00000A1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1;</w:t>
      </w:r>
      <w:r w:rsidDel="00000000" w:rsidR="00000000" w:rsidRPr="00000000">
        <w:rPr>
          <w:rtl w:val="0"/>
        </w:rPr>
      </w:r>
    </w:p>
    <w:p w:rsidR="00000000" w:rsidDel="00000000" w:rsidP="00000000" w:rsidRDefault="00000000" w:rsidRPr="00000000" ns1:paraId="00000A1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A1A">
      <w:pPr>
        <w:spacing w:after="0" w:before="0" w:lineRule="auto"/>
        <w:ind w:left="720" w:firstLine="0"/>
        <w:rPr/>
      </w:pPr>
      <w:r w:rsidDel="00000000" w:rsidR="00000000" w:rsidRPr="00000000">
        <w:rPr>
          <w:rtl w:val="0"/>
        </w:rPr>
      </w:r>
    </w:p>
    <w:p w:rsidR="00000000" w:rsidDel="00000000" w:rsidP="00000000" w:rsidRDefault="00000000" w:rsidRPr="00000000" ns1:paraId="00000A1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auto ciphertext = cc-&gt;Encrypt(jointPk, cc-&gt;MakePackedPlaintext(ballot));</w:t>
      </w:r>
      <w:r w:rsidDel="00000000" w:rsidR="00000000" w:rsidRPr="00000000">
        <w:rPr>
          <w:rtl w:val="0"/>
        </w:rPr>
      </w:r>
    </w:p>
    <w:p w:rsidR="00000000" w:rsidDel="00000000" w:rsidP="00000000" w:rsidRDefault="00000000" w:rsidRPr="00000000" ns1:paraId="00000A1C">
      <w:pPr>
        <w:spacing w:after="0" w:before="0" w:lineRule="auto"/>
        <w:ind w:left="720" w:firstLine="0"/>
        <w:rPr/>
      </w:pPr>
      <w:r w:rsidDel="00000000" w:rsidR="00000000" w:rsidRPr="00000000">
        <w:rPr>
          <w:rtl w:val="0"/>
        </w:rPr>
      </w:r>
    </w:p>
    <w:p w:rsidR="00000000" w:rsidDel="00000000" w:rsidP="00000000" w:rsidRDefault="00000000" w:rsidRPr="00000000" ns1:paraId="00000A1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fs::create_directories(fs::path(outFile).parent_path());</w:t>
      </w:r>
      <w:r w:rsidDel="00000000" w:rsidR="00000000" w:rsidRPr="00000000">
        <w:rPr>
          <w:rtl w:val="0"/>
        </w:rPr>
      </w:r>
    </w:p>
    <w:p w:rsidR="00000000" w:rsidDel="00000000" w:rsidP="00000000" w:rsidRDefault="00000000" w:rsidRPr="00000000" ns1:paraId="00000A1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(!Serial::SerializeToFile(outFile, ciphertext, SerType::BINARY)) {</w:t>
      </w:r>
      <w:r w:rsidDel="00000000" w:rsidR="00000000" w:rsidRPr="00000000">
        <w:rPr>
          <w:rtl w:val="0"/>
        </w:rPr>
      </w:r>
    </w:p>
    <w:p w:rsidR="00000000" w:rsidDel="00000000" w:rsidP="00000000" w:rsidRDefault="00000000" w:rsidRPr="00000000" ns1:paraId="00000A1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"[encrypt_vote] ERROR: Cannot write " &lt;&lt; outFile &lt;&lt; "\n"; return 1;</w:t>
      </w:r>
      <w:r w:rsidDel="00000000" w:rsidR="00000000" w:rsidRPr="00000000">
        <w:rPr>
          <w:rtl w:val="0"/>
        </w:rPr>
      </w:r>
    </w:p>
    <w:p w:rsidR="00000000" w:rsidDel="00000000" w:rsidP="00000000" w:rsidRDefault="00000000" w:rsidRPr="00000000" ns1:paraId="00000A2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A2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std::cout &lt;&lt; "[encrypt_vote] Saved -&gt; " &lt;&lt; outFile &lt;&lt; "\n";</w:t>
      </w:r>
      <w:r w:rsidDel="00000000" w:rsidR="00000000" w:rsidRPr="00000000">
        <w:rPr>
          <w:rtl w:val="0"/>
        </w:rPr>
      </w:r>
    </w:p>
    <w:p w:rsidR="00000000" w:rsidDel="00000000" w:rsidP="00000000" w:rsidRDefault="00000000" w:rsidRPr="00000000" ns1:paraId="00000A2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0;</w:t>
      </w:r>
      <w:r w:rsidDel="00000000" w:rsidR="00000000" w:rsidRPr="00000000">
        <w:rPr>
          <w:rtl w:val="0"/>
        </w:rPr>
      </w:r>
    </w:p>
    <w:p w:rsidR="00000000" w:rsidDel="00000000" w:rsidP="00000000" w:rsidRDefault="00000000" w:rsidRPr="00000000" ns1:paraId="00000A23">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A24">
      <w:pPr>
        <w:spacing w:after="120" w:lineRule="auto"/>
        <w:rPr/>
      </w:pPr>
      <w:r w:rsidDel="00000000" w:rsidR="00000000" w:rsidRPr="00000000">
        <w:rPr>
          <w:rtl w:val="0"/>
        </w:rPr>
      </w:r>
    </w:p>
    <w:p w:rsidR="00000000" w:rsidDel="00000000" w:rsidP="00000000" w:rsidRDefault="00000000" w:rsidRPr="00000000" ns1:paraId="00000A25">
      <w:pPr>
        <w:pStyle w:val="Heading3"/>
        <w:numPr>
          <w:ilvl w:val="1"/>
          <w:numId w:val="32"/>
        </w:numPr>
        <w:rPr/>
      </w:pPr>
      <w:r w:rsidDel="00000000" w:rsidR="00000000" w:rsidRPr="00000000">
        <w:rPr>
          <w:rtl w:val="0"/>
        </w:rPr>
        <w:t xml:space="preserve">A.4 Source code of tally.cpp</w:t>
      </w:r>
    </w:p>
    <w:p w:rsidR="00000000" w:rsidDel="00000000" w:rsidP="00000000" w:rsidRDefault="00000000" w:rsidRPr="00000000" ns1:paraId="00000A2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tally.cpp — Homomorphic tally (EvalAdd over all ciphertexts)</w:t>
      </w:r>
      <w:r w:rsidDel="00000000" w:rsidR="00000000" w:rsidRPr="00000000">
        <w:rPr>
          <w:rtl w:val="0"/>
        </w:rPr>
      </w:r>
    </w:p>
    <w:p w:rsidR="00000000" w:rsidDel="00000000" w:rsidP="00000000" w:rsidRDefault="00000000" w:rsidRPr="00000000" ns1:paraId="00000A2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No change from original except updated comment header.</w:t>
      </w:r>
      <w:r w:rsidDel="00000000" w:rsidR="00000000" w:rsidRPr="00000000">
        <w:rPr>
          <w:rtl w:val="0"/>
        </w:rPr>
      </w:r>
    </w:p>
    <w:p w:rsidR="00000000" w:rsidDel="00000000" w:rsidP="00000000" w:rsidRDefault="00000000" w:rsidRPr="00000000" ns1:paraId="00000A28">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A2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Reads:  server/data/ciphertexts/enc_vote_*.bin</w:t>
      </w:r>
      <w:r w:rsidDel="00000000" w:rsidR="00000000" w:rsidRPr="00000000">
        <w:rPr>
          <w:rtl w:val="0"/>
        </w:rPr>
      </w:r>
    </w:p>
    <w:p w:rsidR="00000000" w:rsidDel="00000000" w:rsidP="00000000" w:rsidRDefault="00000000" w:rsidRPr="00000000" ns1:paraId="00000A2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Writes: server/data/tally/enc_tally.bin</w:t>
      </w:r>
      <w:r w:rsidDel="00000000" w:rsidR="00000000" w:rsidRPr="00000000">
        <w:rPr>
          <w:rtl w:val="0"/>
        </w:rPr>
      </w:r>
    </w:p>
    <w:p w:rsidR="00000000" w:rsidDel="00000000" w:rsidP="00000000" w:rsidRDefault="00000000" w:rsidRPr="00000000" ns1:paraId="00000A2B">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A2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Paths relative to ROOT = evoting-system/</w:t>
      </w:r>
      <w:r w:rsidDel="00000000" w:rsidR="00000000" w:rsidRPr="00000000">
        <w:rPr>
          <w:rtl w:val="0"/>
        </w:rPr>
      </w:r>
    </w:p>
    <w:p w:rsidR="00000000" w:rsidDel="00000000" w:rsidP="00000000" w:rsidRDefault="00000000" w:rsidRPr="00000000" ns1:paraId="00000A2D">
      <w:pPr>
        <w:spacing w:after="0" w:before="0" w:lineRule="auto"/>
        <w:ind w:left="720" w:firstLine="0"/>
        <w:rPr/>
      </w:pPr>
      <w:r w:rsidDel="00000000" w:rsidR="00000000" w:rsidRPr="00000000">
        <w:rPr>
          <w:rtl w:val="0"/>
        </w:rPr>
      </w:r>
    </w:p>
    <w:p w:rsidR="00000000" w:rsidDel="00000000" w:rsidP="00000000" w:rsidRDefault="00000000" w:rsidRPr="00000000" ns1:paraId="00000A2E">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&lt;openfhe.h&gt;</w:t>
      </w:r>
      <w:r w:rsidDel="00000000" w:rsidR="00000000" w:rsidRPr="00000000">
        <w:rPr>
          <w:rtl w:val="0"/>
        </w:rPr>
      </w:r>
    </w:p>
    <w:p w:rsidR="00000000" w:rsidDel="00000000" w:rsidP="00000000" w:rsidRDefault="00000000" w:rsidRPr="00000000" ns1:paraId="00000A2F">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&lt;cryptocontext-ser.h&gt;</w:t>
      </w:r>
      <w:r w:rsidDel="00000000" w:rsidR="00000000" w:rsidRPr="00000000">
        <w:rPr>
          <w:rtl w:val="0"/>
        </w:rPr>
      </w:r>
    </w:p>
    <w:p w:rsidR="00000000" w:rsidDel="00000000" w:rsidP="00000000" w:rsidRDefault="00000000" w:rsidRPr="00000000" ns1:paraId="00000A30">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&lt;key/key-ser.h&gt;</w:t>
      </w:r>
      <w:r w:rsidDel="00000000" w:rsidR="00000000" w:rsidRPr="00000000">
        <w:rPr>
          <w:rtl w:val="0"/>
        </w:rPr>
      </w:r>
    </w:p>
    <w:p w:rsidR="00000000" w:rsidDel="00000000" w:rsidP="00000000" w:rsidRDefault="00000000" w:rsidRPr="00000000" ns1:paraId="00000A31">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&lt;ciphertext-ser.h&gt;</w:t>
      </w:r>
      <w:r w:rsidDel="00000000" w:rsidR="00000000" w:rsidRPr="00000000">
        <w:rPr>
          <w:rtl w:val="0"/>
        </w:rPr>
      </w:r>
    </w:p>
    <w:p w:rsidR="00000000" w:rsidDel="00000000" w:rsidP="00000000" w:rsidRDefault="00000000" w:rsidRPr="00000000" ns1:paraId="00000A32">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&lt;iostream&gt;</w:t>
      </w:r>
      <w:r w:rsidDel="00000000" w:rsidR="00000000" w:rsidRPr="00000000">
        <w:rPr>
          <w:rtl w:val="0"/>
        </w:rPr>
      </w:r>
    </w:p>
    <w:p w:rsidR="00000000" w:rsidDel="00000000" w:rsidP="00000000" w:rsidRDefault="00000000" w:rsidRPr="00000000" ns1:paraId="00000A33">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&lt;filesystem&gt;</w:t>
      </w:r>
      <w:r w:rsidDel="00000000" w:rsidR="00000000" w:rsidRPr="00000000">
        <w:rPr>
          <w:rtl w:val="0"/>
        </w:rPr>
      </w:r>
    </w:p>
    <w:p w:rsidR="00000000" w:rsidDel="00000000" w:rsidP="00000000" w:rsidRDefault="00000000" w:rsidRPr="00000000" ns1:paraId="00000A34">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&lt;vector&gt;</w:t>
      </w:r>
      <w:r w:rsidDel="00000000" w:rsidR="00000000" w:rsidRPr="00000000">
        <w:rPr>
          <w:rtl w:val="0"/>
        </w:rPr>
      </w:r>
    </w:p>
    <w:p w:rsidR="00000000" w:rsidDel="00000000" w:rsidP="00000000" w:rsidRDefault="00000000" w:rsidRPr="00000000" ns1:paraId="00000A35">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&lt;algorithm&gt;</w:t>
      </w:r>
      <w:r w:rsidDel="00000000" w:rsidR="00000000" w:rsidRPr="00000000">
        <w:rPr>
          <w:rtl w:val="0"/>
        </w:rPr>
      </w:r>
    </w:p>
    <w:p w:rsidR="00000000" w:rsidDel="00000000" w:rsidP="00000000" w:rsidRDefault="00000000" w:rsidRPr="00000000" ns1:paraId="00000A36">
      <w:pPr>
        <w:spacing w:after="0" w:before="0" w:lineRule="auto"/>
        <w:ind w:left="720" w:firstLine="0"/>
        <w:rPr/>
      </w:pPr>
      <w:r w:rsidDel="00000000" w:rsidR="00000000" w:rsidRPr="00000000">
        <w:rPr>
          <w:rtl w:val="0"/>
        </w:rPr>
      </w:r>
    </w:p>
    <w:p w:rsidR="00000000" w:rsidDel="00000000" w:rsidP="00000000" w:rsidRDefault="00000000" w:rsidRPr="00000000" ns1:paraId="00000A37">
      <w:pPr>
        <w:spacing w:after="0" w:before="0" w:lineRule="auto"/>
        <w:ind w:left="720" w:firstLine="0"/>
        <w:rPr/>
      </w:pPr>
      <w:r w:rsidDel="00000000" w:rsidR="00000000" w:rsidRPr="00000000">
        <w:rPr>
          <w:rFonts w:ascii="Courier New" w:cs="Courier New" w:eastAsia="Courier New" w:hAnsi="Courier New"/>
          <w:sz w:val="18"/>
          <w:szCs w:val="18"/>
          <w:rtl w:val="0"/>
        </w:rPr>
        <w:t xml:space="preserve">using namespace lbcrypto;</w:t>
      </w:r>
      <w:r w:rsidDel="00000000" w:rsidR="00000000" w:rsidRPr="00000000">
        <w:rPr>
          <w:rtl w:val="0"/>
        </w:rPr>
      </w:r>
    </w:p>
    <w:p w:rsidR="00000000" w:rsidDel="00000000" w:rsidP="00000000" w:rsidRDefault="00000000" w:rsidRPr="00000000" ns1:paraId="00000A38">
      <w:pPr>
        <w:spacing w:after="0" w:before="0" w:lineRule="auto"/>
        <w:ind w:left="720" w:firstLine="0"/>
        <w:rPr/>
      </w:pPr>
      <w:r w:rsidDel="00000000" w:rsidR="00000000" w:rsidRPr="00000000">
        <w:rPr>
          <w:rFonts w:ascii="Courier New" w:cs="Courier New" w:eastAsia="Courier New" w:hAnsi="Courier New"/>
          <w:sz w:val="18"/>
          <w:szCs w:val="18"/>
          <w:rtl w:val="0"/>
        </w:rPr>
        <w:t xml:space="preserve">namespace fs = std::filesystem;</w:t>
      </w:r>
      <w:r w:rsidDel="00000000" w:rsidR="00000000" w:rsidRPr="00000000">
        <w:rPr>
          <w:rtl w:val="0"/>
        </w:rPr>
      </w:r>
    </w:p>
    <w:p w:rsidR="00000000" w:rsidDel="00000000" w:rsidP="00000000" w:rsidRDefault="00000000" w:rsidRPr="00000000" ns1:paraId="00000A39">
      <w:pPr>
        <w:spacing w:after="0" w:before="0" w:lineRule="auto"/>
        <w:ind w:left="720" w:firstLine="0"/>
        <w:rPr/>
      </w:pPr>
      <w:r w:rsidDel="00000000" w:rsidR="00000000" w:rsidRPr="00000000">
        <w:rPr>
          <w:rtl w:val="0"/>
        </w:rPr>
      </w:r>
    </w:p>
    <w:p w:rsidR="00000000" w:rsidDel="00000000" w:rsidP="00000000" w:rsidRDefault="00000000" w:rsidRPr="00000000" ns1:paraId="00000A3A">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int main() {</w:t>
      </w:r>
      <w:r w:rsidDel="00000000" w:rsidR="00000000" w:rsidRPr="00000000">
        <w:rPr>
          <w:rtl w:val="0"/>
        </w:rPr>
      </w:r>
    </w:p>
    <w:p w:rsidR="00000000" w:rsidDel="00000000" w:rsidP="00000000" w:rsidRDefault="00000000" w:rsidRPr="00000000" ns1:paraId="00000A3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std::cout &lt;&lt; "\n[tally] Starting homomorphic tally...\n";</w:t>
      </w:r>
      <w:r w:rsidDel="00000000" w:rsidR="00000000" w:rsidRPr="00000000">
        <w:rPr>
          <w:rtl w:val="0"/>
        </w:rPr>
      </w:r>
    </w:p>
    <w:p w:rsidR="00000000" w:rsidDel="00000000" w:rsidP="00000000" w:rsidRDefault="00000000" w:rsidRPr="00000000" ns1:paraId="00000A3C">
      <w:pPr>
        <w:spacing w:after="0" w:before="0" w:lineRule="auto"/>
        <w:ind w:left="720" w:firstLine="0"/>
        <w:rPr/>
      </w:pPr>
      <w:r w:rsidDel="00000000" w:rsidR="00000000" w:rsidRPr="00000000">
        <w:rPr>
          <w:rtl w:val="0"/>
        </w:rPr>
      </w:r>
    </w:p>
    <w:p w:rsidR="00000000" w:rsidDel="00000000" w:rsidP="00000000" w:rsidRDefault="00000000" w:rsidRPr="00000000" ns1:paraId="00000A3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CryptoContext&lt;DCRTPoly&gt; cc;</w:t>
      </w:r>
      <w:r w:rsidDel="00000000" w:rsidR="00000000" w:rsidRPr="00000000">
        <w:rPr>
          <w:rtl w:val="0"/>
        </w:rPr>
      </w:r>
    </w:p>
    <w:p w:rsidR="00000000" w:rsidDel="00000000" w:rsidP="00000000" w:rsidRDefault="00000000" w:rsidRPr="00000000" ns1:paraId="00000A3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(!Serial::DeserializeFromFile("./params/crypto_params.bin", cc, SerType::BINARY)) {</w:t>
      </w:r>
      <w:r w:rsidDel="00000000" w:rsidR="00000000" w:rsidRPr="00000000">
        <w:rPr>
          <w:rtl w:val="0"/>
        </w:rPr>
      </w:r>
    </w:p>
    <w:p w:rsidR="00000000" w:rsidDel="00000000" w:rsidP="00000000" w:rsidRDefault="00000000" w:rsidRPr="00000000" ns1:paraId="00000A3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"[tally] ERROR: Cannot load crypto_params.bin\n"; return 1;</w:t>
      </w:r>
      <w:r w:rsidDel="00000000" w:rsidR="00000000" w:rsidRPr="00000000">
        <w:rPr>
          <w:rtl w:val="0"/>
        </w:rPr>
      </w:r>
    </w:p>
    <w:p w:rsidR="00000000" w:rsidDel="00000000" w:rsidP="00000000" w:rsidRDefault="00000000" w:rsidRPr="00000000" ns1:paraId="00000A4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A4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cc-&gt;Enable(PKE);</w:t>
      </w:r>
      <w:r w:rsidDel="00000000" w:rsidR="00000000" w:rsidRPr="00000000">
        <w:rPr>
          <w:rtl w:val="0"/>
        </w:rPr>
      </w:r>
    </w:p>
    <w:p w:rsidR="00000000" w:rsidDel="00000000" w:rsidP="00000000" w:rsidRDefault="00000000" w:rsidRPr="00000000" ns1:paraId="00000A4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cc-&gt;Enable(LEVELEDSHE);</w:t>
      </w:r>
      <w:r w:rsidDel="00000000" w:rsidR="00000000" w:rsidRPr="00000000">
        <w:rPr>
          <w:rtl w:val="0"/>
        </w:rPr>
      </w:r>
    </w:p>
    <w:p w:rsidR="00000000" w:rsidDel="00000000" w:rsidP="00000000" w:rsidRDefault="00000000" w:rsidRPr="00000000" ns1:paraId="00000A4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cc-&gt;Enable(MULTIPARTY);</w:t>
      </w:r>
      <w:r w:rsidDel="00000000" w:rsidR="00000000" w:rsidRPr="00000000">
        <w:rPr>
          <w:rtl w:val="0"/>
        </w:rPr>
      </w:r>
    </w:p>
    <w:p w:rsidR="00000000" w:rsidDel="00000000" w:rsidP="00000000" w:rsidRDefault="00000000" w:rsidRPr="00000000" ns1:paraId="00000A44">
      <w:pPr>
        <w:spacing w:after="0" w:before="0" w:lineRule="auto"/>
        <w:ind w:left="720" w:firstLine="0"/>
        <w:rPr/>
      </w:pPr>
      <w:r w:rsidDel="00000000" w:rsidR="00000000" w:rsidRPr="00000000">
        <w:rPr>
          <w:rtl w:val="0"/>
        </w:rPr>
      </w:r>
    </w:p>
    <w:p w:rsidR="00000000" w:rsidDel="00000000" w:rsidP="00000000" w:rsidRDefault="00000000" w:rsidRPr="00000000" ns1:paraId="00000A4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std::string voteDir = "./server/data/ciphertexts";</w:t>
      </w:r>
      <w:r w:rsidDel="00000000" w:rsidR="00000000" w:rsidRPr="00000000">
        <w:rPr>
          <w:rtl w:val="0"/>
        </w:rPr>
      </w:r>
    </w:p>
    <w:p w:rsidR="00000000" w:rsidDel="00000000" w:rsidP="00000000" w:rsidRDefault="00000000" w:rsidRPr="00000000" ns1:paraId="00000A4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(!fs::exists(voteDir)) {</w:t>
      </w:r>
      <w:r w:rsidDel="00000000" w:rsidR="00000000" w:rsidRPr="00000000">
        <w:rPr>
          <w:rtl w:val="0"/>
        </w:rPr>
      </w:r>
    </w:p>
    <w:p w:rsidR="00000000" w:rsidDel="00000000" w:rsidP="00000000" w:rsidRDefault="00000000" w:rsidRPr="00000000" ns1:paraId="00000A4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"[tally] ERROR: Directory not found: " &lt;&lt; voteDir &lt;&lt; "\n"; return 1;</w:t>
      </w:r>
      <w:r w:rsidDel="00000000" w:rsidR="00000000" w:rsidRPr="00000000">
        <w:rPr>
          <w:rtl w:val="0"/>
        </w:rPr>
      </w:r>
    </w:p>
    <w:p w:rsidR="00000000" w:rsidDel="00000000" w:rsidP="00000000" w:rsidRDefault="00000000" w:rsidRPr="00000000" ns1:paraId="00000A4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A49">
      <w:pPr>
        <w:spacing w:after="0" w:before="0" w:lineRule="auto"/>
        <w:ind w:left="720" w:firstLine="0"/>
        <w:rPr/>
      </w:pPr>
      <w:r w:rsidDel="00000000" w:rsidR="00000000" w:rsidRPr="00000000">
        <w:rPr>
          <w:rtl w:val="0"/>
        </w:rPr>
      </w:r>
    </w:p>
    <w:p w:rsidR="00000000" w:rsidDel="00000000" w:rsidP="00000000" w:rsidRDefault="00000000" w:rsidRPr="00000000" ns1:paraId="00000A4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std::vector&lt;fs::path&gt; files;</w:t>
      </w:r>
      <w:r w:rsidDel="00000000" w:rsidR="00000000" w:rsidRPr="00000000">
        <w:rPr>
          <w:rtl w:val="0"/>
        </w:rPr>
      </w:r>
    </w:p>
    <w:p w:rsidR="00000000" w:rsidDel="00000000" w:rsidP="00000000" w:rsidRDefault="00000000" w:rsidRPr="00000000" ns1:paraId="00000A4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for (auto&amp; e : fs::directory_iterator(voteDir))</w:t>
      </w:r>
      <w:r w:rsidDel="00000000" w:rsidR="00000000" w:rsidRPr="00000000">
        <w:rPr>
          <w:rtl w:val="0"/>
        </w:rPr>
      </w:r>
    </w:p>
    <w:p w:rsidR="00000000" w:rsidDel="00000000" w:rsidP="00000000" w:rsidRDefault="00000000" w:rsidRPr="00000000" ns1:paraId="00000A4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(e.path().extension() == ".bin") files.push_back(e.path());</w:t>
      </w:r>
      <w:r w:rsidDel="00000000" w:rsidR="00000000" w:rsidRPr="00000000">
        <w:rPr>
          <w:rtl w:val="0"/>
        </w:rPr>
      </w:r>
    </w:p>
    <w:p w:rsidR="00000000" w:rsidDel="00000000" w:rsidP="00000000" w:rsidRDefault="00000000" w:rsidRPr="00000000" ns1:paraId="00000A4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std::sort(files.begin(), files.end());</w:t>
      </w:r>
      <w:r w:rsidDel="00000000" w:rsidR="00000000" w:rsidRPr="00000000">
        <w:rPr>
          <w:rtl w:val="0"/>
        </w:rPr>
      </w:r>
    </w:p>
    <w:p w:rsidR="00000000" w:rsidDel="00000000" w:rsidP="00000000" w:rsidRDefault="00000000" w:rsidRPr="00000000" ns1:paraId="00000A4E">
      <w:pPr>
        <w:spacing w:after="0" w:before="0" w:lineRule="auto"/>
        <w:ind w:left="720" w:firstLine="0"/>
        <w:rPr/>
      </w:pPr>
      <w:r w:rsidDel="00000000" w:rsidR="00000000" w:rsidRPr="00000000">
        <w:rPr>
          <w:rtl w:val="0"/>
        </w:rPr>
      </w:r>
    </w:p>
    <w:p w:rsidR="00000000" w:rsidDel="00000000" w:rsidP="00000000" w:rsidRDefault="00000000" w:rsidRPr="00000000" ns1:paraId="00000A4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(files.empty()) { std::cerr &lt;&lt; "[tally] ERROR: No vote files found.\n"; return 1; }</w:t>
      </w:r>
      <w:r w:rsidDel="00000000" w:rsidR="00000000" w:rsidRPr="00000000">
        <w:rPr>
          <w:rtl w:val="0"/>
        </w:rPr>
      </w:r>
    </w:p>
    <w:p w:rsidR="00000000" w:rsidDel="00000000" w:rsidP="00000000" w:rsidRDefault="00000000" w:rsidRPr="00000000" ns1:paraId="00000A5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std::cout &lt;&lt; "[tally] Found " &lt;&lt; files.size() &lt;&lt; " vote(s).\n";</w:t>
      </w:r>
      <w:r w:rsidDel="00000000" w:rsidR="00000000" w:rsidRPr="00000000">
        <w:rPr>
          <w:rtl w:val="0"/>
        </w:rPr>
      </w:r>
    </w:p>
    <w:p w:rsidR="00000000" w:rsidDel="00000000" w:rsidP="00000000" w:rsidRDefault="00000000" w:rsidRPr="00000000" ns1:paraId="00000A51">
      <w:pPr>
        <w:spacing w:after="0" w:before="0" w:lineRule="auto"/>
        <w:ind w:left="720" w:firstLine="0"/>
        <w:rPr/>
      </w:pPr>
      <w:r w:rsidDel="00000000" w:rsidR="00000000" w:rsidRPr="00000000">
        <w:rPr>
          <w:rtl w:val="0"/>
        </w:rPr>
      </w:r>
    </w:p>
    <w:p w:rsidR="00000000" w:rsidDel="00000000" w:rsidP="00000000" w:rsidRDefault="00000000" w:rsidRPr="00000000" ns1:paraId="00000A5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Ciphertext&lt;DCRTPoly&gt; tally;</w:t>
      </w:r>
      <w:r w:rsidDel="00000000" w:rsidR="00000000" w:rsidRPr="00000000">
        <w:rPr>
          <w:rtl w:val="0"/>
        </w:rPr>
      </w:r>
    </w:p>
    <w:p w:rsidR="00000000" w:rsidDel="00000000" w:rsidP="00000000" w:rsidRDefault="00000000" w:rsidRPr="00000000" ns1:paraId="00000A5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bool first = true;</w:t>
      </w:r>
      <w:r w:rsidDel="00000000" w:rsidR="00000000" w:rsidRPr="00000000">
        <w:rPr>
          <w:rtl w:val="0"/>
        </w:rPr>
      </w:r>
    </w:p>
    <w:p w:rsidR="00000000" w:rsidDel="00000000" w:rsidP="00000000" w:rsidRDefault="00000000" w:rsidRPr="00000000" ns1:paraId="00000A5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for (auto&amp; fp : files) {</w:t>
      </w:r>
      <w:r w:rsidDel="00000000" w:rsidR="00000000" w:rsidRPr="00000000">
        <w:rPr>
          <w:rtl w:val="0"/>
        </w:rPr>
      </w:r>
    </w:p>
    <w:p w:rsidR="00000000" w:rsidDel="00000000" w:rsidP="00000000" w:rsidRDefault="00000000" w:rsidRPr="00000000" ns1:paraId="00000A5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Ciphertext&lt;DCRTPoly&gt; vote;</w:t>
      </w:r>
      <w:r w:rsidDel="00000000" w:rsidR="00000000" w:rsidRPr="00000000">
        <w:rPr>
          <w:rtl w:val="0"/>
        </w:rPr>
      </w:r>
    </w:p>
    <w:p w:rsidR="00000000" w:rsidDel="00000000" w:rsidP="00000000" w:rsidRDefault="00000000" w:rsidRPr="00000000" ns1:paraId="00000A5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(!Serial::DeserializeFromFile(fp.string(), vote, SerType::BINARY)) {</w:t>
      </w:r>
      <w:r w:rsidDel="00000000" w:rsidR="00000000" w:rsidRPr="00000000">
        <w:rPr>
          <w:rtl w:val="0"/>
        </w:rPr>
      </w:r>
    </w:p>
    <w:p w:rsidR="00000000" w:rsidDel="00000000" w:rsidP="00000000" w:rsidRDefault="00000000" w:rsidRPr="00000000" ns1:paraId="00000A5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"[tally] ERROR: Cannot deserialize " &lt;&lt; fp &lt;&lt; "\n"; return 1;</w:t>
      </w:r>
      <w:r w:rsidDel="00000000" w:rsidR="00000000" w:rsidRPr="00000000">
        <w:rPr>
          <w:rtl w:val="0"/>
        </w:rPr>
      </w:r>
    </w:p>
    <w:p w:rsidR="00000000" w:rsidDel="00000000" w:rsidP="00000000" w:rsidRDefault="00000000" w:rsidRPr="00000000" ns1:paraId="00000A5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A5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(first) { tally = vote; first = false; }</w:t>
      </w:r>
      <w:r w:rsidDel="00000000" w:rsidR="00000000" w:rsidRPr="00000000">
        <w:rPr>
          <w:rtl w:val="0"/>
        </w:rPr>
      </w:r>
    </w:p>
    <w:p w:rsidR="00000000" w:rsidDel="00000000" w:rsidP="00000000" w:rsidRDefault="00000000" w:rsidRPr="00000000" ns1:paraId="00000A5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else        { tally = cc-&gt;EvalAdd(tally, vote); }</w:t>
      </w:r>
      <w:r w:rsidDel="00000000" w:rsidR="00000000" w:rsidRPr="00000000">
        <w:rPr>
          <w:rtl w:val="0"/>
        </w:rPr>
      </w:r>
    </w:p>
    <w:p w:rsidR="00000000" w:rsidDel="00000000" w:rsidP="00000000" w:rsidRDefault="00000000" w:rsidRPr="00000000" ns1:paraId="00000A5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std::cout &lt;&lt; "[tally]   Added: " &lt;&lt; fp.filename() &lt;&lt; "\n";</w:t>
      </w:r>
      <w:r w:rsidDel="00000000" w:rsidR="00000000" w:rsidRPr="00000000">
        <w:rPr>
          <w:rtl w:val="0"/>
        </w:rPr>
      </w:r>
    </w:p>
    <w:p w:rsidR="00000000" w:rsidDel="00000000" w:rsidP="00000000" w:rsidRDefault="00000000" w:rsidRPr="00000000" ns1:paraId="00000A5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A5D">
      <w:pPr>
        <w:spacing w:after="0" w:before="0" w:lineRule="auto"/>
        <w:ind w:left="720" w:firstLine="0"/>
        <w:rPr/>
      </w:pPr>
      <w:r w:rsidDel="00000000" w:rsidR="00000000" w:rsidRPr="00000000">
        <w:rPr>
          <w:rtl w:val="0"/>
        </w:rPr>
      </w:r>
    </w:p>
    <w:p w:rsidR="00000000" w:rsidDel="00000000" w:rsidP="00000000" w:rsidRDefault="00000000" w:rsidRPr="00000000" ns1:paraId="00000A5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fs::create_directories("./server/data/tally");</w:t>
      </w:r>
      <w:r w:rsidDel="00000000" w:rsidR="00000000" w:rsidRPr="00000000">
        <w:rPr>
          <w:rtl w:val="0"/>
        </w:rPr>
      </w:r>
    </w:p>
    <w:p w:rsidR="00000000" w:rsidDel="00000000" w:rsidP="00000000" w:rsidRDefault="00000000" w:rsidRPr="00000000" ns1:paraId="00000A5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(!Serial::SerializeToFile("./server/data/tally/enc_tally.bin", tally, SerType::BINARY)) {</w:t>
      </w:r>
      <w:r w:rsidDel="00000000" w:rsidR="00000000" w:rsidRPr="00000000">
        <w:rPr>
          <w:rtl w:val="0"/>
        </w:rPr>
      </w:r>
    </w:p>
    <w:p w:rsidR="00000000" w:rsidDel="00000000" w:rsidP="00000000" w:rsidRDefault="00000000" w:rsidRPr="00000000" ns1:paraId="00000A6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"[tally] ERROR: Could not write enc_tally.bin\n"; return 1;</w:t>
      </w:r>
      <w:r w:rsidDel="00000000" w:rsidR="00000000" w:rsidRPr="00000000">
        <w:rPr>
          <w:rtl w:val="0"/>
        </w:rPr>
      </w:r>
    </w:p>
    <w:p w:rsidR="00000000" w:rsidDel="00000000" w:rsidP="00000000" w:rsidRDefault="00000000" w:rsidRPr="00000000" ns1:paraId="00000A6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A62">
      <w:pPr>
        <w:spacing w:after="0" w:before="0" w:lineRule="auto"/>
        <w:ind w:left="720" w:firstLine="0"/>
        <w:rPr/>
      </w:pPr>
      <w:r w:rsidDel="00000000" w:rsidR="00000000" w:rsidRPr="00000000">
        <w:rPr>
          <w:rFonts w:ascii="Fira Mono" w:cs="Fira Mono" w:eastAsia="Fira Mono" w:hAnsi="Fira Mono"/>
          <w:sz w:val="18"/>
          <w:szCs w:val="18"/>
          <w:rtl w:val="0"/>
        </w:rPr>
        <w:t xml:space="preserve">    std::cout &lt;&lt; "[tally] Saved → ./server/data/tally/enc_tally.bin\n";</w:t>
      </w:r>
      <w:r w:rsidDel="00000000" w:rsidR="00000000" w:rsidRPr="00000000">
        <w:rPr>
          <w:rtl w:val="0"/>
        </w:rPr>
      </w:r>
    </w:p>
    <w:p w:rsidR="00000000" w:rsidDel="00000000" w:rsidP="00000000" w:rsidRDefault="00000000" w:rsidRPr="00000000" ns1:paraId="00000A63">
      <w:pPr>
        <w:spacing w:after="0" w:before="0" w:lineRule="auto"/>
        <w:ind w:left="720" w:firstLine="0"/>
        <w:rPr/>
      </w:pPr>
      <w:r w:rsidDel="00000000" w:rsidR="00000000" w:rsidRPr="00000000">
        <w:rPr>
          <w:rFonts w:ascii="Arial Unicode MS" w:cs="Arial Unicode MS" w:eastAsia="Arial Unicode MS" w:hAnsi="Arial Unicode MS"/>
          <w:sz w:val="18"/>
          <w:szCs w:val="18"/>
          <w:rtl w:val="0"/>
        </w:rPr>
        <w:t xml:space="preserve">    std::cout &lt;&lt; "[tally] ✓ Tally complete. Server never saw plaintext votes.\n\n";</w:t>
      </w:r>
      <w:r w:rsidDel="00000000" w:rsidR="00000000" w:rsidRPr="00000000">
        <w:rPr>
          <w:rtl w:val="0"/>
        </w:rPr>
      </w:r>
    </w:p>
    <w:p w:rsidR="00000000" w:rsidDel="00000000" w:rsidP="00000000" w:rsidRDefault="00000000" w:rsidRPr="00000000" ns1:paraId="00000A6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0;</w:t>
      </w:r>
      <w:r w:rsidDel="00000000" w:rsidR="00000000" w:rsidRPr="00000000">
        <w:rPr>
          <w:rtl w:val="0"/>
        </w:rPr>
      </w:r>
    </w:p>
    <w:p w:rsidR="00000000" w:rsidDel="00000000" w:rsidP="00000000" w:rsidRDefault="00000000" w:rsidRPr="00000000" ns1:paraId="00000A65">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A66">
      <w:pPr>
        <w:spacing w:after="120" w:lineRule="auto"/>
        <w:rPr/>
      </w:pPr>
      <w:r w:rsidDel="00000000" w:rsidR="00000000" w:rsidRPr="00000000">
        <w:rPr>
          <w:rtl w:val="0"/>
        </w:rPr>
      </w:r>
    </w:p>
    <w:p w:rsidR="00000000" w:rsidDel="00000000" w:rsidP="00000000" w:rsidRDefault="00000000" w:rsidRPr="00000000" ns1:paraId="00000A67">
      <w:pPr>
        <w:pStyle w:val="Heading3"/>
        <w:numPr>
          <w:ilvl w:val="1"/>
          <w:numId w:val="32"/>
        </w:numPr>
        <w:rPr/>
      </w:pPr>
      <w:r w:rsidDel="00000000" w:rsidR="00000000" w:rsidRPr="00000000">
        <w:rPr>
          <w:rtl w:val="0"/>
        </w:rPr>
        <w:t xml:space="preserve">A.5 Source code of voter_partial_decrypt.cpp</w:t>
      </w:r>
    </w:p>
    <w:p w:rsidR="00000000" w:rsidDel="00000000" w:rsidP="00000000" w:rsidRDefault="00000000" w:rsidRPr="00000000" ns1:paraId="00000A6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voter_partial_decrypt.cpp</w:t>
      </w:r>
      <w:r w:rsidDel="00000000" w:rsidR="00000000" w:rsidRPr="00000000">
        <w:rPr>
          <w:rtl w:val="0"/>
        </w:rPr>
      </w:r>
    </w:p>
    <w:p w:rsidR="00000000" w:rsidDel="00000000" w:rsidP="00000000" w:rsidRDefault="00000000" w:rsidRPr="00000000" ns1:paraId="00000A6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Usage: voter_partial_decrypt &lt;voter_id&gt; &lt;isLead&gt; &lt;in_sk&gt; &lt;in_tally&gt; &lt;out_share&gt; &lt;params_file&gt;</w:t>
      </w:r>
      <w:r w:rsidDel="00000000" w:rsidR="00000000" w:rsidRPr="00000000">
        <w:rPr>
          <w:rtl w:val="0"/>
        </w:rPr>
      </w:r>
    </w:p>
    <w:p w:rsidR="00000000" w:rsidDel="00000000" w:rsidP="00000000" w:rsidRDefault="00000000" w:rsidRPr="00000000" ns1:paraId="00000A6A">
      <w:pPr>
        <w:spacing w:after="0" w:before="0" w:lineRule="auto"/>
        <w:ind w:left="720" w:firstLine="0"/>
        <w:rPr/>
      </w:pPr>
      <w:r w:rsidDel="00000000" w:rsidR="00000000" w:rsidRPr="00000000">
        <w:rPr>
          <w:rtl w:val="0"/>
        </w:rPr>
      </w:r>
    </w:p>
    <w:p w:rsidR="00000000" w:rsidDel="00000000" w:rsidP="00000000" w:rsidRDefault="00000000" w:rsidRPr="00000000" ns1:paraId="00000A6B">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&lt;openfhe.h&gt;</w:t>
      </w:r>
      <w:r w:rsidDel="00000000" w:rsidR="00000000" w:rsidRPr="00000000">
        <w:rPr>
          <w:rtl w:val="0"/>
        </w:rPr>
      </w:r>
    </w:p>
    <w:p w:rsidR="00000000" w:rsidDel="00000000" w:rsidP="00000000" w:rsidRDefault="00000000" w:rsidRPr="00000000" ns1:paraId="00000A6C">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&lt;cryptocontext-ser.h&gt;</w:t>
      </w:r>
      <w:r w:rsidDel="00000000" w:rsidR="00000000" w:rsidRPr="00000000">
        <w:rPr>
          <w:rtl w:val="0"/>
        </w:rPr>
      </w:r>
    </w:p>
    <w:p w:rsidR="00000000" w:rsidDel="00000000" w:rsidP="00000000" w:rsidRDefault="00000000" w:rsidRPr="00000000" ns1:paraId="00000A6D">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&lt;key/key-ser.h&gt;</w:t>
      </w:r>
      <w:r w:rsidDel="00000000" w:rsidR="00000000" w:rsidRPr="00000000">
        <w:rPr>
          <w:rtl w:val="0"/>
        </w:rPr>
      </w:r>
    </w:p>
    <w:p w:rsidR="00000000" w:rsidDel="00000000" w:rsidP="00000000" w:rsidRDefault="00000000" w:rsidRPr="00000000" ns1:paraId="00000A6E">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&lt;ciphertext-ser.h&gt;</w:t>
      </w:r>
      <w:r w:rsidDel="00000000" w:rsidR="00000000" w:rsidRPr="00000000">
        <w:rPr>
          <w:rtl w:val="0"/>
        </w:rPr>
      </w:r>
    </w:p>
    <w:p w:rsidR="00000000" w:rsidDel="00000000" w:rsidP="00000000" w:rsidRDefault="00000000" w:rsidRPr="00000000" ns1:paraId="00000A6F">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&lt;iostream&gt;</w:t>
      </w:r>
      <w:r w:rsidDel="00000000" w:rsidR="00000000" w:rsidRPr="00000000">
        <w:rPr>
          <w:rtl w:val="0"/>
        </w:rPr>
      </w:r>
    </w:p>
    <w:p w:rsidR="00000000" w:rsidDel="00000000" w:rsidP="00000000" w:rsidRDefault="00000000" w:rsidRPr="00000000" ns1:paraId="00000A70">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&lt;filesystem&gt;</w:t>
      </w:r>
      <w:r w:rsidDel="00000000" w:rsidR="00000000" w:rsidRPr="00000000">
        <w:rPr>
          <w:rtl w:val="0"/>
        </w:rPr>
      </w:r>
    </w:p>
    <w:p w:rsidR="00000000" w:rsidDel="00000000" w:rsidP="00000000" w:rsidRDefault="00000000" w:rsidRPr="00000000" ns1:paraId="00000A71">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&lt;string&gt;</w:t>
      </w:r>
      <w:r w:rsidDel="00000000" w:rsidR="00000000" w:rsidRPr="00000000">
        <w:rPr>
          <w:rtl w:val="0"/>
        </w:rPr>
      </w:r>
    </w:p>
    <w:p w:rsidR="00000000" w:rsidDel="00000000" w:rsidP="00000000" w:rsidRDefault="00000000" w:rsidRPr="00000000" ns1:paraId="00000A72">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&lt;vector&gt;</w:t>
      </w:r>
      <w:r w:rsidDel="00000000" w:rsidR="00000000" w:rsidRPr="00000000">
        <w:rPr>
          <w:rtl w:val="0"/>
        </w:rPr>
      </w:r>
    </w:p>
    <w:p w:rsidR="00000000" w:rsidDel="00000000" w:rsidP="00000000" w:rsidRDefault="00000000" w:rsidRPr="00000000" ns1:paraId="00000A73">
      <w:pPr>
        <w:spacing w:after="0" w:before="0" w:lineRule="auto"/>
        <w:ind w:left="720" w:firstLine="0"/>
        <w:rPr/>
      </w:pPr>
      <w:r w:rsidDel="00000000" w:rsidR="00000000" w:rsidRPr="00000000">
        <w:rPr>
          <w:rtl w:val="0"/>
        </w:rPr>
      </w:r>
    </w:p>
    <w:p w:rsidR="00000000" w:rsidDel="00000000" w:rsidP="00000000" w:rsidRDefault="00000000" w:rsidRPr="00000000" ns1:paraId="00000A74">
      <w:pPr>
        <w:spacing w:after="0" w:before="0" w:lineRule="auto"/>
        <w:ind w:left="720" w:firstLine="0"/>
        <w:rPr/>
      </w:pPr>
      <w:r w:rsidDel="00000000" w:rsidR="00000000" w:rsidRPr="00000000">
        <w:rPr>
          <w:rFonts w:ascii="Courier New" w:cs="Courier New" w:eastAsia="Courier New" w:hAnsi="Courier New"/>
          <w:sz w:val="18"/>
          <w:szCs w:val="18"/>
          <w:rtl w:val="0"/>
        </w:rPr>
        <w:t xml:space="preserve">using namespace lbcrypto;</w:t>
      </w:r>
      <w:r w:rsidDel="00000000" w:rsidR="00000000" w:rsidRPr="00000000">
        <w:rPr>
          <w:rtl w:val="0"/>
        </w:rPr>
      </w:r>
    </w:p>
    <w:p w:rsidR="00000000" w:rsidDel="00000000" w:rsidP="00000000" w:rsidRDefault="00000000" w:rsidRPr="00000000" ns1:paraId="00000A75">
      <w:pPr>
        <w:spacing w:after="0" w:before="0" w:lineRule="auto"/>
        <w:ind w:left="720" w:firstLine="0"/>
        <w:rPr/>
      </w:pPr>
      <w:r w:rsidDel="00000000" w:rsidR="00000000" w:rsidRPr="00000000">
        <w:rPr>
          <w:rFonts w:ascii="Courier New" w:cs="Courier New" w:eastAsia="Courier New" w:hAnsi="Courier New"/>
          <w:sz w:val="18"/>
          <w:szCs w:val="18"/>
          <w:rtl w:val="0"/>
        </w:rPr>
        <w:t xml:space="preserve">namespace fs = std::filesystem;</w:t>
      </w:r>
      <w:r w:rsidDel="00000000" w:rsidR="00000000" w:rsidRPr="00000000">
        <w:rPr>
          <w:rtl w:val="0"/>
        </w:rPr>
      </w:r>
    </w:p>
    <w:p w:rsidR="00000000" w:rsidDel="00000000" w:rsidP="00000000" w:rsidRDefault="00000000" w:rsidRPr="00000000" ns1:paraId="00000A76">
      <w:pPr>
        <w:spacing w:after="0" w:before="0" w:lineRule="auto"/>
        <w:ind w:left="720" w:firstLine="0"/>
        <w:rPr/>
      </w:pPr>
      <w:r w:rsidDel="00000000" w:rsidR="00000000" w:rsidRPr="00000000">
        <w:rPr>
          <w:rtl w:val="0"/>
        </w:rPr>
      </w:r>
    </w:p>
    <w:p w:rsidR="00000000" w:rsidDel="00000000" w:rsidP="00000000" w:rsidRDefault="00000000" w:rsidRPr="00000000" ns1:paraId="00000A77">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int main(int argc, char* argv[]) {</w:t>
      </w:r>
      <w:r w:rsidDel="00000000" w:rsidR="00000000" w:rsidRPr="00000000">
        <w:rPr>
          <w:rtl w:val="0"/>
        </w:rPr>
      </w:r>
    </w:p>
    <w:p w:rsidR="00000000" w:rsidDel="00000000" w:rsidP="00000000" w:rsidRDefault="00000000" w:rsidRPr="00000000" ns1:paraId="00000A7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(argc &lt; 7) {</w:t>
      </w:r>
      <w:r w:rsidDel="00000000" w:rsidR="00000000" w:rsidRPr="00000000">
        <w:rPr>
          <w:rtl w:val="0"/>
        </w:rPr>
      </w:r>
    </w:p>
    <w:p w:rsidR="00000000" w:rsidDel="00000000" w:rsidP="00000000" w:rsidRDefault="00000000" w:rsidRPr="00000000" ns1:paraId="00000A7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"Usage: voter_partial_decrypt &lt;voter_id&gt; &lt;isLead&gt; &lt;in_sk&gt; &lt;in_tally&gt; &lt;out_share&gt; &lt;params_file&gt;\n";</w:t>
      </w:r>
      <w:r w:rsidDel="00000000" w:rsidR="00000000" w:rsidRPr="00000000">
        <w:rPr>
          <w:rtl w:val="0"/>
        </w:rPr>
      </w:r>
    </w:p>
    <w:p w:rsidR="00000000" w:rsidDel="00000000" w:rsidP="00000000" w:rsidRDefault="00000000" w:rsidRPr="00000000" ns1:paraId="00000A7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1;</w:t>
      </w:r>
      <w:r w:rsidDel="00000000" w:rsidR="00000000" w:rsidRPr="00000000">
        <w:rPr>
          <w:rtl w:val="0"/>
        </w:rPr>
      </w:r>
    </w:p>
    <w:p w:rsidR="00000000" w:rsidDel="00000000" w:rsidP="00000000" w:rsidRDefault="00000000" w:rsidRPr="00000000" ns1:paraId="00000A7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A7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std::string voterId(argv[1]);</w:t>
      </w:r>
      <w:r w:rsidDel="00000000" w:rsidR="00000000" w:rsidRPr="00000000">
        <w:rPr>
          <w:rtl w:val="0"/>
        </w:rPr>
      </w:r>
    </w:p>
    <w:p w:rsidR="00000000" w:rsidDel="00000000" w:rsidP="00000000" w:rsidRDefault="00000000" w:rsidRPr="00000000" ns1:paraId="00000A7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int isLead = std::stoi(argv[2]);</w:t>
      </w:r>
      <w:r w:rsidDel="00000000" w:rsidR="00000000" w:rsidRPr="00000000">
        <w:rPr>
          <w:rtl w:val="0"/>
        </w:rPr>
      </w:r>
    </w:p>
    <w:p w:rsidR="00000000" w:rsidDel="00000000" w:rsidP="00000000" w:rsidRDefault="00000000" w:rsidRPr="00000000" ns1:paraId="00000A7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std::string inSk(argv[3]);</w:t>
      </w:r>
      <w:r w:rsidDel="00000000" w:rsidR="00000000" w:rsidRPr="00000000">
        <w:rPr>
          <w:rtl w:val="0"/>
        </w:rPr>
      </w:r>
    </w:p>
    <w:p w:rsidR="00000000" w:rsidDel="00000000" w:rsidP="00000000" w:rsidRDefault="00000000" w:rsidRPr="00000000" ns1:paraId="00000A7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std::string inTally(argv[4]);</w:t>
      </w:r>
      <w:r w:rsidDel="00000000" w:rsidR="00000000" w:rsidRPr="00000000">
        <w:rPr>
          <w:rtl w:val="0"/>
        </w:rPr>
      </w:r>
    </w:p>
    <w:p w:rsidR="00000000" w:rsidDel="00000000" w:rsidP="00000000" w:rsidRDefault="00000000" w:rsidRPr="00000000" ns1:paraId="00000A8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std::string outShare(argv[5]);</w:t>
      </w:r>
      <w:r w:rsidDel="00000000" w:rsidR="00000000" w:rsidRPr="00000000">
        <w:rPr>
          <w:rtl w:val="0"/>
        </w:rPr>
      </w:r>
    </w:p>
    <w:p w:rsidR="00000000" w:rsidDel="00000000" w:rsidP="00000000" w:rsidRDefault="00000000" w:rsidRPr="00000000" ns1:paraId="00000A8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std::string paramsFile(argv[6]);</w:t>
      </w:r>
      <w:r w:rsidDel="00000000" w:rsidR="00000000" w:rsidRPr="00000000">
        <w:rPr>
          <w:rtl w:val="0"/>
        </w:rPr>
      </w:r>
    </w:p>
    <w:p w:rsidR="00000000" w:rsidDel="00000000" w:rsidP="00000000" w:rsidRDefault="00000000" w:rsidRPr="00000000" ns1:paraId="00000A82">
      <w:pPr>
        <w:spacing w:after="0" w:before="0" w:lineRule="auto"/>
        <w:ind w:left="720" w:firstLine="0"/>
        <w:rPr/>
      </w:pPr>
      <w:r w:rsidDel="00000000" w:rsidR="00000000" w:rsidRPr="00000000">
        <w:rPr>
          <w:rtl w:val="0"/>
        </w:rPr>
      </w:r>
    </w:p>
    <w:p w:rsidR="00000000" w:rsidDel="00000000" w:rsidP="00000000" w:rsidRDefault="00000000" w:rsidRPr="00000000" ns1:paraId="00000A8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CryptoContext&lt;DCRTPoly&gt; cc;</w:t>
      </w:r>
      <w:r w:rsidDel="00000000" w:rsidR="00000000" w:rsidRPr="00000000">
        <w:rPr>
          <w:rtl w:val="0"/>
        </w:rPr>
      </w:r>
    </w:p>
    <w:p w:rsidR="00000000" w:rsidDel="00000000" w:rsidP="00000000" w:rsidRDefault="00000000" w:rsidRPr="00000000" ns1:paraId="00000A8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(!Serial::DeserializeFromFile(paramsFile, cc, SerType::BINARY)) {</w:t>
      </w:r>
      <w:r w:rsidDel="00000000" w:rsidR="00000000" w:rsidRPr="00000000">
        <w:rPr>
          <w:rtl w:val="0"/>
        </w:rPr>
      </w:r>
    </w:p>
    <w:p w:rsidR="00000000" w:rsidDel="00000000" w:rsidP="00000000" w:rsidRDefault="00000000" w:rsidRPr="00000000" ns1:paraId="00000A8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"[voter_partial_decrypt] ERROR: Cannot load " &lt;&lt; paramsFile &lt;&lt; "\n";</w:t>
      </w:r>
      <w:r w:rsidDel="00000000" w:rsidR="00000000" w:rsidRPr="00000000">
        <w:rPr>
          <w:rtl w:val="0"/>
        </w:rPr>
      </w:r>
    </w:p>
    <w:p w:rsidR="00000000" w:rsidDel="00000000" w:rsidP="00000000" w:rsidRDefault="00000000" w:rsidRPr="00000000" ns1:paraId="00000A8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1;</w:t>
      </w:r>
      <w:r w:rsidDel="00000000" w:rsidR="00000000" w:rsidRPr="00000000">
        <w:rPr>
          <w:rtl w:val="0"/>
        </w:rPr>
      </w:r>
    </w:p>
    <w:p w:rsidR="00000000" w:rsidDel="00000000" w:rsidP="00000000" w:rsidRDefault="00000000" w:rsidRPr="00000000" ns1:paraId="00000A8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A8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cc-&gt;Enable(PKE);</w:t>
      </w:r>
      <w:r w:rsidDel="00000000" w:rsidR="00000000" w:rsidRPr="00000000">
        <w:rPr>
          <w:rtl w:val="0"/>
        </w:rPr>
      </w:r>
    </w:p>
    <w:p w:rsidR="00000000" w:rsidDel="00000000" w:rsidP="00000000" w:rsidRDefault="00000000" w:rsidRPr="00000000" ns1:paraId="00000A8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cc-&gt;Enable(LEVELEDSHE);</w:t>
      </w:r>
      <w:r w:rsidDel="00000000" w:rsidR="00000000" w:rsidRPr="00000000">
        <w:rPr>
          <w:rtl w:val="0"/>
        </w:rPr>
      </w:r>
    </w:p>
    <w:p w:rsidR="00000000" w:rsidDel="00000000" w:rsidP="00000000" w:rsidRDefault="00000000" w:rsidRPr="00000000" ns1:paraId="00000A8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cc-&gt;Enable(MULTIPARTY);</w:t>
      </w:r>
      <w:r w:rsidDel="00000000" w:rsidR="00000000" w:rsidRPr="00000000">
        <w:rPr>
          <w:rtl w:val="0"/>
        </w:rPr>
      </w:r>
    </w:p>
    <w:p w:rsidR="00000000" w:rsidDel="00000000" w:rsidP="00000000" w:rsidRDefault="00000000" w:rsidRPr="00000000" ns1:paraId="00000A8B">
      <w:pPr>
        <w:spacing w:after="0" w:before="0" w:lineRule="auto"/>
        <w:ind w:left="720" w:firstLine="0"/>
        <w:rPr/>
      </w:pPr>
      <w:r w:rsidDel="00000000" w:rsidR="00000000" w:rsidRPr="00000000">
        <w:rPr>
          <w:rtl w:val="0"/>
        </w:rPr>
      </w:r>
    </w:p>
    <w:p w:rsidR="00000000" w:rsidDel="00000000" w:rsidP="00000000" w:rsidRDefault="00000000" w:rsidRPr="00000000" ns1:paraId="00000A8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PrivateKey&lt;DCRTPoly&gt; sk;</w:t>
      </w:r>
      <w:r w:rsidDel="00000000" w:rsidR="00000000" w:rsidRPr="00000000">
        <w:rPr>
          <w:rtl w:val="0"/>
        </w:rPr>
      </w:r>
    </w:p>
    <w:p w:rsidR="00000000" w:rsidDel="00000000" w:rsidP="00000000" w:rsidRDefault="00000000" w:rsidRPr="00000000" ns1:paraId="00000A8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(!Serial::DeserializeFromFile(inSk, sk, SerType::BINARY)) {</w:t>
      </w:r>
      <w:r w:rsidDel="00000000" w:rsidR="00000000" w:rsidRPr="00000000">
        <w:rPr>
          <w:rtl w:val="0"/>
        </w:rPr>
      </w:r>
    </w:p>
    <w:p w:rsidR="00000000" w:rsidDel="00000000" w:rsidP="00000000" w:rsidRDefault="00000000" w:rsidRPr="00000000" ns1:paraId="00000A8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"[voter_partial_decrypt] ERROR: Cannot load " &lt;&lt; inSk &lt;&lt; "\n";</w:t>
      </w:r>
      <w:r w:rsidDel="00000000" w:rsidR="00000000" w:rsidRPr="00000000">
        <w:rPr>
          <w:rtl w:val="0"/>
        </w:rPr>
      </w:r>
    </w:p>
    <w:p w:rsidR="00000000" w:rsidDel="00000000" w:rsidP="00000000" w:rsidRDefault="00000000" w:rsidRPr="00000000" ns1:paraId="00000A8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1;</w:t>
      </w:r>
      <w:r w:rsidDel="00000000" w:rsidR="00000000" w:rsidRPr="00000000">
        <w:rPr>
          <w:rtl w:val="0"/>
        </w:rPr>
      </w:r>
    </w:p>
    <w:p w:rsidR="00000000" w:rsidDel="00000000" w:rsidP="00000000" w:rsidRDefault="00000000" w:rsidRPr="00000000" ns1:paraId="00000A9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A91">
      <w:pPr>
        <w:spacing w:after="0" w:before="0" w:lineRule="auto"/>
        <w:ind w:left="720" w:firstLine="0"/>
        <w:rPr/>
      </w:pPr>
      <w:r w:rsidDel="00000000" w:rsidR="00000000" w:rsidRPr="00000000">
        <w:rPr>
          <w:rtl w:val="0"/>
        </w:rPr>
      </w:r>
    </w:p>
    <w:p w:rsidR="00000000" w:rsidDel="00000000" w:rsidP="00000000" w:rsidRDefault="00000000" w:rsidRPr="00000000" ns1:paraId="00000A9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Ciphertext&lt;DCRTPoly&gt; tally;</w:t>
      </w:r>
      <w:r w:rsidDel="00000000" w:rsidR="00000000" w:rsidRPr="00000000">
        <w:rPr>
          <w:rtl w:val="0"/>
        </w:rPr>
      </w:r>
    </w:p>
    <w:p w:rsidR="00000000" w:rsidDel="00000000" w:rsidP="00000000" w:rsidRDefault="00000000" w:rsidRPr="00000000" ns1:paraId="00000A9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(!Serial::DeserializeFromFile(inTally, tally, SerType::BINARY)) {</w:t>
      </w:r>
      <w:r w:rsidDel="00000000" w:rsidR="00000000" w:rsidRPr="00000000">
        <w:rPr>
          <w:rtl w:val="0"/>
        </w:rPr>
      </w:r>
    </w:p>
    <w:p w:rsidR="00000000" w:rsidDel="00000000" w:rsidP="00000000" w:rsidRDefault="00000000" w:rsidRPr="00000000" ns1:paraId="00000A9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"[voter_partial_decrypt] ERROR: Cannot load " &lt;&lt; inTally &lt;&lt; "\n";</w:t>
      </w:r>
      <w:r w:rsidDel="00000000" w:rsidR="00000000" w:rsidRPr="00000000">
        <w:rPr>
          <w:rtl w:val="0"/>
        </w:rPr>
      </w:r>
    </w:p>
    <w:p w:rsidR="00000000" w:rsidDel="00000000" w:rsidP="00000000" w:rsidRDefault="00000000" w:rsidRPr="00000000" ns1:paraId="00000A9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1;</w:t>
      </w:r>
      <w:r w:rsidDel="00000000" w:rsidR="00000000" w:rsidRPr="00000000">
        <w:rPr>
          <w:rtl w:val="0"/>
        </w:rPr>
      </w:r>
    </w:p>
    <w:p w:rsidR="00000000" w:rsidDel="00000000" w:rsidP="00000000" w:rsidRDefault="00000000" w:rsidRPr="00000000" ns1:paraId="00000A9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A97">
      <w:pPr>
        <w:spacing w:after="0" w:before="0" w:lineRule="auto"/>
        <w:ind w:left="720" w:firstLine="0"/>
        <w:rPr/>
      </w:pPr>
      <w:r w:rsidDel="00000000" w:rsidR="00000000" w:rsidRPr="00000000">
        <w:rPr>
          <w:rtl w:val="0"/>
        </w:rPr>
      </w:r>
    </w:p>
    <w:p w:rsidR="00000000" w:rsidDel="00000000" w:rsidP="00000000" w:rsidRDefault="00000000" w:rsidRPr="00000000" ns1:paraId="00000A9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std::vector&lt;Ciphertext&lt;DCRTPoly&gt;&gt; partialResult;</w:t>
      </w:r>
      <w:r w:rsidDel="00000000" w:rsidR="00000000" w:rsidRPr="00000000">
        <w:rPr>
          <w:rtl w:val="0"/>
        </w:rPr>
      </w:r>
    </w:p>
    <w:p w:rsidR="00000000" w:rsidDel="00000000" w:rsidP="00000000" w:rsidRDefault="00000000" w:rsidRPr="00000000" ns1:paraId="00000A9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(isLead == 1) {</w:t>
      </w:r>
      <w:r w:rsidDel="00000000" w:rsidR="00000000" w:rsidRPr="00000000">
        <w:rPr>
          <w:rtl w:val="0"/>
        </w:rPr>
      </w:r>
    </w:p>
    <w:p w:rsidR="00000000" w:rsidDel="00000000" w:rsidP="00000000" w:rsidRDefault="00000000" w:rsidRPr="00000000" ns1:paraId="00000A9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partialResult = cc-&gt;MultipartyDecryptLead({tally}, sk);</w:t>
      </w:r>
      <w:r w:rsidDel="00000000" w:rsidR="00000000" w:rsidRPr="00000000">
        <w:rPr>
          <w:rtl w:val="0"/>
        </w:rPr>
      </w:r>
    </w:p>
    <w:p w:rsidR="00000000" w:rsidDel="00000000" w:rsidP="00000000" w:rsidRDefault="00000000" w:rsidRPr="00000000" ns1:paraId="00000A9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else {</w:t>
      </w:r>
      <w:r w:rsidDel="00000000" w:rsidR="00000000" w:rsidRPr="00000000">
        <w:rPr>
          <w:rtl w:val="0"/>
        </w:rPr>
      </w:r>
    </w:p>
    <w:p w:rsidR="00000000" w:rsidDel="00000000" w:rsidP="00000000" w:rsidRDefault="00000000" w:rsidRPr="00000000" ns1:paraId="00000A9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partialResult = cc-&gt;MultipartyDecryptMain({tally}, sk);</w:t>
      </w:r>
      <w:r w:rsidDel="00000000" w:rsidR="00000000" w:rsidRPr="00000000">
        <w:rPr>
          <w:rtl w:val="0"/>
        </w:rPr>
      </w:r>
    </w:p>
    <w:p w:rsidR="00000000" w:rsidDel="00000000" w:rsidP="00000000" w:rsidRDefault="00000000" w:rsidRPr="00000000" ns1:paraId="00000A9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A9E">
      <w:pPr>
        <w:spacing w:after="0" w:before="0" w:lineRule="auto"/>
        <w:ind w:left="720" w:firstLine="0"/>
        <w:rPr/>
      </w:pPr>
      <w:r w:rsidDel="00000000" w:rsidR="00000000" w:rsidRPr="00000000">
        <w:rPr>
          <w:rtl w:val="0"/>
        </w:rPr>
      </w:r>
    </w:p>
    <w:p w:rsidR="00000000" w:rsidDel="00000000" w:rsidP="00000000" w:rsidRDefault="00000000" w:rsidRPr="00000000" ns1:paraId="00000A9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fs::create_directories(fs::path(outShare).parent_path());</w:t>
      </w:r>
      <w:r w:rsidDel="00000000" w:rsidR="00000000" w:rsidRPr="00000000">
        <w:rPr>
          <w:rtl w:val="0"/>
        </w:rPr>
      </w:r>
    </w:p>
    <w:p w:rsidR="00000000" w:rsidDel="00000000" w:rsidP="00000000" w:rsidRDefault="00000000" w:rsidRPr="00000000" ns1:paraId="00000AA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(!Serial::SerializeToFile(outShare, partialResult[0], SerType::BINARY)) {</w:t>
      </w:r>
      <w:r w:rsidDel="00000000" w:rsidR="00000000" w:rsidRPr="00000000">
        <w:rPr>
          <w:rtl w:val="0"/>
        </w:rPr>
      </w:r>
    </w:p>
    <w:p w:rsidR="00000000" w:rsidDel="00000000" w:rsidP="00000000" w:rsidRDefault="00000000" w:rsidRPr="00000000" ns1:paraId="00000AA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"[voter_partial_decrypt] ERROR: Cannot write " &lt;&lt; outShare &lt;&lt; "\n";</w:t>
      </w:r>
      <w:r w:rsidDel="00000000" w:rsidR="00000000" w:rsidRPr="00000000">
        <w:rPr>
          <w:rtl w:val="0"/>
        </w:rPr>
      </w:r>
    </w:p>
    <w:p w:rsidR="00000000" w:rsidDel="00000000" w:rsidP="00000000" w:rsidRDefault="00000000" w:rsidRPr="00000000" ns1:paraId="00000AA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1;</w:t>
      </w:r>
      <w:r w:rsidDel="00000000" w:rsidR="00000000" w:rsidRPr="00000000">
        <w:rPr>
          <w:rtl w:val="0"/>
        </w:rPr>
      </w:r>
    </w:p>
    <w:p w:rsidR="00000000" w:rsidDel="00000000" w:rsidP="00000000" w:rsidRDefault="00000000" w:rsidRPr="00000000" ns1:paraId="00000AA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AA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std::cout &lt;&lt; "[voter_partial_decrypt] Saved -&gt; " &lt;&lt; outShare &lt;&lt; "\n";</w:t>
      </w:r>
      <w:r w:rsidDel="00000000" w:rsidR="00000000" w:rsidRPr="00000000">
        <w:rPr>
          <w:rtl w:val="0"/>
        </w:rPr>
      </w:r>
    </w:p>
    <w:p w:rsidR="00000000" w:rsidDel="00000000" w:rsidP="00000000" w:rsidRDefault="00000000" w:rsidRPr="00000000" ns1:paraId="00000AA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0;</w:t>
      </w:r>
      <w:r w:rsidDel="00000000" w:rsidR="00000000" w:rsidRPr="00000000">
        <w:rPr>
          <w:rtl w:val="0"/>
        </w:rPr>
      </w:r>
    </w:p>
    <w:p w:rsidR="00000000" w:rsidDel="00000000" w:rsidP="00000000" w:rsidRDefault="00000000" w:rsidRPr="00000000" ns1:paraId="00000AA6">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AA7">
      <w:pPr>
        <w:spacing w:after="120" w:lineRule="auto"/>
        <w:rPr/>
      </w:pPr>
      <w:r w:rsidDel="00000000" w:rsidR="00000000" w:rsidRPr="00000000">
        <w:rPr>
          <w:rtl w:val="0"/>
        </w:rPr>
      </w:r>
    </w:p>
    <w:p w:rsidR="00000000" w:rsidDel="00000000" w:rsidP="00000000" w:rsidRDefault="00000000" w:rsidRPr="00000000" ns1:paraId="00000AA8">
      <w:pPr>
        <w:pStyle w:val="Heading3"/>
        <w:numPr>
          <w:ilvl w:val="1"/>
          <w:numId w:val="32"/>
        </w:numPr>
        <w:rPr/>
      </w:pPr>
      <w:r w:rsidDel="00000000" w:rsidR="00000000" w:rsidRPr="00000000">
        <w:rPr>
          <w:rtl w:val="0"/>
        </w:rPr>
        <w:t xml:space="preserve">A.6 Source code of combine.cpp</w:t>
      </w:r>
    </w:p>
    <w:p w:rsidR="00000000" w:rsidDel="00000000" w:rsidP="00000000" w:rsidRDefault="00000000" w:rsidRPr="00000000" ns1:paraId="00000AA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combine.cpp — Multiparty Decryption Fusion</w:t>
      </w:r>
      <w:r w:rsidDel="00000000" w:rsidR="00000000" w:rsidRPr="00000000">
        <w:rPr>
          <w:rtl w:val="0"/>
        </w:rPr>
      </w:r>
    </w:p>
    <w:p w:rsidR="00000000" w:rsidDel="00000000" w:rsidP="00000000" w:rsidRDefault="00000000" w:rsidRPr="00000000" ns1:paraId="00000AA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Reads all share_*.bin from server/data/shares/</w:t>
      </w:r>
      <w:r w:rsidDel="00000000" w:rsidR="00000000" w:rsidRPr="00000000">
        <w:rPr>
          <w:rtl w:val="0"/>
        </w:rPr>
      </w:r>
    </w:p>
    <w:p w:rsidR="00000000" w:rsidDel="00000000" w:rsidP="00000000" w:rsidRDefault="00000000" w:rsidRPr="00000000" ns1:paraId="00000AAB">
      <w:pPr>
        <w:spacing w:after="0" w:before="0" w:lineRule="auto"/>
        <w:ind w:left="720" w:firstLine="0"/>
        <w:rPr/>
      </w:pPr>
      <w:r w:rsidDel="00000000" w:rsidR="00000000" w:rsidRPr="00000000">
        <w:rPr>
          <w:rFonts w:ascii="Fira Mono" w:cs="Fira Mono" w:eastAsia="Fira Mono" w:hAnsi="Fira Mono"/>
          <w:sz w:val="18"/>
          <w:szCs w:val="18"/>
          <w:rtl w:val="0"/>
        </w:rPr>
        <w:t xml:space="preserve">// Calls MultipartyDecryptFusion → writes final_result.txt</w:t>
      </w:r>
      <w:r w:rsidDel="00000000" w:rsidR="00000000" w:rsidRPr="00000000">
        <w:rPr>
          <w:rtl w:val="0"/>
        </w:rPr>
      </w:r>
    </w:p>
    <w:p w:rsidR="00000000" w:rsidDel="00000000" w:rsidP="00000000" w:rsidRDefault="00000000" w:rsidRPr="00000000" ns1:paraId="00000AAC">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AA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Multi-candidate output: one line per slot/candidate:</w:t>
      </w:r>
      <w:r w:rsidDel="00000000" w:rsidR="00000000" w:rsidRPr="00000000">
        <w:rPr>
          <w:rtl w:val="0"/>
        </w:rPr>
      </w:r>
    </w:p>
    <w:p w:rsidR="00000000" w:rsidDel="00000000" w:rsidP="00000000" w:rsidRDefault="00000000" w:rsidRPr="00000000" ns1:paraId="00000AA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CANDIDATE_0:&lt;votes&gt;</w:t>
      </w:r>
      <w:r w:rsidDel="00000000" w:rsidR="00000000" w:rsidRPr="00000000">
        <w:rPr>
          <w:rtl w:val="0"/>
        </w:rPr>
      </w:r>
    </w:p>
    <w:p w:rsidR="00000000" w:rsidDel="00000000" w:rsidP="00000000" w:rsidRDefault="00000000" w:rsidRPr="00000000" ns1:paraId="00000AA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CANDIDATE_1:&lt;votes&gt;</w:t>
      </w:r>
      <w:r w:rsidDel="00000000" w:rsidR="00000000" w:rsidRPr="00000000">
        <w:rPr>
          <w:rtl w:val="0"/>
        </w:rPr>
      </w:r>
    </w:p>
    <w:p w:rsidR="00000000" w:rsidDel="00000000" w:rsidP="00000000" w:rsidRDefault="00000000" w:rsidRPr="00000000" ns1:paraId="00000AB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AB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CANDIDATE_N-1:&lt;votes&gt;</w:t>
      </w:r>
      <w:r w:rsidDel="00000000" w:rsidR="00000000" w:rsidRPr="00000000">
        <w:rPr>
          <w:rtl w:val="0"/>
        </w:rPr>
      </w:r>
    </w:p>
    <w:p w:rsidR="00000000" w:rsidDel="00000000" w:rsidP="00000000" w:rsidRDefault="00000000" w:rsidRPr="00000000" ns1:paraId="00000AB2">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AB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combine.cpp does not need to know candidate names — only slot indices.</w:t>
      </w:r>
      <w:r w:rsidDel="00000000" w:rsidR="00000000" w:rsidRPr="00000000">
        <w:rPr>
          <w:rtl w:val="0"/>
        </w:rPr>
      </w:r>
    </w:p>
    <w:p w:rsidR="00000000" w:rsidDel="00000000" w:rsidP="00000000" w:rsidRDefault="00000000" w:rsidRPr="00000000" ns1:paraId="00000AB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The server (server.js) maps indices back to names when serving results.</w:t>
      </w:r>
      <w:r w:rsidDel="00000000" w:rsidR="00000000" w:rsidRPr="00000000">
        <w:rPr>
          <w:rtl w:val="0"/>
        </w:rPr>
      </w:r>
    </w:p>
    <w:p w:rsidR="00000000" w:rsidDel="00000000" w:rsidP="00000000" w:rsidRDefault="00000000" w:rsidRPr="00000000" ns1:paraId="00000AB5">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AB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Paths relative to ROOT = evoting-system/</w:t>
      </w:r>
      <w:r w:rsidDel="00000000" w:rsidR="00000000" w:rsidRPr="00000000">
        <w:rPr>
          <w:rtl w:val="0"/>
        </w:rPr>
      </w:r>
    </w:p>
    <w:p w:rsidR="00000000" w:rsidDel="00000000" w:rsidP="00000000" w:rsidRDefault="00000000" w:rsidRPr="00000000" ns1:paraId="00000AB7">
      <w:pPr>
        <w:spacing w:after="0" w:before="0" w:lineRule="auto"/>
        <w:ind w:left="720" w:firstLine="0"/>
        <w:rPr/>
      </w:pPr>
      <w:r w:rsidDel="00000000" w:rsidR="00000000" w:rsidRPr="00000000">
        <w:rPr>
          <w:rtl w:val="0"/>
        </w:rPr>
      </w:r>
    </w:p>
    <w:p w:rsidR="00000000" w:rsidDel="00000000" w:rsidP="00000000" w:rsidRDefault="00000000" w:rsidRPr="00000000" ns1:paraId="00000AB8">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&lt;openfhe.h&gt;</w:t>
      </w:r>
      <w:r w:rsidDel="00000000" w:rsidR="00000000" w:rsidRPr="00000000">
        <w:rPr>
          <w:rtl w:val="0"/>
        </w:rPr>
      </w:r>
    </w:p>
    <w:p w:rsidR="00000000" w:rsidDel="00000000" w:rsidP="00000000" w:rsidRDefault="00000000" w:rsidRPr="00000000" ns1:paraId="00000AB9">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&lt;cryptocontext-ser.h&gt;</w:t>
      </w:r>
      <w:r w:rsidDel="00000000" w:rsidR="00000000" w:rsidRPr="00000000">
        <w:rPr>
          <w:rtl w:val="0"/>
        </w:rPr>
      </w:r>
    </w:p>
    <w:p w:rsidR="00000000" w:rsidDel="00000000" w:rsidP="00000000" w:rsidRDefault="00000000" w:rsidRPr="00000000" ns1:paraId="00000ABA">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&lt;key/key-ser.h&gt;</w:t>
      </w:r>
      <w:r w:rsidDel="00000000" w:rsidR="00000000" w:rsidRPr="00000000">
        <w:rPr>
          <w:rtl w:val="0"/>
        </w:rPr>
      </w:r>
    </w:p>
    <w:p w:rsidR="00000000" w:rsidDel="00000000" w:rsidP="00000000" w:rsidRDefault="00000000" w:rsidRPr="00000000" ns1:paraId="00000ABB">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&lt;ciphertext-ser.h&gt;</w:t>
      </w:r>
      <w:r w:rsidDel="00000000" w:rsidR="00000000" w:rsidRPr="00000000">
        <w:rPr>
          <w:rtl w:val="0"/>
        </w:rPr>
      </w:r>
    </w:p>
    <w:p w:rsidR="00000000" w:rsidDel="00000000" w:rsidP="00000000" w:rsidRDefault="00000000" w:rsidRPr="00000000" ns1:paraId="00000ABC">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&lt;iostream&gt;</w:t>
      </w:r>
      <w:r w:rsidDel="00000000" w:rsidR="00000000" w:rsidRPr="00000000">
        <w:rPr>
          <w:rtl w:val="0"/>
        </w:rPr>
      </w:r>
    </w:p>
    <w:p w:rsidR="00000000" w:rsidDel="00000000" w:rsidP="00000000" w:rsidRDefault="00000000" w:rsidRPr="00000000" ns1:paraId="00000ABD">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&lt;fstream&gt;</w:t>
      </w:r>
      <w:r w:rsidDel="00000000" w:rsidR="00000000" w:rsidRPr="00000000">
        <w:rPr>
          <w:rtl w:val="0"/>
        </w:rPr>
      </w:r>
    </w:p>
    <w:p w:rsidR="00000000" w:rsidDel="00000000" w:rsidP="00000000" w:rsidRDefault="00000000" w:rsidRPr="00000000" ns1:paraId="00000ABE">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&lt;filesystem&gt;</w:t>
      </w:r>
      <w:r w:rsidDel="00000000" w:rsidR="00000000" w:rsidRPr="00000000">
        <w:rPr>
          <w:rtl w:val="0"/>
        </w:rPr>
      </w:r>
    </w:p>
    <w:p w:rsidR="00000000" w:rsidDel="00000000" w:rsidP="00000000" w:rsidRDefault="00000000" w:rsidRPr="00000000" ns1:paraId="00000ABF">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&lt;vector&gt;</w:t>
      </w:r>
      <w:r w:rsidDel="00000000" w:rsidR="00000000" w:rsidRPr="00000000">
        <w:rPr>
          <w:rtl w:val="0"/>
        </w:rPr>
      </w:r>
    </w:p>
    <w:p w:rsidR="00000000" w:rsidDel="00000000" w:rsidP="00000000" w:rsidRDefault="00000000" w:rsidRPr="00000000" ns1:paraId="00000AC0">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#include &lt;algorithm&gt;</w:t>
      </w:r>
      <w:r w:rsidDel="00000000" w:rsidR="00000000" w:rsidRPr="00000000">
        <w:rPr>
          <w:rtl w:val="0"/>
        </w:rPr>
      </w:r>
    </w:p>
    <w:p w:rsidR="00000000" w:rsidDel="00000000" w:rsidP="00000000" w:rsidRDefault="00000000" w:rsidRPr="00000000" ns1:paraId="00000AC1">
      <w:pPr>
        <w:spacing w:after="0" w:before="0" w:lineRule="auto"/>
        <w:ind w:left="720" w:firstLine="0"/>
        <w:rPr/>
      </w:pPr>
      <w:r w:rsidDel="00000000" w:rsidR="00000000" w:rsidRPr="00000000">
        <w:rPr>
          <w:rtl w:val="0"/>
        </w:rPr>
      </w:r>
    </w:p>
    <w:p w:rsidR="00000000" w:rsidDel="00000000" w:rsidP="00000000" w:rsidRDefault="00000000" w:rsidRPr="00000000" ns1:paraId="00000AC2">
      <w:pPr>
        <w:spacing w:after="0" w:before="0" w:lineRule="auto"/>
        <w:ind w:left="720" w:firstLine="0"/>
        <w:rPr/>
      </w:pPr>
      <w:r w:rsidDel="00000000" w:rsidR="00000000" w:rsidRPr="00000000">
        <w:rPr>
          <w:rFonts w:ascii="Courier New" w:cs="Courier New" w:eastAsia="Courier New" w:hAnsi="Courier New"/>
          <w:sz w:val="18"/>
          <w:szCs w:val="18"/>
          <w:rtl w:val="0"/>
        </w:rPr>
        <w:t xml:space="preserve">using namespace lbcrypto;</w:t>
      </w:r>
      <w:r w:rsidDel="00000000" w:rsidR="00000000" w:rsidRPr="00000000">
        <w:rPr>
          <w:rtl w:val="0"/>
        </w:rPr>
      </w:r>
    </w:p>
    <w:p w:rsidR="00000000" w:rsidDel="00000000" w:rsidP="00000000" w:rsidRDefault="00000000" w:rsidRPr="00000000" ns1:paraId="00000AC3">
      <w:pPr>
        <w:spacing w:after="0" w:before="0" w:lineRule="auto"/>
        <w:ind w:left="720" w:firstLine="0"/>
        <w:rPr/>
      </w:pPr>
      <w:r w:rsidDel="00000000" w:rsidR="00000000" w:rsidRPr="00000000">
        <w:rPr>
          <w:rFonts w:ascii="Courier New" w:cs="Courier New" w:eastAsia="Courier New" w:hAnsi="Courier New"/>
          <w:sz w:val="18"/>
          <w:szCs w:val="18"/>
          <w:rtl w:val="0"/>
        </w:rPr>
        <w:t xml:space="preserve">namespace fs = std::filesystem;</w:t>
      </w:r>
      <w:r w:rsidDel="00000000" w:rsidR="00000000" w:rsidRPr="00000000">
        <w:rPr>
          <w:rtl w:val="0"/>
        </w:rPr>
      </w:r>
    </w:p>
    <w:p w:rsidR="00000000" w:rsidDel="00000000" w:rsidP="00000000" w:rsidRDefault="00000000" w:rsidRPr="00000000" ns1:paraId="00000AC4">
      <w:pPr>
        <w:spacing w:after="0" w:before="0" w:lineRule="auto"/>
        <w:ind w:left="720" w:firstLine="0"/>
        <w:rPr/>
      </w:pPr>
      <w:r w:rsidDel="00000000" w:rsidR="00000000" w:rsidRPr="00000000">
        <w:rPr>
          <w:rtl w:val="0"/>
        </w:rPr>
      </w:r>
    </w:p>
    <w:p w:rsidR="00000000" w:rsidDel="00000000" w:rsidP="00000000" w:rsidRDefault="00000000" w:rsidRPr="00000000" ns1:paraId="00000AC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Must match N_CANDIDATES in encrypt_vote.cpp</w:t>
      </w:r>
      <w:r w:rsidDel="00000000" w:rsidR="00000000" w:rsidRPr="00000000">
        <w:rPr>
          <w:rtl w:val="0"/>
        </w:rPr>
      </w:r>
    </w:p>
    <w:p w:rsidR="00000000" w:rsidDel="00000000" w:rsidP="00000000" w:rsidRDefault="00000000" w:rsidRPr="00000000" ns1:paraId="00000AC6">
      <w:pPr>
        <w:spacing w:after="0" w:before="0" w:lineRule="auto"/>
        <w:ind w:left="720" w:firstLine="0"/>
        <w:rPr/>
      </w:pPr>
      <w:r w:rsidDel="00000000" w:rsidR="00000000" w:rsidRPr="00000000">
        <w:rPr>
          <w:rFonts w:ascii="Courier New" w:cs="Courier New" w:eastAsia="Courier New" w:hAnsi="Courier New"/>
          <w:sz w:val="18"/>
          <w:szCs w:val="18"/>
          <w:rtl w:val="0"/>
        </w:rPr>
        <w:t xml:space="preserve">static const int N_CANDIDATES = 10;</w:t>
      </w:r>
      <w:r w:rsidDel="00000000" w:rsidR="00000000" w:rsidRPr="00000000">
        <w:rPr>
          <w:rtl w:val="0"/>
        </w:rPr>
      </w:r>
    </w:p>
    <w:p w:rsidR="00000000" w:rsidDel="00000000" w:rsidP="00000000" w:rsidRDefault="00000000" w:rsidRPr="00000000" ns1:paraId="00000AC7">
      <w:pPr>
        <w:spacing w:after="0" w:before="0" w:lineRule="auto"/>
        <w:ind w:left="720" w:firstLine="0"/>
        <w:rPr/>
      </w:pPr>
      <w:r w:rsidDel="00000000" w:rsidR="00000000" w:rsidRPr="00000000">
        <w:rPr>
          <w:rtl w:val="0"/>
        </w:rPr>
      </w:r>
    </w:p>
    <w:p w:rsidR="00000000" w:rsidDel="00000000" w:rsidP="00000000" w:rsidRDefault="00000000" w:rsidRPr="00000000" ns1:paraId="00000AC8">
      <w:pPr>
        <w:spacing w:after="0" w:before="0" w:lineRule="auto"/>
        <w:ind w:left="720" w:firstLine="0"/>
        <w:rPr/>
      </w:pPr>
      <w:r w:rsidDel="00000000" w:rsidR="00000000" w:rsidRPr="00000000">
        <w:rPr>
          <w:rFonts w:ascii="Courier New" w:cs="Courier New" w:eastAsia="Courier New" w:hAnsi="Courier New"/>
          <w:sz w:val="18"/>
          <w:szCs w:val="18"/>
          <w:rtl w:val="0"/>
        </w:rPr>
        <w:t xml:space="preserve">int main() {</w:t>
      </w:r>
      <w:r w:rsidDel="00000000" w:rsidR="00000000" w:rsidRPr="00000000">
        <w:rPr>
          <w:rtl w:val="0"/>
        </w:rPr>
      </w:r>
    </w:p>
    <w:p w:rsidR="00000000" w:rsidDel="00000000" w:rsidP="00000000" w:rsidRDefault="00000000" w:rsidRPr="00000000" ns1:paraId="00000AC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std::cout &lt;&lt; "\n[combine] Loading CryptoContext...\n";</w:t>
      </w:r>
      <w:r w:rsidDel="00000000" w:rsidR="00000000" w:rsidRPr="00000000">
        <w:rPr>
          <w:rtl w:val="0"/>
        </w:rPr>
      </w:r>
    </w:p>
    <w:p w:rsidR="00000000" w:rsidDel="00000000" w:rsidP="00000000" w:rsidRDefault="00000000" w:rsidRPr="00000000" ns1:paraId="00000ACA">
      <w:pPr>
        <w:spacing w:after="0" w:before="0" w:lineRule="auto"/>
        <w:ind w:left="720" w:firstLine="0"/>
        <w:rPr/>
      </w:pPr>
      <w:r w:rsidDel="00000000" w:rsidR="00000000" w:rsidRPr="00000000">
        <w:rPr>
          <w:rtl w:val="0"/>
        </w:rPr>
      </w:r>
    </w:p>
    <w:p w:rsidR="00000000" w:rsidDel="00000000" w:rsidP="00000000" w:rsidRDefault="00000000" w:rsidRPr="00000000" ns1:paraId="00000AC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CryptoContext&lt;DCRTPoly&gt; cc;</w:t>
      </w:r>
      <w:r w:rsidDel="00000000" w:rsidR="00000000" w:rsidRPr="00000000">
        <w:rPr>
          <w:rtl w:val="0"/>
        </w:rPr>
      </w:r>
    </w:p>
    <w:p w:rsidR="00000000" w:rsidDel="00000000" w:rsidP="00000000" w:rsidRDefault="00000000" w:rsidRPr="00000000" ns1:paraId="00000AC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(!Serial::DeserializeFromFile("./params/crypto_params.bin", cc, SerType::BINARY)) {</w:t>
      </w:r>
      <w:r w:rsidDel="00000000" w:rsidR="00000000" w:rsidRPr="00000000">
        <w:rPr>
          <w:rtl w:val="0"/>
        </w:rPr>
      </w:r>
    </w:p>
    <w:p w:rsidR="00000000" w:rsidDel="00000000" w:rsidP="00000000" w:rsidRDefault="00000000" w:rsidRPr="00000000" ns1:paraId="00000AC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"[combine] ERROR: Cannot load crypto_params.bin\n"; return 1;</w:t>
      </w:r>
      <w:r w:rsidDel="00000000" w:rsidR="00000000" w:rsidRPr="00000000">
        <w:rPr>
          <w:rtl w:val="0"/>
        </w:rPr>
      </w:r>
    </w:p>
    <w:p w:rsidR="00000000" w:rsidDel="00000000" w:rsidP="00000000" w:rsidRDefault="00000000" w:rsidRPr="00000000" ns1:paraId="00000AC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AC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cc-&gt;Enable(PKE);</w:t>
      </w:r>
      <w:r w:rsidDel="00000000" w:rsidR="00000000" w:rsidRPr="00000000">
        <w:rPr>
          <w:rtl w:val="0"/>
        </w:rPr>
      </w:r>
    </w:p>
    <w:p w:rsidR="00000000" w:rsidDel="00000000" w:rsidP="00000000" w:rsidRDefault="00000000" w:rsidRPr="00000000" ns1:paraId="00000AD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cc-&gt;Enable(LEVELEDSHE);</w:t>
      </w:r>
      <w:r w:rsidDel="00000000" w:rsidR="00000000" w:rsidRPr="00000000">
        <w:rPr>
          <w:rtl w:val="0"/>
        </w:rPr>
      </w:r>
    </w:p>
    <w:p w:rsidR="00000000" w:rsidDel="00000000" w:rsidP="00000000" w:rsidRDefault="00000000" w:rsidRPr="00000000" ns1:paraId="00000AD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cc-&gt;Enable(MULTIPARTY);</w:t>
      </w:r>
      <w:r w:rsidDel="00000000" w:rsidR="00000000" w:rsidRPr="00000000">
        <w:rPr>
          <w:rtl w:val="0"/>
        </w:rPr>
      </w:r>
    </w:p>
    <w:p w:rsidR="00000000" w:rsidDel="00000000" w:rsidP="00000000" w:rsidRDefault="00000000" w:rsidRPr="00000000" ns1:paraId="00000AD2">
      <w:pPr>
        <w:spacing w:after="0" w:before="0" w:lineRule="auto"/>
        <w:ind w:left="720" w:firstLine="0"/>
        <w:rPr/>
      </w:pPr>
      <w:r w:rsidDel="00000000" w:rsidR="00000000" w:rsidRPr="00000000">
        <w:rPr>
          <w:rtl w:val="0"/>
        </w:rPr>
      </w:r>
    </w:p>
    <w:p w:rsidR="00000000" w:rsidDel="00000000" w:rsidP="00000000" w:rsidRDefault="00000000" w:rsidRPr="00000000" ns1:paraId="00000AD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std::string sharesDir = "./server/data/shares";</w:t>
      </w:r>
      <w:r w:rsidDel="00000000" w:rsidR="00000000" w:rsidRPr="00000000">
        <w:rPr>
          <w:rtl w:val="0"/>
        </w:rPr>
      </w:r>
    </w:p>
    <w:p w:rsidR="00000000" w:rsidDel="00000000" w:rsidP="00000000" w:rsidRDefault="00000000" w:rsidRPr="00000000" ns1:paraId="00000AD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(!fs::exists(sharesDir)) {</w:t>
      </w:r>
      <w:r w:rsidDel="00000000" w:rsidR="00000000" w:rsidRPr="00000000">
        <w:rPr>
          <w:rtl w:val="0"/>
        </w:rPr>
      </w:r>
    </w:p>
    <w:p w:rsidR="00000000" w:rsidDel="00000000" w:rsidP="00000000" w:rsidRDefault="00000000" w:rsidRPr="00000000" ns1:paraId="00000AD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"[combine] ERROR: Shares dir not found.\n"; return 1;</w:t>
      </w:r>
      <w:r w:rsidDel="00000000" w:rsidR="00000000" w:rsidRPr="00000000">
        <w:rPr>
          <w:rtl w:val="0"/>
        </w:rPr>
      </w:r>
    </w:p>
    <w:p w:rsidR="00000000" w:rsidDel="00000000" w:rsidP="00000000" w:rsidRDefault="00000000" w:rsidRPr="00000000" ns1:paraId="00000AD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AD7">
      <w:pPr>
        <w:spacing w:after="0" w:before="0" w:lineRule="auto"/>
        <w:ind w:left="720" w:firstLine="0"/>
        <w:rPr/>
      </w:pPr>
      <w:r w:rsidDel="00000000" w:rsidR="00000000" w:rsidRPr="00000000">
        <w:rPr>
          <w:rtl w:val="0"/>
        </w:rPr>
      </w:r>
    </w:p>
    <w:p w:rsidR="00000000" w:rsidDel="00000000" w:rsidP="00000000" w:rsidRDefault="00000000" w:rsidRPr="00000000" ns1:paraId="00000AD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std::vector&lt;fs::path&gt; files;</w:t>
      </w:r>
      <w:r w:rsidDel="00000000" w:rsidR="00000000" w:rsidRPr="00000000">
        <w:rPr>
          <w:rtl w:val="0"/>
        </w:rPr>
      </w:r>
    </w:p>
    <w:p w:rsidR="00000000" w:rsidDel="00000000" w:rsidP="00000000" w:rsidRDefault="00000000" w:rsidRPr="00000000" ns1:paraId="00000AD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for (auto&amp; e : fs::directory_iterator(sharesDir))</w:t>
      </w:r>
      <w:r w:rsidDel="00000000" w:rsidR="00000000" w:rsidRPr="00000000">
        <w:rPr>
          <w:rtl w:val="0"/>
        </w:rPr>
      </w:r>
    </w:p>
    <w:p w:rsidR="00000000" w:rsidDel="00000000" w:rsidP="00000000" w:rsidRDefault="00000000" w:rsidRPr="00000000" ns1:paraId="00000AD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(e.path().extension() == ".bin") files.push_back(e.path());</w:t>
      </w:r>
      <w:r w:rsidDel="00000000" w:rsidR="00000000" w:rsidRPr="00000000">
        <w:rPr>
          <w:rtl w:val="0"/>
        </w:rPr>
      </w:r>
    </w:p>
    <w:p w:rsidR="00000000" w:rsidDel="00000000" w:rsidP="00000000" w:rsidRDefault="00000000" w:rsidRPr="00000000" ns1:paraId="00000AD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std::sort(files.begin(), files.end());</w:t>
      </w:r>
      <w:r w:rsidDel="00000000" w:rsidR="00000000" w:rsidRPr="00000000">
        <w:rPr>
          <w:rtl w:val="0"/>
        </w:rPr>
      </w:r>
    </w:p>
    <w:p w:rsidR="00000000" w:rsidDel="00000000" w:rsidP="00000000" w:rsidRDefault="00000000" w:rsidRPr="00000000" ns1:paraId="00000ADC">
      <w:pPr>
        <w:spacing w:after="0" w:before="0" w:lineRule="auto"/>
        <w:ind w:left="720" w:firstLine="0"/>
        <w:rPr/>
      </w:pPr>
      <w:r w:rsidDel="00000000" w:rsidR="00000000" w:rsidRPr="00000000">
        <w:rPr>
          <w:rtl w:val="0"/>
        </w:rPr>
      </w:r>
    </w:p>
    <w:p w:rsidR="00000000" w:rsidDel="00000000" w:rsidP="00000000" w:rsidRDefault="00000000" w:rsidRPr="00000000" ns1:paraId="00000AD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(files.empty()) { std::cerr &lt;&lt; "[combine] ERROR: No share files found.\n"; return 1; }</w:t>
      </w:r>
      <w:r w:rsidDel="00000000" w:rsidR="00000000" w:rsidRPr="00000000">
        <w:rPr>
          <w:rtl w:val="0"/>
        </w:rPr>
      </w:r>
    </w:p>
    <w:p w:rsidR="00000000" w:rsidDel="00000000" w:rsidP="00000000" w:rsidRDefault="00000000" w:rsidRPr="00000000" ns1:paraId="00000ADE">
      <w:pPr>
        <w:spacing w:after="0" w:before="0" w:lineRule="auto"/>
        <w:ind w:left="720" w:firstLine="0"/>
        <w:rPr/>
      </w:pPr>
      <w:r w:rsidDel="00000000" w:rsidR="00000000" w:rsidRPr="00000000">
        <w:rPr>
          <w:rtl w:val="0"/>
        </w:rPr>
      </w:r>
    </w:p>
    <w:p w:rsidR="00000000" w:rsidDel="00000000" w:rsidP="00000000" w:rsidRDefault="00000000" w:rsidRPr="00000000" ns1:paraId="00000AD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std::vector&lt;Ciphertext&lt;DCRTPoly&gt;&gt; shares;</w:t>
      </w:r>
      <w:r w:rsidDel="00000000" w:rsidR="00000000" w:rsidRPr="00000000">
        <w:rPr>
          <w:rtl w:val="0"/>
        </w:rPr>
      </w:r>
    </w:p>
    <w:p w:rsidR="00000000" w:rsidDel="00000000" w:rsidP="00000000" w:rsidRDefault="00000000" w:rsidRPr="00000000" ns1:paraId="00000AE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for (auto&amp; fp : files) {</w:t>
      </w:r>
      <w:r w:rsidDel="00000000" w:rsidR="00000000" w:rsidRPr="00000000">
        <w:rPr>
          <w:rtl w:val="0"/>
        </w:rPr>
      </w:r>
    </w:p>
    <w:p w:rsidR="00000000" w:rsidDel="00000000" w:rsidP="00000000" w:rsidRDefault="00000000" w:rsidRPr="00000000" ns1:paraId="00000AE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Ciphertext&lt;DCRTPoly&gt; share;</w:t>
      </w:r>
      <w:r w:rsidDel="00000000" w:rsidR="00000000" w:rsidRPr="00000000">
        <w:rPr>
          <w:rtl w:val="0"/>
        </w:rPr>
      </w:r>
    </w:p>
    <w:p w:rsidR="00000000" w:rsidDel="00000000" w:rsidP="00000000" w:rsidRDefault="00000000" w:rsidRPr="00000000" ns1:paraId="00000AE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(!Serial::DeserializeFromFile(fp.string(), share, SerType::BINARY)) {</w:t>
      </w:r>
      <w:r w:rsidDel="00000000" w:rsidR="00000000" w:rsidRPr="00000000">
        <w:rPr>
          <w:rtl w:val="0"/>
        </w:rPr>
      </w:r>
    </w:p>
    <w:p w:rsidR="00000000" w:rsidDel="00000000" w:rsidP="00000000" w:rsidRDefault="00000000" w:rsidRPr="00000000" ns1:paraId="00000AE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"[combine] ERROR: Cannot deserialize " &lt;&lt; fp &lt;&lt; "\n"; return 1;</w:t>
      </w:r>
      <w:r w:rsidDel="00000000" w:rsidR="00000000" w:rsidRPr="00000000">
        <w:rPr>
          <w:rtl w:val="0"/>
        </w:rPr>
      </w:r>
    </w:p>
    <w:p w:rsidR="00000000" w:rsidDel="00000000" w:rsidP="00000000" w:rsidRDefault="00000000" w:rsidRPr="00000000" ns1:paraId="00000AE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AE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shares.push_back(share);</w:t>
      </w:r>
      <w:r w:rsidDel="00000000" w:rsidR="00000000" w:rsidRPr="00000000">
        <w:rPr>
          <w:rtl w:val="0"/>
        </w:rPr>
      </w:r>
    </w:p>
    <w:p w:rsidR="00000000" w:rsidDel="00000000" w:rsidP="00000000" w:rsidRDefault="00000000" w:rsidRPr="00000000" ns1:paraId="00000AE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std::cout &lt;&lt; "[combine]   Loaded share: " &lt;&lt; fp.filename() &lt;&lt; "\n";</w:t>
      </w:r>
      <w:r w:rsidDel="00000000" w:rsidR="00000000" w:rsidRPr="00000000">
        <w:rPr>
          <w:rtl w:val="0"/>
        </w:rPr>
      </w:r>
    </w:p>
    <w:p w:rsidR="00000000" w:rsidDel="00000000" w:rsidP="00000000" w:rsidRDefault="00000000" w:rsidRPr="00000000" ns1:paraId="00000AE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AE8">
      <w:pPr>
        <w:spacing w:after="0" w:before="0" w:lineRule="auto"/>
        <w:ind w:left="720" w:firstLine="0"/>
        <w:rPr/>
      </w:pPr>
      <w:r w:rsidDel="00000000" w:rsidR="00000000" w:rsidRPr="00000000">
        <w:rPr>
          <w:rtl w:val="0"/>
        </w:rPr>
      </w:r>
    </w:p>
    <w:p w:rsidR="00000000" w:rsidDel="00000000" w:rsidP="00000000" w:rsidRDefault="00000000" w:rsidRPr="00000000" ns1:paraId="00000AE9">
      <w:pPr>
        <w:spacing w:after="0" w:before="0" w:lineRule="auto"/>
        <w:ind w:left="720" w:firstLine="0"/>
        <w:rPr/>
      </w:pPr>
      <w:r w:rsidDel="00000000" w:rsidR="00000000" w:rsidRPr="00000000">
        <w:rPr>
          <w:rFonts w:ascii="Fira Mono" w:cs="Fira Mono" w:eastAsia="Fira Mono" w:hAnsi="Fira Mono"/>
          <w:sz w:val="18"/>
          <w:szCs w:val="18"/>
          <w:rtl w:val="0"/>
        </w:rPr>
        <w:t xml:space="preserve">    // ── Multiparty fusion → plaintext ─────────────────────────</w:t>
      </w:r>
      <w:r w:rsidDel="00000000" w:rsidR="00000000" w:rsidRPr="00000000">
        <w:rPr>
          <w:rtl w:val="0"/>
        </w:rPr>
      </w:r>
    </w:p>
    <w:p w:rsidR="00000000" w:rsidDel="00000000" w:rsidP="00000000" w:rsidRDefault="00000000" w:rsidRPr="00000000" ns1:paraId="00000AE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Plaintext result;</w:t>
      </w:r>
      <w:r w:rsidDel="00000000" w:rsidR="00000000" w:rsidRPr="00000000">
        <w:rPr>
          <w:rtl w:val="0"/>
        </w:rPr>
      </w:r>
    </w:p>
    <w:p w:rsidR="00000000" w:rsidDel="00000000" w:rsidP="00000000" w:rsidRDefault="00000000" w:rsidRPr="00000000" ns1:paraId="00000AE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cc-&gt;MultipartyDecryptFusion(shares, &amp;result);</w:t>
      </w:r>
      <w:r w:rsidDel="00000000" w:rsidR="00000000" w:rsidRPr="00000000">
        <w:rPr>
          <w:rtl w:val="0"/>
        </w:rPr>
      </w:r>
    </w:p>
    <w:p w:rsidR="00000000" w:rsidDel="00000000" w:rsidP="00000000" w:rsidRDefault="00000000" w:rsidRPr="00000000" ns1:paraId="00000AEC">
      <w:pPr>
        <w:spacing w:after="0" w:before="0" w:lineRule="auto"/>
        <w:ind w:left="720" w:firstLine="0"/>
        <w:rPr/>
      </w:pPr>
      <w:r w:rsidDel="00000000" w:rsidR="00000000" w:rsidRPr="00000000">
        <w:rPr>
          <w:rtl w:val="0"/>
        </w:rPr>
      </w:r>
    </w:p>
    <w:p w:rsidR="00000000" w:rsidDel="00000000" w:rsidP="00000000" w:rsidRDefault="00000000" w:rsidRPr="00000000" ns1:paraId="00000AE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Read all N_CANDIDATES slots</w:t>
      </w:r>
      <w:r w:rsidDel="00000000" w:rsidR="00000000" w:rsidRPr="00000000">
        <w:rPr>
          <w:rtl w:val="0"/>
        </w:rPr>
      </w:r>
    </w:p>
    <w:p w:rsidR="00000000" w:rsidDel="00000000" w:rsidP="00000000" w:rsidRDefault="00000000" w:rsidRPr="00000000" ns1:paraId="00000AE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result-&gt;SetLength(N_CANDIDATES);</w:t>
      </w:r>
      <w:r w:rsidDel="00000000" w:rsidR="00000000" w:rsidRPr="00000000">
        <w:rPr>
          <w:rtl w:val="0"/>
        </w:rPr>
      </w:r>
    </w:p>
    <w:p w:rsidR="00000000" w:rsidDel="00000000" w:rsidP="00000000" w:rsidRDefault="00000000" w:rsidRPr="00000000" ns1:paraId="00000AE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auto tallies = result-&gt;GetPackedValue();</w:t>
      </w:r>
      <w:r w:rsidDel="00000000" w:rsidR="00000000" w:rsidRPr="00000000">
        <w:rPr>
          <w:rtl w:val="0"/>
        </w:rPr>
      </w:r>
    </w:p>
    <w:p w:rsidR="00000000" w:rsidDel="00000000" w:rsidP="00000000" w:rsidRDefault="00000000" w:rsidRPr="00000000" ns1:paraId="00000AF0">
      <w:pPr>
        <w:spacing w:after="0" w:before="0" w:lineRule="auto"/>
        <w:ind w:left="720" w:firstLine="0"/>
        <w:rPr/>
      </w:pPr>
      <w:r w:rsidDel="00000000" w:rsidR="00000000" w:rsidRPr="00000000">
        <w:rPr>
          <w:rtl w:val="0"/>
        </w:rPr>
      </w:r>
    </w:p>
    <w:p w:rsidR="00000000" w:rsidDel="00000000" w:rsidP="00000000" w:rsidRDefault="00000000" w:rsidRPr="00000000" ns1:paraId="00000AF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Print results table ───────────────────────────────────</w:t>
      </w:r>
      <w:r w:rsidDel="00000000" w:rsidR="00000000" w:rsidRPr="00000000">
        <w:rPr>
          <w:rtl w:val="0"/>
        </w:rPr>
      </w:r>
    </w:p>
    <w:p w:rsidR="00000000" w:rsidDel="00000000" w:rsidP="00000000" w:rsidRDefault="00000000" w:rsidRPr="00000000" ns1:paraId="00000AF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std::cout &lt;&lt; "\n╔═══════════════════════════════════════════╗\n";</w:t>
      </w:r>
      <w:r w:rsidDel="00000000" w:rsidR="00000000" w:rsidRPr="00000000">
        <w:rPr>
          <w:rtl w:val="0"/>
        </w:rPr>
      </w:r>
    </w:p>
    <w:p w:rsidR="00000000" w:rsidDel="00000000" w:rsidP="00000000" w:rsidRDefault="00000000" w:rsidRPr="00000000" ns1:paraId="00000AF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std::cout &lt;&lt; "║       BALLON D'OR — FINAL VOTE TALLY      ║\n";</w:t>
      </w:r>
      <w:r w:rsidDel="00000000" w:rsidR="00000000" w:rsidRPr="00000000">
        <w:rPr>
          <w:rtl w:val="0"/>
        </w:rPr>
      </w:r>
    </w:p>
    <w:p w:rsidR="00000000" w:rsidDel="00000000" w:rsidP="00000000" w:rsidRDefault="00000000" w:rsidRPr="00000000" ns1:paraId="00000AF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std::cout &lt;&lt; "╠═══════════════════════════════════════════╣\n";</w:t>
      </w:r>
      <w:r w:rsidDel="00000000" w:rsidR="00000000" w:rsidRPr="00000000">
        <w:rPr>
          <w:rtl w:val="0"/>
        </w:rPr>
      </w:r>
    </w:p>
    <w:p w:rsidR="00000000" w:rsidDel="00000000" w:rsidP="00000000" w:rsidRDefault="00000000" w:rsidRPr="00000000" ns1:paraId="00000AF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for (int i = 0; i &lt; N_CANDIDATES; ++i) {</w:t>
      </w:r>
      <w:r w:rsidDel="00000000" w:rsidR="00000000" w:rsidRPr="00000000">
        <w:rPr>
          <w:rtl w:val="0"/>
        </w:rPr>
      </w:r>
    </w:p>
    <w:p w:rsidR="00000000" w:rsidDel="00000000" w:rsidP="00000000" w:rsidRDefault="00000000" w:rsidRPr="00000000" ns1:paraId="00000AF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int64_t v = (i &lt; (int)tallies.size()) ? tallies[i] : 0;</w:t>
      </w:r>
      <w:r w:rsidDel="00000000" w:rsidR="00000000" w:rsidRPr="00000000">
        <w:rPr>
          <w:rtl w:val="0"/>
        </w:rPr>
      </w:r>
    </w:p>
    <w:p w:rsidR="00000000" w:rsidDel="00000000" w:rsidP="00000000" w:rsidRDefault="00000000" w:rsidRPr="00000000" ns1:paraId="00000AF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std::string label = "  CANDIDATE_" + std::to_string(i) + " = " + std::to_string(v);</w:t>
      </w:r>
      <w:r w:rsidDel="00000000" w:rsidR="00000000" w:rsidRPr="00000000">
        <w:rPr>
          <w:rtl w:val="0"/>
        </w:rPr>
      </w:r>
    </w:p>
    <w:p w:rsidR="00000000" w:rsidDel="00000000" w:rsidP="00000000" w:rsidRDefault="00000000" w:rsidRPr="00000000" ns1:paraId="00000AF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Pad to fixed width</w:t>
      </w:r>
      <w:r w:rsidDel="00000000" w:rsidR="00000000" w:rsidRPr="00000000">
        <w:rPr>
          <w:rtl w:val="0"/>
        </w:rPr>
      </w:r>
    </w:p>
    <w:p w:rsidR="00000000" w:rsidDel="00000000" w:rsidP="00000000" w:rsidRDefault="00000000" w:rsidRPr="00000000" ns1:paraId="00000AF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std::string padded = label + std::string(std::max(0, 43 - (int)label.size()), ' ');</w:t>
      </w:r>
      <w:r w:rsidDel="00000000" w:rsidR="00000000" w:rsidRPr="00000000">
        <w:rPr>
          <w:rtl w:val="0"/>
        </w:rPr>
      </w:r>
    </w:p>
    <w:p w:rsidR="00000000" w:rsidDel="00000000" w:rsidP="00000000" w:rsidRDefault="00000000" w:rsidRPr="00000000" ns1:paraId="00000AF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std::cout &lt;&lt; "║" &lt;&lt; padded &lt;&lt; "║\n";</w:t>
      </w:r>
      <w:r w:rsidDel="00000000" w:rsidR="00000000" w:rsidRPr="00000000">
        <w:rPr>
          <w:rtl w:val="0"/>
        </w:rPr>
      </w:r>
    </w:p>
    <w:p w:rsidR="00000000" w:rsidDel="00000000" w:rsidP="00000000" w:rsidRDefault="00000000" w:rsidRPr="00000000" ns1:paraId="00000AF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AF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std::cout &lt;&lt; "╚═══════════════════════════════════════════╝\n\n";</w:t>
      </w:r>
      <w:r w:rsidDel="00000000" w:rsidR="00000000" w:rsidRPr="00000000">
        <w:rPr>
          <w:rtl w:val="0"/>
        </w:rPr>
      </w:r>
    </w:p>
    <w:p w:rsidR="00000000" w:rsidDel="00000000" w:rsidP="00000000" w:rsidRDefault="00000000" w:rsidRPr="00000000" ns1:paraId="00000AFD">
      <w:pPr>
        <w:spacing w:after="0" w:before="0" w:lineRule="auto"/>
        <w:ind w:left="720" w:firstLine="0"/>
        <w:rPr/>
      </w:pPr>
      <w:r w:rsidDel="00000000" w:rsidR="00000000" w:rsidRPr="00000000">
        <w:rPr>
          <w:rtl w:val="0"/>
        </w:rPr>
      </w:r>
    </w:p>
    <w:p w:rsidR="00000000" w:rsidDel="00000000" w:rsidP="00000000" w:rsidRDefault="00000000" w:rsidRPr="00000000" ns1:paraId="00000AF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Write final_result.txt ─────────────────────────────────</w:t>
      </w:r>
      <w:r w:rsidDel="00000000" w:rsidR="00000000" w:rsidRPr="00000000">
        <w:rPr>
          <w:rtl w:val="0"/>
        </w:rPr>
      </w:r>
    </w:p>
    <w:p w:rsidR="00000000" w:rsidDel="00000000" w:rsidP="00000000" w:rsidRDefault="00000000" w:rsidRPr="00000000" ns1:paraId="00000AF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Format:  CANDIDATE_&lt;i&gt;:&lt;votes&gt;</w:t>
      </w:r>
      <w:r w:rsidDel="00000000" w:rsidR="00000000" w:rsidRPr="00000000">
        <w:rPr>
          <w:rtl w:val="0"/>
        </w:rPr>
      </w:r>
    </w:p>
    <w:p w:rsidR="00000000" w:rsidDel="00000000" w:rsidP="00000000" w:rsidRDefault="00000000" w:rsidRPr="00000000" ns1:paraId="00000B0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One line per candidate, sorted by index ascending.</w:t>
      </w:r>
      <w:r w:rsidDel="00000000" w:rsidR="00000000" w:rsidRPr="00000000">
        <w:rPr>
          <w:rtl w:val="0"/>
        </w:rPr>
      </w:r>
    </w:p>
    <w:p w:rsidR="00000000" w:rsidDel="00000000" w:rsidP="00000000" w:rsidRDefault="00000000" w:rsidRPr="00000000" ns1:paraId="00000B0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Server will parse this and join with candidates.json for names.</w:t>
      </w:r>
      <w:r w:rsidDel="00000000" w:rsidR="00000000" w:rsidRPr="00000000">
        <w:rPr>
          <w:rtl w:val="0"/>
        </w:rPr>
      </w:r>
    </w:p>
    <w:p w:rsidR="00000000" w:rsidDel="00000000" w:rsidP="00000000" w:rsidRDefault="00000000" w:rsidRPr="00000000" ns1:paraId="00000B0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fs::create_directories("./server/data/tally");</w:t>
      </w:r>
      <w:r w:rsidDel="00000000" w:rsidR="00000000" w:rsidRPr="00000000">
        <w:rPr>
          <w:rtl w:val="0"/>
        </w:rPr>
      </w:r>
    </w:p>
    <w:p w:rsidR="00000000" w:rsidDel="00000000" w:rsidP="00000000" w:rsidRDefault="00000000" w:rsidRPr="00000000" ns1:paraId="00000B0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std::ofstream out("./server/data/tally/final_result.txt");</w:t>
      </w:r>
      <w:r w:rsidDel="00000000" w:rsidR="00000000" w:rsidRPr="00000000">
        <w:rPr>
          <w:rtl w:val="0"/>
        </w:rPr>
      </w:r>
    </w:p>
    <w:p w:rsidR="00000000" w:rsidDel="00000000" w:rsidP="00000000" w:rsidRDefault="00000000" w:rsidRPr="00000000" ns1:paraId="00000B0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(!out.is_open()) {</w:t>
      </w:r>
      <w:r w:rsidDel="00000000" w:rsidR="00000000" w:rsidRPr="00000000">
        <w:rPr>
          <w:rtl w:val="0"/>
        </w:rPr>
      </w:r>
    </w:p>
    <w:p w:rsidR="00000000" w:rsidDel="00000000" w:rsidP="00000000" w:rsidRDefault="00000000" w:rsidRPr="00000000" ns1:paraId="00000B0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std::cerr &lt;&lt; "[combine] ERROR: Cannot open final_result.txt for writing\n"; return 1;</w:t>
      </w:r>
      <w:r w:rsidDel="00000000" w:rsidR="00000000" w:rsidRPr="00000000">
        <w:rPr>
          <w:rtl w:val="0"/>
        </w:rPr>
      </w:r>
    </w:p>
    <w:p w:rsidR="00000000" w:rsidDel="00000000" w:rsidP="00000000" w:rsidRDefault="00000000" w:rsidRPr="00000000" ns1:paraId="00000B0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B0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for (int i = 0; i &lt; N_CANDIDATES; ++i) {</w:t>
      </w:r>
      <w:r w:rsidDel="00000000" w:rsidR="00000000" w:rsidRPr="00000000">
        <w:rPr>
          <w:rtl w:val="0"/>
        </w:rPr>
      </w:r>
    </w:p>
    <w:p w:rsidR="00000000" w:rsidDel="00000000" w:rsidP="00000000" w:rsidRDefault="00000000" w:rsidRPr="00000000" ns1:paraId="00000B0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int64_t v = (i &lt; (int)tallies.size()) ? tallies[i] : 0;</w:t>
      </w:r>
      <w:r w:rsidDel="00000000" w:rsidR="00000000" w:rsidRPr="00000000">
        <w:rPr>
          <w:rtl w:val="0"/>
        </w:rPr>
      </w:r>
    </w:p>
    <w:p w:rsidR="00000000" w:rsidDel="00000000" w:rsidP="00000000" w:rsidRDefault="00000000" w:rsidRPr="00000000" ns1:paraId="00000B0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out &lt;&lt; "CANDIDATE_" &lt;&lt; i &lt;&lt; ":" &lt;&lt; v &lt;&lt; "\n";</w:t>
      </w:r>
      <w:r w:rsidDel="00000000" w:rsidR="00000000" w:rsidRPr="00000000">
        <w:rPr>
          <w:rtl w:val="0"/>
        </w:rPr>
      </w:r>
    </w:p>
    <w:p w:rsidR="00000000" w:rsidDel="00000000" w:rsidP="00000000" w:rsidRDefault="00000000" w:rsidRPr="00000000" ns1:paraId="00000B0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B0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out.close();</w:t>
      </w:r>
      <w:r w:rsidDel="00000000" w:rsidR="00000000" w:rsidRPr="00000000">
        <w:rPr>
          <w:rtl w:val="0"/>
        </w:rPr>
      </w:r>
    </w:p>
    <w:p w:rsidR="00000000" w:rsidDel="00000000" w:rsidP="00000000" w:rsidRDefault="00000000" w:rsidRPr="00000000" ns1:paraId="00000B0C">
      <w:pPr>
        <w:spacing w:after="0" w:before="0" w:lineRule="auto"/>
        <w:ind w:left="720" w:firstLine="0"/>
        <w:rPr/>
      </w:pPr>
      <w:r w:rsidDel="00000000" w:rsidR="00000000" w:rsidRPr="00000000">
        <w:rPr>
          <w:rtl w:val="0"/>
        </w:rPr>
      </w:r>
    </w:p>
    <w:p w:rsidR="00000000" w:rsidDel="00000000" w:rsidP="00000000" w:rsidRDefault="00000000" w:rsidRPr="00000000" ns1:paraId="00000B0D">
      <w:pPr>
        <w:spacing w:after="0" w:before="0" w:lineRule="auto"/>
        <w:ind w:left="720" w:firstLine="0"/>
        <w:rPr/>
      </w:pPr>
      <w:r w:rsidDel="00000000" w:rsidR="00000000" w:rsidRPr="00000000">
        <w:rPr>
          <w:rFonts w:ascii="Arial Unicode MS" w:cs="Arial Unicode MS" w:eastAsia="Arial Unicode MS" w:hAnsi="Arial Unicode MS"/>
          <w:sz w:val="18"/>
          <w:szCs w:val="18"/>
          <w:rtl w:val="0"/>
        </w:rPr>
        <w:t xml:space="preserve">    std::cout &lt;&lt; "[combine] ✓ Done. Results written to server/data/tally/final_result.txt\n\n";</w:t>
      </w:r>
      <w:r w:rsidDel="00000000" w:rsidR="00000000" w:rsidRPr="00000000">
        <w:rPr>
          <w:rtl w:val="0"/>
        </w:rPr>
      </w:r>
    </w:p>
    <w:p w:rsidR="00000000" w:rsidDel="00000000" w:rsidP="00000000" w:rsidRDefault="00000000" w:rsidRPr="00000000" ns1:paraId="00000B0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0;</w:t>
      </w:r>
      <w:r w:rsidDel="00000000" w:rsidR="00000000" w:rsidRPr="00000000">
        <w:rPr>
          <w:rtl w:val="0"/>
        </w:rPr>
      </w:r>
    </w:p>
    <w:p w:rsidR="00000000" w:rsidDel="00000000" w:rsidP="00000000" w:rsidRDefault="00000000" w:rsidRPr="00000000" ns1:paraId="00000B0F">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B10">
      <w:pPr>
        <w:spacing w:after="120" w:lineRule="auto"/>
        <w:rPr/>
      </w:pPr>
      <w:r w:rsidDel="00000000" w:rsidR="00000000" w:rsidRPr="00000000">
        <w:rPr>
          <w:rtl w:val="0"/>
        </w:rPr>
      </w:r>
    </w:p>
    <w:p w:rsidR="00000000" w:rsidDel="00000000" w:rsidP="00000000" w:rsidRDefault="00000000" w:rsidRPr="00000000" ns1:paraId="00000B11">
      <w:pPr>
        <w:pStyle w:val="Heading3"/>
        <w:numPr>
          <w:ilvl w:val="1"/>
          <w:numId w:val="32"/>
        </w:numPr>
        <w:rPr/>
      </w:pPr>
      <w:r w:rsidDel="00000000" w:rsidR="00000000" w:rsidRPr="00000000">
        <w:rPr>
          <w:rtl w:val="0"/>
        </w:rPr>
        <w:t xml:space="preserve">A.7 Source code of Tally Server (server.js)</w:t>
      </w:r>
    </w:p>
    <w:p w:rsidR="00000000" w:rsidDel="00000000" w:rsidP="00000000" w:rsidRDefault="00000000" w:rsidRPr="00000000" ns1:paraId="00000B1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server/server.js  —  MK-FHE Tally Server</w:t>
      </w:r>
      <w:r w:rsidDel="00000000" w:rsidR="00000000" w:rsidRPr="00000000">
        <w:rPr>
          <w:rtl w:val="0"/>
        </w:rPr>
      </w:r>
    </w:p>
    <w:p w:rsidR="00000000" w:rsidDel="00000000" w:rsidP="00000000" w:rsidRDefault="00000000" w:rsidRPr="00000000" ns1:paraId="00000B13">
      <w:pPr>
        <w:spacing w:after="0" w:before="0" w:lineRule="auto"/>
        <w:ind w:left="720" w:firstLine="0"/>
        <w:rPr/>
      </w:pPr>
      <w:r w:rsidDel="00000000" w:rsidR="00000000" w:rsidRPr="00000000">
        <w:rPr>
          <w:rFonts w:ascii="Courier New" w:cs="Courier New" w:eastAsia="Courier New" w:hAnsi="Courier New"/>
          <w:sz w:val="18"/>
          <w:szCs w:val="18"/>
          <w:rtl w:val="0"/>
        </w:rPr>
        <w:t xml:space="preserve">'use strict';</w:t>
      </w:r>
      <w:r w:rsidDel="00000000" w:rsidR="00000000" w:rsidRPr="00000000">
        <w:rPr>
          <w:rtl w:val="0"/>
        </w:rPr>
      </w:r>
    </w:p>
    <w:p w:rsidR="00000000" w:rsidDel="00000000" w:rsidP="00000000" w:rsidRDefault="00000000" w:rsidRPr="00000000" ns1:paraId="00000B14">
      <w:pPr>
        <w:spacing w:after="0" w:before="0" w:lineRule="auto"/>
        <w:ind w:left="720" w:firstLine="0"/>
        <w:rPr/>
      </w:pPr>
      <w:r w:rsidDel="00000000" w:rsidR="00000000" w:rsidRPr="00000000">
        <w:rPr>
          <w:rtl w:val="0"/>
        </w:rPr>
      </w:r>
    </w:p>
    <w:p w:rsidR="00000000" w:rsidDel="00000000" w:rsidP="00000000" w:rsidRDefault="00000000" w:rsidRPr="00000000" ns1:paraId="00000B15">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express = require('express');</w:t>
      </w:r>
      <w:r w:rsidDel="00000000" w:rsidR="00000000" w:rsidRPr="00000000">
        <w:rPr>
          <w:rtl w:val="0"/>
        </w:rPr>
      </w:r>
    </w:p>
    <w:p w:rsidR="00000000" w:rsidDel="00000000" w:rsidP="00000000" w:rsidRDefault="00000000" w:rsidRPr="00000000" ns1:paraId="00000B16">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cors = require('cors');</w:t>
      </w:r>
      <w:r w:rsidDel="00000000" w:rsidR="00000000" w:rsidRPr="00000000">
        <w:rPr>
          <w:rtl w:val="0"/>
        </w:rPr>
      </w:r>
    </w:p>
    <w:p w:rsidR="00000000" w:rsidDel="00000000" w:rsidP="00000000" w:rsidRDefault="00000000" w:rsidRPr="00000000" ns1:paraId="00000B17">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fs = require('fs');</w:t>
      </w:r>
      <w:r w:rsidDel="00000000" w:rsidR="00000000" w:rsidRPr="00000000">
        <w:rPr>
          <w:rtl w:val="0"/>
        </w:rPr>
      </w:r>
    </w:p>
    <w:p w:rsidR="00000000" w:rsidDel="00000000" w:rsidP="00000000" w:rsidRDefault="00000000" w:rsidRPr="00000000" ns1:paraId="00000B18">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path = require('path');</w:t>
      </w:r>
      <w:r w:rsidDel="00000000" w:rsidR="00000000" w:rsidRPr="00000000">
        <w:rPr>
          <w:rtl w:val="0"/>
        </w:rPr>
      </w:r>
    </w:p>
    <w:p w:rsidR="00000000" w:rsidDel="00000000" w:rsidP="00000000" w:rsidRDefault="00000000" w:rsidRPr="00000000" ns1:paraId="00000B19">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crypto = require('crypto');</w:t>
      </w:r>
      <w:r w:rsidDel="00000000" w:rsidR="00000000" w:rsidRPr="00000000">
        <w:rPr>
          <w:rtl w:val="0"/>
        </w:rPr>
      </w:r>
    </w:p>
    <w:p w:rsidR="00000000" w:rsidDel="00000000" w:rsidP="00000000" w:rsidRDefault="00000000" w:rsidRPr="00000000" ns1:paraId="00000B1A">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 spawn } = require('child_process');</w:t>
      </w:r>
      <w:r w:rsidDel="00000000" w:rsidR="00000000" w:rsidRPr="00000000">
        <w:rPr>
          <w:rtl w:val="0"/>
        </w:rPr>
      </w:r>
    </w:p>
    <w:p w:rsidR="00000000" w:rsidDel="00000000" w:rsidP="00000000" w:rsidRDefault="00000000" w:rsidRPr="00000000" ns1:paraId="00000B1B">
      <w:pPr>
        <w:spacing w:after="0" w:before="0" w:lineRule="auto"/>
        <w:ind w:left="720" w:firstLine="0"/>
        <w:rPr/>
      </w:pPr>
      <w:r w:rsidDel="00000000" w:rsidR="00000000" w:rsidRPr="00000000">
        <w:rPr>
          <w:rtl w:val="0"/>
        </w:rPr>
      </w:r>
    </w:p>
    <w:p w:rsidR="00000000" w:rsidDel="00000000" w:rsidP="00000000" w:rsidRDefault="00000000" w:rsidRPr="00000000" ns1:paraId="00000B1C">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app = express();</w:t>
      </w:r>
      <w:r w:rsidDel="00000000" w:rsidR="00000000" w:rsidRPr="00000000">
        <w:rPr>
          <w:rtl w:val="0"/>
        </w:rPr>
      </w:r>
    </w:p>
    <w:p w:rsidR="00000000" w:rsidDel="00000000" w:rsidP="00000000" w:rsidRDefault="00000000" w:rsidRPr="00000000" ns1:paraId="00000B1D">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PORT = parseInt(process.env.SERVER_PORT || '3001', 10);</w:t>
      </w:r>
      <w:r w:rsidDel="00000000" w:rsidR="00000000" w:rsidRPr="00000000">
        <w:rPr>
          <w:rtl w:val="0"/>
        </w:rPr>
      </w:r>
    </w:p>
    <w:p w:rsidR="00000000" w:rsidDel="00000000" w:rsidP="00000000" w:rsidRDefault="00000000" w:rsidRPr="00000000" ns1:paraId="00000B1E">
      <w:pPr>
        <w:spacing w:after="0" w:before="0" w:lineRule="auto"/>
        <w:ind w:left="720" w:firstLine="0"/>
        <w:rPr/>
      </w:pPr>
      <w:r w:rsidDel="00000000" w:rsidR="00000000" w:rsidRPr="00000000">
        <w:rPr>
          <w:rtl w:val="0"/>
        </w:rPr>
      </w:r>
    </w:p>
    <w:p w:rsidR="00000000" w:rsidDel="00000000" w:rsidP="00000000" w:rsidRDefault="00000000" w:rsidRPr="00000000" ns1:paraId="00000B1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Paths ─────────────────────────────────────────────────────</w:t>
      </w:r>
      <w:r w:rsidDel="00000000" w:rsidR="00000000" w:rsidRPr="00000000">
        <w:rPr>
          <w:rtl w:val="0"/>
        </w:rPr>
      </w:r>
    </w:p>
    <w:p w:rsidR="00000000" w:rsidDel="00000000" w:rsidP="00000000" w:rsidRDefault="00000000" w:rsidRPr="00000000" ns1:paraId="00000B20">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ROOT = path.join(__dirname, '..');</w:t>
      </w:r>
      <w:r w:rsidDel="00000000" w:rsidR="00000000" w:rsidRPr="00000000">
        <w:rPr>
          <w:rtl w:val="0"/>
        </w:rPr>
      </w:r>
    </w:p>
    <w:p w:rsidR="00000000" w:rsidDel="00000000" w:rsidP="00000000" w:rsidRDefault="00000000" w:rsidRPr="00000000" ns1:paraId="00000B21">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CRYPTO_BIN = path.join(ROOT, 'crypto', 'build');</w:t>
      </w:r>
      <w:r w:rsidDel="00000000" w:rsidR="00000000" w:rsidRPr="00000000">
        <w:rPr>
          <w:rtl w:val="0"/>
        </w:rPr>
      </w:r>
    </w:p>
    <w:p w:rsidR="00000000" w:rsidDel="00000000" w:rsidP="00000000" w:rsidRDefault="00000000" w:rsidRPr="00000000" ns1:paraId="00000B22">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DATA_DIR = path.join(ROOT, 'server', 'data');</w:t>
      </w:r>
      <w:r w:rsidDel="00000000" w:rsidR="00000000" w:rsidRPr="00000000">
        <w:rPr>
          <w:rtl w:val="0"/>
        </w:rPr>
      </w:r>
    </w:p>
    <w:p w:rsidR="00000000" w:rsidDel="00000000" w:rsidP="00000000" w:rsidRDefault="00000000" w:rsidRPr="00000000" ns1:paraId="00000B23">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DIRS = {</w:t>
      </w:r>
      <w:r w:rsidDel="00000000" w:rsidR="00000000" w:rsidRPr="00000000">
        <w:rPr>
          <w:rtl w:val="0"/>
        </w:rPr>
      </w:r>
    </w:p>
    <w:p w:rsidR="00000000" w:rsidDel="00000000" w:rsidP="00000000" w:rsidRDefault="00000000" w:rsidRPr="00000000" ns1:paraId="00000B2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keys: path.join(DATA_DIR, 'keys'),</w:t>
      </w:r>
      <w:r w:rsidDel="00000000" w:rsidR="00000000" w:rsidRPr="00000000">
        <w:rPr>
          <w:rtl w:val="0"/>
        </w:rPr>
      </w:r>
    </w:p>
    <w:p w:rsidR="00000000" w:rsidDel="00000000" w:rsidP="00000000" w:rsidRDefault="00000000" w:rsidRPr="00000000" ns1:paraId="00000B2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ciphertexts: path.join(DATA_DIR, 'ciphertexts'),</w:t>
      </w:r>
      <w:r w:rsidDel="00000000" w:rsidR="00000000" w:rsidRPr="00000000">
        <w:rPr>
          <w:rtl w:val="0"/>
        </w:rPr>
      </w:r>
    </w:p>
    <w:p w:rsidR="00000000" w:rsidDel="00000000" w:rsidP="00000000" w:rsidRDefault="00000000" w:rsidRPr="00000000" ns1:paraId="00000B2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tally: path.join(DATA_DIR, 'tally'),</w:t>
      </w:r>
      <w:r w:rsidDel="00000000" w:rsidR="00000000" w:rsidRPr="00000000">
        <w:rPr>
          <w:rtl w:val="0"/>
        </w:rPr>
      </w:r>
    </w:p>
    <w:p w:rsidR="00000000" w:rsidDel="00000000" w:rsidP="00000000" w:rsidRDefault="00000000" w:rsidRPr="00000000" ns1:paraId="00000B2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shares: path.join(DATA_DIR, 'shares'),</w:t>
      </w:r>
      <w:r w:rsidDel="00000000" w:rsidR="00000000" w:rsidRPr="00000000">
        <w:rPr>
          <w:rtl w:val="0"/>
        </w:rPr>
      </w:r>
    </w:p>
    <w:p w:rsidR="00000000" w:rsidDel="00000000" w:rsidP="00000000" w:rsidRDefault="00000000" w:rsidRPr="00000000" ns1:paraId="00000B2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registry: path.join(DATA_DIR, 'registry'),</w:t>
      </w:r>
      <w:r w:rsidDel="00000000" w:rsidR="00000000" w:rsidRPr="00000000">
        <w:rPr>
          <w:rtl w:val="0"/>
        </w:rPr>
      </w:r>
    </w:p>
    <w:p w:rsidR="00000000" w:rsidDel="00000000" w:rsidP="00000000" w:rsidRDefault="00000000" w:rsidRPr="00000000" ns1:paraId="00000B2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voters: path.join(DATA_DIR, 'voters')</w:t>
      </w:r>
      <w:r w:rsidDel="00000000" w:rsidR="00000000" w:rsidRPr="00000000">
        <w:rPr>
          <w:rtl w:val="0"/>
        </w:rPr>
      </w:r>
    </w:p>
    <w:p w:rsidR="00000000" w:rsidDel="00000000" w:rsidP="00000000" w:rsidRDefault="00000000" w:rsidRPr="00000000" ns1:paraId="00000B2A">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B2B">
      <w:pPr>
        <w:spacing w:after="0" w:before="0" w:lineRule="auto"/>
        <w:ind w:left="720" w:firstLine="0"/>
        <w:rPr/>
      </w:pPr>
      <w:r w:rsidDel="00000000" w:rsidR="00000000" w:rsidRPr="00000000">
        <w:rPr>
          <w:rFonts w:ascii="Courier New" w:cs="Courier New" w:eastAsia="Courier New" w:hAnsi="Courier New"/>
          <w:sz w:val="18"/>
          <w:szCs w:val="18"/>
          <w:rtl w:val="0"/>
        </w:rPr>
        <w:t xml:space="preserve">Object.values(DIRS).forEach(d =&gt; fs.mkdirSync(d, { recursive: true }));</w:t>
      </w:r>
      <w:r w:rsidDel="00000000" w:rsidR="00000000" w:rsidRPr="00000000">
        <w:rPr>
          <w:rtl w:val="0"/>
        </w:rPr>
      </w:r>
    </w:p>
    <w:p w:rsidR="00000000" w:rsidDel="00000000" w:rsidP="00000000" w:rsidRDefault="00000000" w:rsidRPr="00000000" ns1:paraId="00000B2C">
      <w:pPr>
        <w:spacing w:after="0" w:before="0" w:lineRule="auto"/>
        <w:ind w:left="720" w:firstLine="0"/>
        <w:rPr/>
      </w:pPr>
      <w:r w:rsidDel="00000000" w:rsidR="00000000" w:rsidRPr="00000000">
        <w:rPr>
          <w:rtl w:val="0"/>
        </w:rPr>
      </w:r>
    </w:p>
    <w:p w:rsidR="00000000" w:rsidDel="00000000" w:rsidP="00000000" w:rsidRDefault="00000000" w:rsidRPr="00000000" ns1:paraId="00000B2D">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STATE_FILE = path.join(DATA_DIR, 'state.json');</w:t>
      </w:r>
      <w:r w:rsidDel="00000000" w:rsidR="00000000" w:rsidRPr="00000000">
        <w:rPr>
          <w:rtl w:val="0"/>
        </w:rPr>
      </w:r>
    </w:p>
    <w:p w:rsidR="00000000" w:rsidDel="00000000" w:rsidP="00000000" w:rsidRDefault="00000000" w:rsidRPr="00000000" ns1:paraId="00000B2E">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VOTER_LIST = path.join(DIRS.keys, 'voter_list.txt');</w:t>
      </w:r>
      <w:r w:rsidDel="00000000" w:rsidR="00000000" w:rsidRPr="00000000">
        <w:rPr>
          <w:rtl w:val="0"/>
        </w:rPr>
      </w:r>
    </w:p>
    <w:p w:rsidR="00000000" w:rsidDel="00000000" w:rsidP="00000000" w:rsidRDefault="00000000" w:rsidRPr="00000000" ns1:paraId="00000B2F">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JOINT_PK = path.join(DIRS.keys, 'joint_pk.bin');</w:t>
      </w:r>
      <w:r w:rsidDel="00000000" w:rsidR="00000000" w:rsidRPr="00000000">
        <w:rPr>
          <w:rtl w:val="0"/>
        </w:rPr>
      </w:r>
    </w:p>
    <w:p w:rsidR="00000000" w:rsidDel="00000000" w:rsidP="00000000" w:rsidRDefault="00000000" w:rsidRPr="00000000" ns1:paraId="00000B30">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ENC_TALLY = path.join(DIRS.tally, 'enc_tally.bin');</w:t>
      </w:r>
      <w:r w:rsidDel="00000000" w:rsidR="00000000" w:rsidRPr="00000000">
        <w:rPr>
          <w:rtl w:val="0"/>
        </w:rPr>
      </w:r>
    </w:p>
    <w:p w:rsidR="00000000" w:rsidDel="00000000" w:rsidP="00000000" w:rsidRDefault="00000000" w:rsidRPr="00000000" ns1:paraId="00000B31">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FINAL_RESULT = path.join(DIRS.tally, 'final_result.txt');</w:t>
      </w:r>
      <w:r w:rsidDel="00000000" w:rsidR="00000000" w:rsidRPr="00000000">
        <w:rPr>
          <w:rtl w:val="0"/>
        </w:rPr>
      </w:r>
    </w:p>
    <w:p w:rsidR="00000000" w:rsidDel="00000000" w:rsidP="00000000" w:rsidRDefault="00000000" w:rsidRPr="00000000" ns1:paraId="00000B32">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CANDIDATES_FILE = path.join(DATA_DIR, 'candidates.json');</w:t>
      </w:r>
      <w:r w:rsidDel="00000000" w:rsidR="00000000" w:rsidRPr="00000000">
        <w:rPr>
          <w:rtl w:val="0"/>
        </w:rPr>
      </w:r>
    </w:p>
    <w:p w:rsidR="00000000" w:rsidDel="00000000" w:rsidP="00000000" w:rsidRDefault="00000000" w:rsidRPr="00000000" ns1:paraId="00000B33">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VOTERS_FILE = path.join(DIRS.voters, 'voters.json');</w:t>
      </w:r>
      <w:r w:rsidDel="00000000" w:rsidR="00000000" w:rsidRPr="00000000">
        <w:rPr>
          <w:rtl w:val="0"/>
        </w:rPr>
      </w:r>
    </w:p>
    <w:p w:rsidR="00000000" w:rsidDel="00000000" w:rsidP="00000000" w:rsidRDefault="00000000" w:rsidRPr="00000000" ns1:paraId="00000B34">
      <w:pPr>
        <w:spacing w:after="0" w:before="0" w:lineRule="auto"/>
        <w:ind w:left="720" w:firstLine="0"/>
        <w:rPr/>
      </w:pPr>
      <w:r w:rsidDel="00000000" w:rsidR="00000000" w:rsidRPr="00000000">
        <w:rPr>
          <w:rtl w:val="0"/>
        </w:rPr>
      </w:r>
    </w:p>
    <w:p w:rsidR="00000000" w:rsidDel="00000000" w:rsidP="00000000" w:rsidRDefault="00000000" w:rsidRPr="00000000" ns1:paraId="00000B3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Helpers ───────────────────────────────────────────────────</w:t>
      </w:r>
      <w:r w:rsidDel="00000000" w:rsidR="00000000" w:rsidRPr="00000000">
        <w:rPr>
          <w:rtl w:val="0"/>
        </w:rPr>
      </w:r>
    </w:p>
    <w:p w:rsidR="00000000" w:rsidDel="00000000" w:rsidP="00000000" w:rsidRDefault="00000000" w:rsidRPr="00000000" ns1:paraId="00000B36">
      <w:pP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loadCandidates() {</w:t>
      </w:r>
      <w:r w:rsidDel="00000000" w:rsidR="00000000" w:rsidRPr="00000000">
        <w:rPr>
          <w:rtl w:val="0"/>
        </w:rPr>
      </w:r>
    </w:p>
    <w:p w:rsidR="00000000" w:rsidDel="00000000" w:rsidP="00000000" w:rsidRDefault="00000000" w:rsidRPr="00000000" ns1:paraId="00000B3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try {</w:t>
      </w:r>
      <w:r w:rsidDel="00000000" w:rsidR="00000000" w:rsidRPr="00000000">
        <w:rPr>
          <w:rtl w:val="0"/>
        </w:rPr>
      </w:r>
    </w:p>
    <w:p w:rsidR="00000000" w:rsidDel="00000000" w:rsidP="00000000" w:rsidRDefault="00000000" w:rsidRPr="00000000" ns1:paraId="00000B3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raw = JSON.parse(fs.readFileSync(CANDIDATES_FILE, 'utf8'));</w:t>
      </w:r>
      <w:r w:rsidDel="00000000" w:rsidR="00000000" w:rsidRPr="00000000">
        <w:rPr>
          <w:rtl w:val="0"/>
        </w:rPr>
      </w:r>
    </w:p>
    <w:p w:rsidR="00000000" w:rsidDel="00000000" w:rsidP="00000000" w:rsidRDefault="00000000" w:rsidRPr="00000000" ns1:paraId="00000B3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Array.isArray(raw.candidates) ? raw.candidates : raw;</w:t>
      </w:r>
      <w:r w:rsidDel="00000000" w:rsidR="00000000" w:rsidRPr="00000000">
        <w:rPr>
          <w:rtl w:val="0"/>
        </w:rPr>
      </w:r>
    </w:p>
    <w:p w:rsidR="00000000" w:rsidDel="00000000" w:rsidP="00000000" w:rsidRDefault="00000000" w:rsidRPr="00000000" ns1:paraId="00000B3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catch {</w:t>
      </w:r>
      <w:r w:rsidDel="00000000" w:rsidR="00000000" w:rsidRPr="00000000">
        <w:rPr>
          <w:rtl w:val="0"/>
        </w:rPr>
      </w:r>
    </w:p>
    <w:p w:rsidR="00000000" w:rsidDel="00000000" w:rsidP="00000000" w:rsidRDefault="00000000" w:rsidRPr="00000000" ns1:paraId="00000B3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w:t>
      </w:r>
      <w:r w:rsidDel="00000000" w:rsidR="00000000" w:rsidRPr="00000000">
        <w:rPr>
          <w:rtl w:val="0"/>
        </w:rPr>
      </w:r>
    </w:p>
    <w:p w:rsidR="00000000" w:rsidDel="00000000" w:rsidP="00000000" w:rsidRDefault="00000000" w:rsidRPr="00000000" ns1:paraId="00000B3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id: 0, name: 'NO', club: '', nationality: '' },</w:t>
      </w:r>
      <w:r w:rsidDel="00000000" w:rsidR="00000000" w:rsidRPr="00000000">
        <w:rPr>
          <w:rtl w:val="0"/>
        </w:rPr>
      </w:r>
    </w:p>
    <w:p w:rsidR="00000000" w:rsidDel="00000000" w:rsidP="00000000" w:rsidRDefault="00000000" w:rsidRPr="00000000" ns1:paraId="00000B3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id: 1, name: 'YES', club: '', nationality: '' },</w:t>
      </w:r>
      <w:r w:rsidDel="00000000" w:rsidR="00000000" w:rsidRPr="00000000">
        <w:rPr>
          <w:rtl w:val="0"/>
        </w:rPr>
      </w:r>
    </w:p>
    <w:p w:rsidR="00000000" w:rsidDel="00000000" w:rsidP="00000000" w:rsidRDefault="00000000" w:rsidRPr="00000000" ns1:paraId="00000B3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B3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B40">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B41">
      <w:pPr>
        <w:spacing w:after="0" w:before="0" w:lineRule="auto"/>
        <w:ind w:left="720" w:firstLine="0"/>
        <w:rPr/>
      </w:pPr>
      <w:r w:rsidDel="00000000" w:rsidR="00000000" w:rsidRPr="00000000">
        <w:rPr>
          <w:rtl w:val="0"/>
        </w:rPr>
      </w:r>
    </w:p>
    <w:p w:rsidR="00000000" w:rsidDel="00000000" w:rsidP="00000000" w:rsidRDefault="00000000" w:rsidRPr="00000000" ns1:paraId="00000B42">
      <w:pP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loadState() {</w:t>
      </w:r>
      <w:r w:rsidDel="00000000" w:rsidR="00000000" w:rsidRPr="00000000">
        <w:rPr>
          <w:rtl w:val="0"/>
        </w:rPr>
      </w:r>
    </w:p>
    <w:p w:rsidR="00000000" w:rsidDel="00000000" w:rsidP="00000000" w:rsidRDefault="00000000" w:rsidRPr="00000000" ns1:paraId="00000B4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try { return JSON.parse(fs.readFileSync(STATE_FILE, 'utf8')); } catch { return {}; }</w:t>
      </w:r>
      <w:r w:rsidDel="00000000" w:rsidR="00000000" w:rsidRPr="00000000">
        <w:rPr>
          <w:rtl w:val="0"/>
        </w:rPr>
      </w:r>
    </w:p>
    <w:p w:rsidR="00000000" w:rsidDel="00000000" w:rsidP="00000000" w:rsidRDefault="00000000" w:rsidRPr="00000000" ns1:paraId="00000B44">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B45">
      <w:pP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saveState(s) {</w:t>
      </w:r>
      <w:r w:rsidDel="00000000" w:rsidR="00000000" w:rsidRPr="00000000">
        <w:rPr>
          <w:rtl w:val="0"/>
        </w:rPr>
      </w:r>
    </w:p>
    <w:p w:rsidR="00000000" w:rsidDel="00000000" w:rsidP="00000000" w:rsidRDefault="00000000" w:rsidRPr="00000000" ns1:paraId="00000B4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fs.writeFileSync(STATE_FILE, JSON.stringify(s, null, 2));</w:t>
      </w:r>
      <w:r w:rsidDel="00000000" w:rsidR="00000000" w:rsidRPr="00000000">
        <w:rPr>
          <w:rtl w:val="0"/>
        </w:rPr>
      </w:r>
    </w:p>
    <w:p w:rsidR="00000000" w:rsidDel="00000000" w:rsidP="00000000" w:rsidRDefault="00000000" w:rsidRPr="00000000" ns1:paraId="00000B47">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B48">
      <w:pPr>
        <w:spacing w:after="0" w:before="0" w:lineRule="auto"/>
        <w:ind w:left="720" w:firstLine="0"/>
        <w:rPr/>
      </w:pPr>
      <w:r w:rsidDel="00000000" w:rsidR="00000000" w:rsidRPr="00000000">
        <w:rPr>
          <w:rtl w:val="0"/>
        </w:rPr>
      </w:r>
    </w:p>
    <w:p w:rsidR="00000000" w:rsidDel="00000000" w:rsidP="00000000" w:rsidRDefault="00000000" w:rsidRPr="00000000" ns1:paraId="00000B49">
      <w:pP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readVoterList() {</w:t>
      </w:r>
      <w:r w:rsidDel="00000000" w:rsidR="00000000" w:rsidRPr="00000000">
        <w:rPr>
          <w:rtl w:val="0"/>
        </w:rPr>
      </w:r>
    </w:p>
    <w:p w:rsidR="00000000" w:rsidDel="00000000" w:rsidP="00000000" w:rsidRDefault="00000000" w:rsidRPr="00000000" ns1:paraId="00000B4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(!fs.existsSync(VOTER_LIST)) return [];</w:t>
      </w:r>
      <w:r w:rsidDel="00000000" w:rsidR="00000000" w:rsidRPr="00000000">
        <w:rPr>
          <w:rtl w:val="0"/>
        </w:rPr>
      </w:r>
    </w:p>
    <w:p w:rsidR="00000000" w:rsidDel="00000000" w:rsidP="00000000" w:rsidRDefault="00000000" w:rsidRPr="00000000" ns1:paraId="00000B4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fs.readFileSync(VOTER_LIST, 'utf8').split('\n').map(s =&gt; s.trim()).filter(Boolean);</w:t>
      </w:r>
      <w:r w:rsidDel="00000000" w:rsidR="00000000" w:rsidRPr="00000000">
        <w:rPr>
          <w:rtl w:val="0"/>
        </w:rPr>
      </w:r>
    </w:p>
    <w:p w:rsidR="00000000" w:rsidDel="00000000" w:rsidP="00000000" w:rsidRDefault="00000000" w:rsidRPr="00000000" ns1:paraId="00000B4C">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B4D">
      <w:pPr>
        <w:spacing w:after="0" w:before="0" w:lineRule="auto"/>
        <w:ind w:left="720" w:firstLine="0"/>
        <w:rPr/>
      </w:pPr>
      <w:r w:rsidDel="00000000" w:rsidR="00000000" w:rsidRPr="00000000">
        <w:rPr>
          <w:rtl w:val="0"/>
        </w:rPr>
      </w:r>
    </w:p>
    <w:p w:rsidR="00000000" w:rsidDel="00000000" w:rsidP="00000000" w:rsidRDefault="00000000" w:rsidRPr="00000000" ns1:paraId="00000B4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Identity DB helpers ───────────────────────────────────────</w:t>
      </w:r>
      <w:r w:rsidDel="00000000" w:rsidR="00000000" w:rsidRPr="00000000">
        <w:rPr>
          <w:rtl w:val="0"/>
        </w:rPr>
      </w:r>
    </w:p>
    <w:p w:rsidR="00000000" w:rsidDel="00000000" w:rsidP="00000000" w:rsidRDefault="00000000" w:rsidRPr="00000000" ns1:paraId="00000B4F">
      <w:pP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loadVoters() {</w:t>
      </w:r>
      <w:r w:rsidDel="00000000" w:rsidR="00000000" w:rsidRPr="00000000">
        <w:rPr>
          <w:rtl w:val="0"/>
        </w:rPr>
      </w:r>
    </w:p>
    <w:p w:rsidR="00000000" w:rsidDel="00000000" w:rsidP="00000000" w:rsidRDefault="00000000" w:rsidRPr="00000000" ns1:paraId="00000B5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try { return JSON.parse(fs.readFileSync(VOTERS_FILE, 'utf8')); } catch { return []; }</w:t>
      </w:r>
      <w:r w:rsidDel="00000000" w:rsidR="00000000" w:rsidRPr="00000000">
        <w:rPr>
          <w:rtl w:val="0"/>
        </w:rPr>
      </w:r>
    </w:p>
    <w:p w:rsidR="00000000" w:rsidDel="00000000" w:rsidP="00000000" w:rsidRDefault="00000000" w:rsidRPr="00000000" ns1:paraId="00000B51">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B52">
      <w:pP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saveVoters(list) {</w:t>
      </w:r>
      <w:r w:rsidDel="00000000" w:rsidR="00000000" w:rsidRPr="00000000">
        <w:rPr>
          <w:rtl w:val="0"/>
        </w:rPr>
      </w:r>
    </w:p>
    <w:p w:rsidR="00000000" w:rsidDel="00000000" w:rsidP="00000000" w:rsidRDefault="00000000" w:rsidRPr="00000000" ns1:paraId="00000B5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fs.mkdirSync(path.dirname(VOTERS_FILE), { recursive: true });</w:t>
      </w:r>
      <w:r w:rsidDel="00000000" w:rsidR="00000000" w:rsidRPr="00000000">
        <w:rPr>
          <w:rtl w:val="0"/>
        </w:rPr>
      </w:r>
    </w:p>
    <w:p w:rsidR="00000000" w:rsidDel="00000000" w:rsidP="00000000" w:rsidRDefault="00000000" w:rsidRPr="00000000" ns1:paraId="00000B5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fs.writeFileSync(VOTERS_FILE, JSON.stringify(list, null, 2));</w:t>
      </w:r>
      <w:r w:rsidDel="00000000" w:rsidR="00000000" w:rsidRPr="00000000">
        <w:rPr>
          <w:rtl w:val="0"/>
        </w:rPr>
      </w:r>
    </w:p>
    <w:p w:rsidR="00000000" w:rsidDel="00000000" w:rsidP="00000000" w:rsidRDefault="00000000" w:rsidRPr="00000000" ns1:paraId="00000B55">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B56">
      <w:pP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getAge(dob) {</w:t>
      </w:r>
      <w:r w:rsidDel="00000000" w:rsidR="00000000" w:rsidRPr="00000000">
        <w:rPr>
          <w:rtl w:val="0"/>
        </w:rPr>
      </w:r>
    </w:p>
    <w:p w:rsidR="00000000" w:rsidDel="00000000" w:rsidP="00000000" w:rsidRDefault="00000000" w:rsidRPr="00000000" ns1:paraId="00000B5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dob: 'YYYY-MM-DD'</w:t>
      </w:r>
      <w:r w:rsidDel="00000000" w:rsidR="00000000" w:rsidRPr="00000000">
        <w:rPr>
          <w:rtl w:val="0"/>
        </w:rPr>
      </w:r>
    </w:p>
    <w:p w:rsidR="00000000" w:rsidDel="00000000" w:rsidP="00000000" w:rsidRDefault="00000000" w:rsidRPr="00000000" ns1:paraId="00000B5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today = new Date();</w:t>
      </w:r>
      <w:r w:rsidDel="00000000" w:rsidR="00000000" w:rsidRPr="00000000">
        <w:rPr>
          <w:rtl w:val="0"/>
        </w:rPr>
      </w:r>
    </w:p>
    <w:p w:rsidR="00000000" w:rsidDel="00000000" w:rsidP="00000000" w:rsidRDefault="00000000" w:rsidRPr="00000000" ns1:paraId="00000B5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birth = new Date(dob);</w:t>
      </w:r>
      <w:r w:rsidDel="00000000" w:rsidR="00000000" w:rsidRPr="00000000">
        <w:rPr>
          <w:rtl w:val="0"/>
        </w:rPr>
      </w:r>
    </w:p>
    <w:p w:rsidR="00000000" w:rsidDel="00000000" w:rsidP="00000000" w:rsidRDefault="00000000" w:rsidRPr="00000000" ns1:paraId="00000B5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(isNaN(birth.getTime())) return -1;</w:t>
      </w:r>
      <w:r w:rsidDel="00000000" w:rsidR="00000000" w:rsidRPr="00000000">
        <w:rPr>
          <w:rtl w:val="0"/>
        </w:rPr>
      </w:r>
    </w:p>
    <w:p w:rsidR="00000000" w:rsidDel="00000000" w:rsidP="00000000" w:rsidRDefault="00000000" w:rsidRPr="00000000" ns1:paraId="00000B5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let age = today.getFullYear() - birth.getFullYear();</w:t>
      </w:r>
      <w:r w:rsidDel="00000000" w:rsidR="00000000" w:rsidRPr="00000000">
        <w:rPr>
          <w:rtl w:val="0"/>
        </w:rPr>
      </w:r>
    </w:p>
    <w:p w:rsidR="00000000" w:rsidDel="00000000" w:rsidP="00000000" w:rsidRDefault="00000000" w:rsidRPr="00000000" ns1:paraId="00000B5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m = today.getMonth() - birth.getMonth();</w:t>
      </w:r>
      <w:r w:rsidDel="00000000" w:rsidR="00000000" w:rsidRPr="00000000">
        <w:rPr>
          <w:rtl w:val="0"/>
        </w:rPr>
      </w:r>
    </w:p>
    <w:p w:rsidR="00000000" w:rsidDel="00000000" w:rsidP="00000000" w:rsidRDefault="00000000" w:rsidRPr="00000000" ns1:paraId="00000B5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(m &lt; 0 || (m === 0 &amp;&amp; today.getDate() &lt; birth.getDate())) age--;</w:t>
      </w:r>
      <w:r w:rsidDel="00000000" w:rsidR="00000000" w:rsidRPr="00000000">
        <w:rPr>
          <w:rtl w:val="0"/>
        </w:rPr>
      </w:r>
    </w:p>
    <w:p w:rsidR="00000000" w:rsidDel="00000000" w:rsidP="00000000" w:rsidRDefault="00000000" w:rsidRPr="00000000" ns1:paraId="00000B5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age;</w:t>
      </w:r>
      <w:r w:rsidDel="00000000" w:rsidR="00000000" w:rsidRPr="00000000">
        <w:rPr>
          <w:rtl w:val="0"/>
        </w:rPr>
      </w:r>
    </w:p>
    <w:p w:rsidR="00000000" w:rsidDel="00000000" w:rsidP="00000000" w:rsidRDefault="00000000" w:rsidRPr="00000000" ns1:paraId="00000B5F">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B60">
      <w:pP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validateCCCD(cccd) {</w:t>
      </w:r>
      <w:r w:rsidDel="00000000" w:rsidR="00000000" w:rsidRPr="00000000">
        <w:rPr>
          <w:rtl w:val="0"/>
        </w:rPr>
      </w:r>
    </w:p>
    <w:p w:rsidR="00000000" w:rsidDel="00000000" w:rsidP="00000000" w:rsidRDefault="00000000" w:rsidRPr="00000000" ns1:paraId="00000B6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/^\d{12}$/.test(cccd);</w:t>
      </w:r>
      <w:r w:rsidDel="00000000" w:rsidR="00000000" w:rsidRPr="00000000">
        <w:rPr>
          <w:rtl w:val="0"/>
        </w:rPr>
      </w:r>
    </w:p>
    <w:p w:rsidR="00000000" w:rsidDel="00000000" w:rsidP="00000000" w:rsidRDefault="00000000" w:rsidRPr="00000000" ns1:paraId="00000B62">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B63">
      <w:pPr>
        <w:spacing w:after="0" w:before="0" w:lineRule="auto"/>
        <w:ind w:left="720" w:firstLine="0"/>
        <w:rPr/>
      </w:pPr>
      <w:r w:rsidDel="00000000" w:rsidR="00000000" w:rsidRPr="00000000">
        <w:rPr>
          <w:rtl w:val="0"/>
        </w:rPr>
      </w:r>
    </w:p>
    <w:p w:rsidR="00000000" w:rsidDel="00000000" w:rsidP="00000000" w:rsidRDefault="00000000" w:rsidRPr="00000000" ns1:paraId="00000B64">
      <w:pP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runBinaryAsync(name, args = []) {</w:t>
      </w:r>
      <w:r w:rsidDel="00000000" w:rsidR="00000000" w:rsidRPr="00000000">
        <w:rPr>
          <w:rtl w:val="0"/>
        </w:rPr>
      </w:r>
    </w:p>
    <w:p w:rsidR="00000000" w:rsidDel="00000000" w:rsidP="00000000" w:rsidRDefault="00000000" w:rsidRPr="00000000" ns1:paraId="00000B6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new Promise((resolve, reject) =&gt; {</w:t>
      </w:r>
      <w:r w:rsidDel="00000000" w:rsidR="00000000" w:rsidRPr="00000000">
        <w:rPr>
          <w:rtl w:val="0"/>
        </w:rPr>
      </w:r>
    </w:p>
    <w:p w:rsidR="00000000" w:rsidDel="00000000" w:rsidP="00000000" w:rsidRDefault="00000000" w:rsidRPr="00000000" ns1:paraId="00000B6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bin = path.join(CRYPTO_BIN, name);</w:t>
      </w:r>
      <w:r w:rsidDel="00000000" w:rsidR="00000000" w:rsidRPr="00000000">
        <w:rPr>
          <w:rtl w:val="0"/>
        </w:rPr>
      </w:r>
    </w:p>
    <w:p w:rsidR="00000000" w:rsidDel="00000000" w:rsidP="00000000" w:rsidRDefault="00000000" w:rsidRPr="00000000" ns1:paraId="00000B6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(!fs.existsSync(bin)) return reject(new Error(`Binary not found: ${bin}`));</w:t>
      </w:r>
      <w:r w:rsidDel="00000000" w:rsidR="00000000" w:rsidRPr="00000000">
        <w:rPr>
          <w:rtl w:val="0"/>
        </w:rPr>
      </w:r>
    </w:p>
    <w:p w:rsidR="00000000" w:rsidDel="00000000" w:rsidP="00000000" w:rsidRDefault="00000000" w:rsidRPr="00000000" ns1:paraId="00000B6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B6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child = spawn(bin, args, { cwd: ROOT });</w:t>
      </w:r>
      <w:r w:rsidDel="00000000" w:rsidR="00000000" w:rsidRPr="00000000">
        <w:rPr>
          <w:rtl w:val="0"/>
        </w:rPr>
      </w:r>
    </w:p>
    <w:p w:rsidR="00000000" w:rsidDel="00000000" w:rsidP="00000000" w:rsidRDefault="00000000" w:rsidRPr="00000000" ns1:paraId="00000B6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let out = '';</w:t>
      </w:r>
      <w:r w:rsidDel="00000000" w:rsidR="00000000" w:rsidRPr="00000000">
        <w:rPr>
          <w:rtl w:val="0"/>
        </w:rPr>
      </w:r>
    </w:p>
    <w:p w:rsidR="00000000" w:rsidDel="00000000" w:rsidP="00000000" w:rsidRDefault="00000000" w:rsidRPr="00000000" ns1:paraId="00000B6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let err = '';</w:t>
      </w:r>
      <w:r w:rsidDel="00000000" w:rsidR="00000000" w:rsidRPr="00000000">
        <w:rPr>
          <w:rtl w:val="0"/>
        </w:rPr>
      </w:r>
    </w:p>
    <w:p w:rsidR="00000000" w:rsidDel="00000000" w:rsidP="00000000" w:rsidRDefault="00000000" w:rsidRPr="00000000" ns1:paraId="00000B6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B6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child.stdout.on('data', d =&gt; out += d);</w:t>
      </w:r>
      <w:r w:rsidDel="00000000" w:rsidR="00000000" w:rsidRPr="00000000">
        <w:rPr>
          <w:rtl w:val="0"/>
        </w:rPr>
      </w:r>
    </w:p>
    <w:p w:rsidR="00000000" w:rsidDel="00000000" w:rsidP="00000000" w:rsidRDefault="00000000" w:rsidRPr="00000000" ns1:paraId="00000B6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child.stderr.on('data', d =&gt; err += d);</w:t>
      </w:r>
      <w:r w:rsidDel="00000000" w:rsidR="00000000" w:rsidRPr="00000000">
        <w:rPr>
          <w:rtl w:val="0"/>
        </w:rPr>
      </w:r>
    </w:p>
    <w:p w:rsidR="00000000" w:rsidDel="00000000" w:rsidP="00000000" w:rsidRDefault="00000000" w:rsidRPr="00000000" ns1:paraId="00000B6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B7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child.on('close', code =&gt; {</w:t>
      </w:r>
      <w:r w:rsidDel="00000000" w:rsidR="00000000" w:rsidRPr="00000000">
        <w:rPr>
          <w:rtl w:val="0"/>
        </w:rPr>
      </w:r>
    </w:p>
    <w:p w:rsidR="00000000" w:rsidDel="00000000" w:rsidP="00000000" w:rsidRDefault="00000000" w:rsidRPr="00000000" ns1:paraId="00000B7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(code !== 0) reject(new Error(`${name} failed (${code}):\n${err}`));</w:t>
      </w:r>
      <w:r w:rsidDel="00000000" w:rsidR="00000000" w:rsidRPr="00000000">
        <w:rPr>
          <w:rtl w:val="0"/>
        </w:rPr>
      </w:r>
    </w:p>
    <w:p w:rsidR="00000000" w:rsidDel="00000000" w:rsidP="00000000" w:rsidRDefault="00000000" w:rsidRPr="00000000" ns1:paraId="00000B7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else resolve(out);</w:t>
      </w:r>
      <w:r w:rsidDel="00000000" w:rsidR="00000000" w:rsidRPr="00000000">
        <w:rPr>
          <w:rtl w:val="0"/>
        </w:rPr>
      </w:r>
    </w:p>
    <w:p w:rsidR="00000000" w:rsidDel="00000000" w:rsidP="00000000" w:rsidRDefault="00000000" w:rsidRPr="00000000" ns1:paraId="00000B7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B7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child.on('error', err =&gt; reject(err));</w:t>
      </w:r>
      <w:r w:rsidDel="00000000" w:rsidR="00000000" w:rsidRPr="00000000">
        <w:rPr>
          <w:rtl w:val="0"/>
        </w:rPr>
      </w:r>
    </w:p>
    <w:p w:rsidR="00000000" w:rsidDel="00000000" w:rsidP="00000000" w:rsidRDefault="00000000" w:rsidRPr="00000000" ns1:paraId="00000B7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B76">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B77">
      <w:pPr>
        <w:spacing w:after="0" w:before="0" w:lineRule="auto"/>
        <w:ind w:left="720" w:firstLine="0"/>
        <w:rPr/>
      </w:pPr>
      <w:r w:rsidDel="00000000" w:rsidR="00000000" w:rsidRPr="00000000">
        <w:rPr>
          <w:rtl w:val="0"/>
        </w:rPr>
      </w:r>
    </w:p>
    <w:p w:rsidR="00000000" w:rsidDel="00000000" w:rsidP="00000000" w:rsidRDefault="00000000" w:rsidRPr="00000000" ns1:paraId="00000B7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Authentication ────────────────────────────────────────────</w:t>
      </w:r>
      <w:r w:rsidDel="00000000" w:rsidR="00000000" w:rsidRPr="00000000">
        <w:rPr>
          <w:rtl w:val="0"/>
        </w:rPr>
      </w:r>
    </w:p>
    <w:p w:rsidR="00000000" w:rsidDel="00000000" w:rsidP="00000000" w:rsidRDefault="00000000" w:rsidRPr="00000000" ns1:paraId="00000B7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In-memory token store for demo: token -&gt; voterId</w:t>
      </w:r>
      <w:r w:rsidDel="00000000" w:rsidR="00000000" w:rsidRPr="00000000">
        <w:rPr>
          <w:rtl w:val="0"/>
        </w:rPr>
      </w:r>
    </w:p>
    <w:p w:rsidR="00000000" w:rsidDel="00000000" w:rsidP="00000000" w:rsidRDefault="00000000" w:rsidRPr="00000000" ns1:paraId="00000B7A">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TOKENS = {};</w:t>
      </w:r>
      <w:r w:rsidDel="00000000" w:rsidR="00000000" w:rsidRPr="00000000">
        <w:rPr>
          <w:rtl w:val="0"/>
        </w:rPr>
      </w:r>
    </w:p>
    <w:p w:rsidR="00000000" w:rsidDel="00000000" w:rsidP="00000000" w:rsidRDefault="00000000" w:rsidRPr="00000000" ns1:paraId="00000B7B">
      <w:pPr>
        <w:spacing w:after="0" w:before="0" w:lineRule="auto"/>
        <w:ind w:left="720" w:firstLine="0"/>
        <w:rPr/>
      </w:pPr>
      <w:r w:rsidDel="00000000" w:rsidR="00000000" w:rsidRPr="00000000">
        <w:rPr>
          <w:rtl w:val="0"/>
        </w:rPr>
      </w:r>
    </w:p>
    <w:p w:rsidR="00000000" w:rsidDel="00000000" w:rsidP="00000000" w:rsidRDefault="00000000" w:rsidRPr="00000000" ns1:paraId="00000B7C">
      <w:pP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authenticate(req, res, next) {</w:t>
      </w:r>
      <w:r w:rsidDel="00000000" w:rsidR="00000000" w:rsidRPr="00000000">
        <w:rPr>
          <w:rtl w:val="0"/>
        </w:rPr>
      </w:r>
    </w:p>
    <w:p w:rsidR="00000000" w:rsidDel="00000000" w:rsidP="00000000" w:rsidRDefault="00000000" w:rsidRPr="00000000" ns1:paraId="00000B7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authHeader = req.headers['authorization'];</w:t>
      </w:r>
      <w:r w:rsidDel="00000000" w:rsidR="00000000" w:rsidRPr="00000000">
        <w:rPr>
          <w:rtl w:val="0"/>
        </w:rPr>
      </w:r>
    </w:p>
    <w:p w:rsidR="00000000" w:rsidDel="00000000" w:rsidP="00000000" w:rsidRDefault="00000000" w:rsidRPr="00000000" ns1:paraId="00000B7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(!authHeader || !authHeader.startsWith('Bearer ')) {</w:t>
      </w:r>
      <w:r w:rsidDel="00000000" w:rsidR="00000000" w:rsidRPr="00000000">
        <w:rPr>
          <w:rtl w:val="0"/>
        </w:rPr>
      </w:r>
    </w:p>
    <w:p w:rsidR="00000000" w:rsidDel="00000000" w:rsidP="00000000" w:rsidRDefault="00000000" w:rsidRPr="00000000" ns1:paraId="00000B7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res.status(401).json({ error: 'Missing or invalid Authorization header' });</w:t>
      </w:r>
      <w:r w:rsidDel="00000000" w:rsidR="00000000" w:rsidRPr="00000000">
        <w:rPr>
          <w:rtl w:val="0"/>
        </w:rPr>
      </w:r>
    </w:p>
    <w:p w:rsidR="00000000" w:rsidDel="00000000" w:rsidP="00000000" w:rsidRDefault="00000000" w:rsidRPr="00000000" ns1:paraId="00000B8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B8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token = authHeader.split(' ')[1];</w:t>
      </w:r>
      <w:r w:rsidDel="00000000" w:rsidR="00000000" w:rsidRPr="00000000">
        <w:rPr>
          <w:rtl w:val="0"/>
        </w:rPr>
      </w:r>
    </w:p>
    <w:p w:rsidR="00000000" w:rsidDel="00000000" w:rsidP="00000000" w:rsidRDefault="00000000" w:rsidRPr="00000000" ns1:paraId="00000B8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voterId = TOKENS[token];</w:t>
      </w:r>
      <w:r w:rsidDel="00000000" w:rsidR="00000000" w:rsidRPr="00000000">
        <w:rPr>
          <w:rtl w:val="0"/>
        </w:rPr>
      </w:r>
    </w:p>
    <w:p w:rsidR="00000000" w:rsidDel="00000000" w:rsidP="00000000" w:rsidRDefault="00000000" w:rsidRPr="00000000" ns1:paraId="00000B8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B8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(!voterId) {</w:t>
      </w:r>
      <w:r w:rsidDel="00000000" w:rsidR="00000000" w:rsidRPr="00000000">
        <w:rPr>
          <w:rtl w:val="0"/>
        </w:rPr>
      </w:r>
    </w:p>
    <w:p w:rsidR="00000000" w:rsidDel="00000000" w:rsidP="00000000" w:rsidRDefault="00000000" w:rsidRPr="00000000" ns1:paraId="00000B8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res.status(401).json({ error: 'Invalid token' });</w:t>
      </w:r>
      <w:r w:rsidDel="00000000" w:rsidR="00000000" w:rsidRPr="00000000">
        <w:rPr>
          <w:rtl w:val="0"/>
        </w:rPr>
      </w:r>
    </w:p>
    <w:p w:rsidR="00000000" w:rsidDel="00000000" w:rsidP="00000000" w:rsidRDefault="00000000" w:rsidRPr="00000000" ns1:paraId="00000B8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B8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B8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Provide voterId down the chain</w:t>
      </w:r>
      <w:r w:rsidDel="00000000" w:rsidR="00000000" w:rsidRPr="00000000">
        <w:rPr>
          <w:rtl w:val="0"/>
        </w:rPr>
      </w:r>
    </w:p>
    <w:p w:rsidR="00000000" w:rsidDel="00000000" w:rsidP="00000000" w:rsidRDefault="00000000" w:rsidRPr="00000000" ns1:paraId="00000B8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req.voterId = voterId;</w:t>
      </w:r>
      <w:r w:rsidDel="00000000" w:rsidR="00000000" w:rsidRPr="00000000">
        <w:rPr>
          <w:rtl w:val="0"/>
        </w:rPr>
      </w:r>
    </w:p>
    <w:p w:rsidR="00000000" w:rsidDel="00000000" w:rsidP="00000000" w:rsidRDefault="00000000" w:rsidRPr="00000000" ns1:paraId="00000B8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next();</w:t>
      </w:r>
      <w:r w:rsidDel="00000000" w:rsidR="00000000" w:rsidRPr="00000000">
        <w:rPr>
          <w:rtl w:val="0"/>
        </w:rPr>
      </w:r>
    </w:p>
    <w:p w:rsidR="00000000" w:rsidDel="00000000" w:rsidP="00000000" w:rsidRDefault="00000000" w:rsidRPr="00000000" ns1:paraId="00000B8B">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B8C">
      <w:pPr>
        <w:spacing w:after="0" w:before="0" w:lineRule="auto"/>
        <w:ind w:left="720" w:firstLine="0"/>
        <w:rPr/>
      </w:pPr>
      <w:r w:rsidDel="00000000" w:rsidR="00000000" w:rsidRPr="00000000">
        <w:rPr>
          <w:rtl w:val="0"/>
        </w:rPr>
      </w:r>
    </w:p>
    <w:p w:rsidR="00000000" w:rsidDel="00000000" w:rsidP="00000000" w:rsidRDefault="00000000" w:rsidRPr="00000000" ns1:paraId="00000B8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Middleware ────────────────────────────────────────────────</w:t>
      </w:r>
      <w:r w:rsidDel="00000000" w:rsidR="00000000" w:rsidRPr="00000000">
        <w:rPr>
          <w:rtl w:val="0"/>
        </w:rPr>
      </w:r>
    </w:p>
    <w:p w:rsidR="00000000" w:rsidDel="00000000" w:rsidP="00000000" w:rsidRDefault="00000000" w:rsidRPr="00000000" ns1:paraId="00000B8E">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app.use(cors());</w:t>
      </w:r>
      <w:r w:rsidDel="00000000" w:rsidR="00000000" w:rsidRPr="00000000">
        <w:rPr>
          <w:rtl w:val="0"/>
        </w:rPr>
      </w:r>
    </w:p>
    <w:p w:rsidR="00000000" w:rsidDel="00000000" w:rsidP="00000000" w:rsidRDefault="00000000" w:rsidRPr="00000000" ns1:paraId="00000B8F">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app.use(express.json());</w:t>
      </w:r>
      <w:r w:rsidDel="00000000" w:rsidR="00000000" w:rsidRPr="00000000">
        <w:rPr>
          <w:rtl w:val="0"/>
        </w:rPr>
      </w:r>
    </w:p>
    <w:p w:rsidR="00000000" w:rsidDel="00000000" w:rsidP="00000000" w:rsidRDefault="00000000" w:rsidRPr="00000000" ns1:paraId="00000B9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Custom raw parser for binary uploads</w:t>
      </w:r>
      <w:r w:rsidDel="00000000" w:rsidR="00000000" w:rsidRPr="00000000">
        <w:rPr>
          <w:rtl w:val="0"/>
        </w:rPr>
      </w:r>
    </w:p>
    <w:p w:rsidR="00000000" w:rsidDel="00000000" w:rsidP="00000000" w:rsidRDefault="00000000" w:rsidRPr="00000000" ns1:paraId="00000B91">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app.use(express.raw({ type: 'application/octet-stream', limit: '10mb' }));</w:t>
      </w:r>
      <w:r w:rsidDel="00000000" w:rsidR="00000000" w:rsidRPr="00000000">
        <w:rPr>
          <w:rtl w:val="0"/>
        </w:rPr>
      </w:r>
    </w:p>
    <w:p w:rsidR="00000000" w:rsidDel="00000000" w:rsidP="00000000" w:rsidRDefault="00000000" w:rsidRPr="00000000" ns1:paraId="00000B92">
      <w:pPr>
        <w:spacing w:after="0" w:before="0" w:lineRule="auto"/>
        <w:ind w:left="720" w:firstLine="0"/>
        <w:rPr/>
      </w:pPr>
      <w:r w:rsidDel="00000000" w:rsidR="00000000" w:rsidRPr="00000000">
        <w:rPr>
          <w:rtl w:val="0"/>
        </w:rPr>
      </w:r>
    </w:p>
    <w:p w:rsidR="00000000" w:rsidDel="00000000" w:rsidP="00000000" w:rsidRDefault="00000000" w:rsidRPr="00000000" ns1:paraId="00000B93">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app.use((req, _res, next) =&gt; {</w:t>
      </w:r>
      <w:r w:rsidDel="00000000" w:rsidR="00000000" w:rsidRPr="00000000">
        <w:rPr>
          <w:rtl w:val="0"/>
        </w:rPr>
      </w:r>
    </w:p>
    <w:p w:rsidR="00000000" w:rsidDel="00000000" w:rsidP="00000000" w:rsidRDefault="00000000" w:rsidRPr="00000000" ns1:paraId="00000B9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ts = new Date().toISOString().slice(11, 19);</w:t>
      </w:r>
      <w:r w:rsidDel="00000000" w:rsidR="00000000" w:rsidRPr="00000000">
        <w:rPr>
          <w:rtl w:val="0"/>
        </w:rPr>
      </w:r>
    </w:p>
    <w:p w:rsidR="00000000" w:rsidDel="00000000" w:rsidP="00000000" w:rsidRDefault="00000000" w:rsidRPr="00000000" ns1:paraId="00000B9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console.log(`[${ts}] ${req.method} ${req.path}`);</w:t>
      </w:r>
      <w:r w:rsidDel="00000000" w:rsidR="00000000" w:rsidRPr="00000000">
        <w:rPr>
          <w:rtl w:val="0"/>
        </w:rPr>
      </w:r>
    </w:p>
    <w:p w:rsidR="00000000" w:rsidDel="00000000" w:rsidP="00000000" w:rsidRDefault="00000000" w:rsidRPr="00000000" ns1:paraId="00000B9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next();</w:t>
      </w:r>
      <w:r w:rsidDel="00000000" w:rsidR="00000000" w:rsidRPr="00000000">
        <w:rPr>
          <w:rtl w:val="0"/>
        </w:rPr>
      </w:r>
    </w:p>
    <w:p w:rsidR="00000000" w:rsidDel="00000000" w:rsidP="00000000" w:rsidRDefault="00000000" w:rsidRPr="00000000" ns1:paraId="00000B97">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B98">
      <w:pPr>
        <w:spacing w:after="0" w:before="0" w:lineRule="auto"/>
        <w:ind w:left="720" w:firstLine="0"/>
        <w:rPr/>
      </w:pPr>
      <w:r w:rsidDel="00000000" w:rsidR="00000000" w:rsidRPr="00000000">
        <w:rPr>
          <w:rtl w:val="0"/>
        </w:rPr>
      </w:r>
    </w:p>
    <w:p w:rsidR="00000000" w:rsidDel="00000000" w:rsidP="00000000" w:rsidRDefault="00000000" w:rsidRPr="00000000" ns1:paraId="00000B9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Routes ────────────────────────────────────────────────────</w:t>
      </w:r>
      <w:r w:rsidDel="00000000" w:rsidR="00000000" w:rsidRPr="00000000">
        <w:rPr>
          <w:rtl w:val="0"/>
        </w:rPr>
      </w:r>
    </w:p>
    <w:p w:rsidR="00000000" w:rsidDel="00000000" w:rsidP="00000000" w:rsidRDefault="00000000" w:rsidRPr="00000000" ns1:paraId="00000B9A">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app.get('/health', (req, res) =&gt; res.json({ status: 'ok' }));</w:t>
      </w:r>
      <w:r w:rsidDel="00000000" w:rsidR="00000000" w:rsidRPr="00000000">
        <w:rPr>
          <w:rtl w:val="0"/>
        </w:rPr>
      </w:r>
    </w:p>
    <w:p w:rsidR="00000000" w:rsidDel="00000000" w:rsidP="00000000" w:rsidRDefault="00000000" w:rsidRPr="00000000" ns1:paraId="00000B9B">
      <w:pPr>
        <w:spacing w:after="0" w:before="0" w:lineRule="auto"/>
        <w:ind w:left="720" w:firstLine="0"/>
        <w:rPr/>
      </w:pPr>
      <w:r w:rsidDel="00000000" w:rsidR="00000000" w:rsidRPr="00000000">
        <w:rPr>
          <w:rtl w:val="0"/>
        </w:rPr>
      </w:r>
    </w:p>
    <w:p w:rsidR="00000000" w:rsidDel="00000000" w:rsidP="00000000" w:rsidRDefault="00000000" w:rsidRPr="00000000" ns1:paraId="00000B9C">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app.get('/status', (req, res) =&gt; {</w:t>
      </w:r>
      <w:r w:rsidDel="00000000" w:rsidR="00000000" w:rsidRPr="00000000">
        <w:rPr>
          <w:rtl w:val="0"/>
        </w:rPr>
      </w:r>
    </w:p>
    <w:p w:rsidR="00000000" w:rsidDel="00000000" w:rsidP="00000000" w:rsidRDefault="00000000" w:rsidRPr="00000000" ns1:paraId="00000B9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st = loadState();</w:t>
      </w:r>
      <w:r w:rsidDel="00000000" w:rsidR="00000000" w:rsidRPr="00000000">
        <w:rPr>
          <w:rtl w:val="0"/>
        </w:rPr>
      </w:r>
    </w:p>
    <w:p w:rsidR="00000000" w:rsidDel="00000000" w:rsidP="00000000" w:rsidRDefault="00000000" w:rsidRPr="00000000" ns1:paraId="00000B9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voters = readVoterList();</w:t>
      </w:r>
      <w:r w:rsidDel="00000000" w:rsidR="00000000" w:rsidRPr="00000000">
        <w:rPr>
          <w:rtl w:val="0"/>
        </w:rPr>
      </w:r>
    </w:p>
    <w:p w:rsidR="00000000" w:rsidDel="00000000" w:rsidP="00000000" w:rsidRDefault="00000000" w:rsidRPr="00000000" ns1:paraId="00000B9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votes = fs.existsSync(DIRS.ciphertexts) ? fs.readdirSync(DIRS.ciphertexts).filter(f =&gt; f.endsWith('.bin')) : [];</w:t>
      </w:r>
      <w:r w:rsidDel="00000000" w:rsidR="00000000" w:rsidRPr="00000000">
        <w:rPr>
          <w:rtl w:val="0"/>
        </w:rPr>
      </w:r>
    </w:p>
    <w:p w:rsidR="00000000" w:rsidDel="00000000" w:rsidP="00000000" w:rsidRDefault="00000000" w:rsidRPr="00000000" ns1:paraId="00000BA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shares = fs.existsSync(DIRS.shares) ? fs.readdirSync(DIRS.shares).filter(f =&gt; f.endsWith('.bin')) : [];</w:t>
      </w:r>
      <w:r w:rsidDel="00000000" w:rsidR="00000000" w:rsidRPr="00000000">
        <w:rPr>
          <w:rtl w:val="0"/>
        </w:rPr>
      </w:r>
    </w:p>
    <w:p w:rsidR="00000000" w:rsidDel="00000000" w:rsidP="00000000" w:rsidRDefault="00000000" w:rsidRPr="00000000" ns1:paraId="00000BA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BA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let phase = 'registration';</w:t>
      </w:r>
      <w:r w:rsidDel="00000000" w:rsidR="00000000" w:rsidRPr="00000000">
        <w:rPr>
          <w:rtl w:val="0"/>
        </w:rPr>
      </w:r>
    </w:p>
    <w:p w:rsidR="00000000" w:rsidDel="00000000" w:rsidP="00000000" w:rsidRDefault="00000000" w:rsidRPr="00000000" ns1:paraId="00000BA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(fs.existsSync(FINAL_RESULT)) phase = 'complete';</w:t>
      </w:r>
      <w:r w:rsidDel="00000000" w:rsidR="00000000" w:rsidRPr="00000000">
        <w:rPr>
          <w:rtl w:val="0"/>
        </w:rPr>
      </w:r>
    </w:p>
    <w:p w:rsidR="00000000" w:rsidDel="00000000" w:rsidP="00000000" w:rsidRDefault="00000000" w:rsidRPr="00000000" ns1:paraId="00000BA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else if (fs.existsSync(ENC_TALLY)) phase = 'decrypting';</w:t>
      </w:r>
      <w:r w:rsidDel="00000000" w:rsidR="00000000" w:rsidRPr="00000000">
        <w:rPr>
          <w:rtl w:val="0"/>
        </w:rPr>
      </w:r>
    </w:p>
    <w:p w:rsidR="00000000" w:rsidDel="00000000" w:rsidP="00000000" w:rsidRDefault="00000000" w:rsidRPr="00000000" ns1:paraId="00000BA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else if (st.finalized) phase = 'voting';</w:t>
      </w:r>
      <w:r w:rsidDel="00000000" w:rsidR="00000000" w:rsidRPr="00000000">
        <w:rPr>
          <w:rtl w:val="0"/>
        </w:rPr>
      </w:r>
    </w:p>
    <w:p w:rsidR="00000000" w:rsidDel="00000000" w:rsidP="00000000" w:rsidRDefault="00000000" w:rsidRPr="00000000" ns1:paraId="00000BA6">
      <w:pPr>
        <w:spacing w:after="0" w:before="0" w:lineRule="auto"/>
        <w:ind w:left="720" w:firstLine="0"/>
        <w:rPr/>
      </w:pPr>
      <w:r w:rsidDel="00000000" w:rsidR="00000000" w:rsidRPr="00000000">
        <w:rPr>
          <w:rtl w:val="0"/>
        </w:rPr>
      </w:r>
    </w:p>
    <w:p w:rsidR="00000000" w:rsidDel="00000000" w:rsidP="00000000" w:rsidRDefault="00000000" w:rsidRPr="00000000" ns1:paraId="00000BA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let result = null;</w:t>
      </w:r>
      <w:r w:rsidDel="00000000" w:rsidR="00000000" w:rsidRPr="00000000">
        <w:rPr>
          <w:rtl w:val="0"/>
        </w:rPr>
      </w:r>
    </w:p>
    <w:p w:rsidR="00000000" w:rsidDel="00000000" w:rsidP="00000000" w:rsidRDefault="00000000" w:rsidRPr="00000000" ns1:paraId="00000BA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let results = null;</w:t>
      </w:r>
      <w:r w:rsidDel="00000000" w:rsidR="00000000" w:rsidRPr="00000000">
        <w:rPr>
          <w:rtl w:val="0"/>
        </w:rPr>
      </w:r>
    </w:p>
    <w:p w:rsidR="00000000" w:rsidDel="00000000" w:rsidP="00000000" w:rsidRDefault="00000000" w:rsidRPr="00000000" ns1:paraId="00000BA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candidates = loadCandidates();</w:t>
      </w:r>
      <w:r w:rsidDel="00000000" w:rsidR="00000000" w:rsidRPr="00000000">
        <w:rPr>
          <w:rtl w:val="0"/>
        </w:rPr>
      </w:r>
    </w:p>
    <w:p w:rsidR="00000000" w:rsidDel="00000000" w:rsidP="00000000" w:rsidRDefault="00000000" w:rsidRPr="00000000" ns1:paraId="00000BAA">
      <w:pPr>
        <w:spacing w:after="0" w:before="0" w:lineRule="auto"/>
        <w:ind w:left="720" w:firstLine="0"/>
        <w:rPr/>
      </w:pPr>
      <w:r w:rsidDel="00000000" w:rsidR="00000000" w:rsidRPr="00000000">
        <w:rPr>
          <w:rtl w:val="0"/>
        </w:rPr>
      </w:r>
    </w:p>
    <w:p w:rsidR="00000000" w:rsidDel="00000000" w:rsidP="00000000" w:rsidRDefault="00000000" w:rsidRPr="00000000" ns1:paraId="00000BA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(phase === 'complete') {</w:t>
      </w:r>
      <w:r w:rsidDel="00000000" w:rsidR="00000000" w:rsidRPr="00000000">
        <w:rPr>
          <w:rtl w:val="0"/>
        </w:rPr>
      </w:r>
    </w:p>
    <w:p w:rsidR="00000000" w:rsidDel="00000000" w:rsidP="00000000" w:rsidRDefault="00000000" w:rsidRPr="00000000" ns1:paraId="00000BA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raw = fs.readFileSync(FINAL_RESULT, 'utf8').trim();</w:t>
      </w:r>
      <w:r w:rsidDel="00000000" w:rsidR="00000000" w:rsidRPr="00000000">
        <w:rPr>
          <w:rtl w:val="0"/>
        </w:rPr>
      </w:r>
    </w:p>
    <w:p w:rsidR="00000000" w:rsidDel="00000000" w:rsidP="00000000" w:rsidRDefault="00000000" w:rsidRPr="00000000" ns1:paraId="00000BA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result = raw;</w:t>
      </w:r>
      <w:r w:rsidDel="00000000" w:rsidR="00000000" w:rsidRPr="00000000">
        <w:rPr>
          <w:rtl w:val="0"/>
        </w:rPr>
      </w:r>
    </w:p>
    <w:p w:rsidR="00000000" w:rsidDel="00000000" w:rsidP="00000000" w:rsidRDefault="00000000" w:rsidRPr="00000000" ns1:paraId="00000BA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parsed = [];</w:t>
      </w:r>
      <w:r w:rsidDel="00000000" w:rsidR="00000000" w:rsidRPr="00000000">
        <w:rPr>
          <w:rtl w:val="0"/>
        </w:rPr>
      </w:r>
    </w:p>
    <w:p w:rsidR="00000000" w:rsidDel="00000000" w:rsidP="00000000" w:rsidRDefault="00000000" w:rsidRPr="00000000" ns1:paraId="00000BA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for (const line of raw.split('\n')) {</w:t>
      </w:r>
      <w:r w:rsidDel="00000000" w:rsidR="00000000" w:rsidRPr="00000000">
        <w:rPr>
          <w:rtl w:val="0"/>
        </w:rPr>
      </w:r>
    </w:p>
    <w:p w:rsidR="00000000" w:rsidDel="00000000" w:rsidP="00000000" w:rsidRDefault="00000000" w:rsidRPr="00000000" ns1:paraId="00000BB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m = line.match(/^CANDIDATE_(\d+):(\d+)$/);</w:t>
      </w:r>
      <w:r w:rsidDel="00000000" w:rsidR="00000000" w:rsidRPr="00000000">
        <w:rPr>
          <w:rtl w:val="0"/>
        </w:rPr>
      </w:r>
    </w:p>
    <w:p w:rsidR="00000000" w:rsidDel="00000000" w:rsidP="00000000" w:rsidRDefault="00000000" w:rsidRPr="00000000" ns1:paraId="00000BB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(m) {</w:t>
      </w:r>
      <w:r w:rsidDel="00000000" w:rsidR="00000000" w:rsidRPr="00000000">
        <w:rPr>
          <w:rtl w:val="0"/>
        </w:rPr>
      </w:r>
    </w:p>
    <w:p w:rsidR="00000000" w:rsidDel="00000000" w:rsidP="00000000" w:rsidRDefault="00000000" w:rsidRPr="00000000" ns1:paraId="00000BB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idx = parseInt(m[1], 10);</w:t>
      </w:r>
      <w:r w:rsidDel="00000000" w:rsidR="00000000" w:rsidRPr="00000000">
        <w:rPr>
          <w:rtl w:val="0"/>
        </w:rPr>
      </w:r>
    </w:p>
    <w:p w:rsidR="00000000" w:rsidDel="00000000" w:rsidP="00000000" w:rsidRDefault="00000000" w:rsidRPr="00000000" ns1:paraId="00000BB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cnt = parseInt(m[2], 10);</w:t>
      </w:r>
      <w:r w:rsidDel="00000000" w:rsidR="00000000" w:rsidRPr="00000000">
        <w:rPr>
          <w:rtl w:val="0"/>
        </w:rPr>
      </w:r>
    </w:p>
    <w:p w:rsidR="00000000" w:rsidDel="00000000" w:rsidP="00000000" w:rsidRDefault="00000000" w:rsidRPr="00000000" ns1:paraId="00000BB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cand = candidates.find(c =&gt; c.id === idx) || { id: idx, name: `Candidate ${idx}` };</w:t>
      </w:r>
      <w:r w:rsidDel="00000000" w:rsidR="00000000" w:rsidRPr="00000000">
        <w:rPr>
          <w:rtl w:val="0"/>
        </w:rPr>
      </w:r>
    </w:p>
    <w:p w:rsidR="00000000" w:rsidDel="00000000" w:rsidP="00000000" w:rsidRDefault="00000000" w:rsidRPr="00000000" ns1:paraId="00000BB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parsed.push({ ...cand, votes: cnt });</w:t>
      </w:r>
      <w:r w:rsidDel="00000000" w:rsidR="00000000" w:rsidRPr="00000000">
        <w:rPr>
          <w:rtl w:val="0"/>
        </w:rPr>
      </w:r>
    </w:p>
    <w:p w:rsidR="00000000" w:rsidDel="00000000" w:rsidP="00000000" w:rsidRDefault="00000000" w:rsidRPr="00000000" ns1:paraId="00000BB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BB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BB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(parsed.length &gt; 0) {</w:t>
      </w:r>
      <w:r w:rsidDel="00000000" w:rsidR="00000000" w:rsidRPr="00000000">
        <w:rPr>
          <w:rtl w:val="0"/>
        </w:rPr>
      </w:r>
    </w:p>
    <w:p w:rsidR="00000000" w:rsidDel="00000000" w:rsidP="00000000" w:rsidRDefault="00000000" w:rsidRPr="00000000" ns1:paraId="00000BB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parsed.sort((a, b) =&gt; b.votes - a.votes);</w:t>
      </w:r>
      <w:r w:rsidDel="00000000" w:rsidR="00000000" w:rsidRPr="00000000">
        <w:rPr>
          <w:rtl w:val="0"/>
        </w:rPr>
      </w:r>
    </w:p>
    <w:p w:rsidR="00000000" w:rsidDel="00000000" w:rsidP="00000000" w:rsidRDefault="00000000" w:rsidRPr="00000000" ns1:paraId="00000BB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results = parsed;</w:t>
      </w:r>
      <w:r w:rsidDel="00000000" w:rsidR="00000000" w:rsidRPr="00000000">
        <w:rPr>
          <w:rtl w:val="0"/>
        </w:rPr>
      </w:r>
    </w:p>
    <w:p w:rsidR="00000000" w:rsidDel="00000000" w:rsidP="00000000" w:rsidRDefault="00000000" w:rsidRPr="00000000" ns1:paraId="00000BB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BB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BBD">
      <w:pPr>
        <w:spacing w:after="0" w:before="0" w:lineRule="auto"/>
        <w:ind w:left="720" w:firstLine="0"/>
        <w:rPr/>
      </w:pPr>
      <w:r w:rsidDel="00000000" w:rsidR="00000000" w:rsidRPr="00000000">
        <w:rPr>
          <w:rtl w:val="0"/>
        </w:rPr>
      </w:r>
    </w:p>
    <w:p w:rsidR="00000000" w:rsidDel="00000000" w:rsidP="00000000" w:rsidRDefault="00000000" w:rsidRPr="00000000" ns1:paraId="00000BB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w:t>
      </w:r>
      <w:r w:rsidDel="00000000" w:rsidR="00000000" w:rsidRPr="00000000">
        <w:rPr>
          <w:rtl w:val="0"/>
        </w:rPr>
      </w:r>
    </w:p>
    <w:p w:rsidR="00000000" w:rsidDel="00000000" w:rsidP="00000000" w:rsidRDefault="00000000" w:rsidRPr="00000000" ns1:paraId="00000BB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phase,</w:t>
      </w:r>
      <w:r w:rsidDel="00000000" w:rsidR="00000000" w:rsidRPr="00000000">
        <w:rPr>
          <w:rtl w:val="0"/>
        </w:rPr>
      </w:r>
    </w:p>
    <w:p w:rsidR="00000000" w:rsidDel="00000000" w:rsidP="00000000" w:rsidRDefault="00000000" w:rsidRPr="00000000" ns1:paraId="00000BC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candidates,</w:t>
      </w:r>
      <w:r w:rsidDel="00000000" w:rsidR="00000000" w:rsidRPr="00000000">
        <w:rPr>
          <w:rtl w:val="0"/>
        </w:rPr>
      </w:r>
    </w:p>
    <w:p w:rsidR="00000000" w:rsidDel="00000000" w:rsidP="00000000" w:rsidRDefault="00000000" w:rsidRPr="00000000" ns1:paraId="00000BC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voters,</w:t>
      </w:r>
      <w:r w:rsidDel="00000000" w:rsidR="00000000" w:rsidRPr="00000000">
        <w:rPr>
          <w:rtl w:val="0"/>
        </w:rPr>
      </w:r>
    </w:p>
    <w:p w:rsidR="00000000" w:rsidDel="00000000" w:rsidP="00000000" w:rsidRDefault="00000000" w:rsidRPr="00000000" ns1:paraId="00000BC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voters_count: voters.length,</w:t>
      </w:r>
      <w:r w:rsidDel="00000000" w:rsidR="00000000" w:rsidRPr="00000000">
        <w:rPr>
          <w:rtl w:val="0"/>
        </w:rPr>
      </w:r>
    </w:p>
    <w:p w:rsidR="00000000" w:rsidDel="00000000" w:rsidP="00000000" w:rsidRDefault="00000000" w:rsidRPr="00000000" ns1:paraId="00000BC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finalized: !!st.finalized,</w:t>
      </w:r>
      <w:r w:rsidDel="00000000" w:rsidR="00000000" w:rsidRPr="00000000">
        <w:rPr>
          <w:rtl w:val="0"/>
        </w:rPr>
      </w:r>
    </w:p>
    <w:p w:rsidR="00000000" w:rsidDel="00000000" w:rsidP="00000000" w:rsidRDefault="00000000" w:rsidRPr="00000000" ns1:paraId="00000BC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votes_received: votes.length,</w:t>
      </w:r>
      <w:r w:rsidDel="00000000" w:rsidR="00000000" w:rsidRPr="00000000">
        <w:rPr>
          <w:rtl w:val="0"/>
        </w:rPr>
      </w:r>
    </w:p>
    <w:p w:rsidR="00000000" w:rsidDel="00000000" w:rsidP="00000000" w:rsidRDefault="00000000" w:rsidRPr="00000000" ns1:paraId="00000BC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votes_expected: voters.length,</w:t>
      </w:r>
      <w:r w:rsidDel="00000000" w:rsidR="00000000" w:rsidRPr="00000000">
        <w:rPr>
          <w:rtl w:val="0"/>
        </w:rPr>
      </w:r>
    </w:p>
    <w:p w:rsidR="00000000" w:rsidDel="00000000" w:rsidP="00000000" w:rsidRDefault="00000000" w:rsidRPr="00000000" ns1:paraId="00000BC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tally_computed: fs.existsSync(ENC_TALLY),</w:t>
      </w:r>
      <w:r w:rsidDel="00000000" w:rsidR="00000000" w:rsidRPr="00000000">
        <w:rPr>
          <w:rtl w:val="0"/>
        </w:rPr>
      </w:r>
    </w:p>
    <w:p w:rsidR="00000000" w:rsidDel="00000000" w:rsidP="00000000" w:rsidRDefault="00000000" w:rsidRPr="00000000" ns1:paraId="00000BC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shares_received: shares.map(f =&gt; f.replace(/^share_/, '').replace(/\.bin$/, '')),</w:t>
      </w:r>
      <w:r w:rsidDel="00000000" w:rsidR="00000000" w:rsidRPr="00000000">
        <w:rPr>
          <w:rtl w:val="0"/>
        </w:rPr>
      </w:r>
    </w:p>
    <w:p w:rsidR="00000000" w:rsidDel="00000000" w:rsidP="00000000" w:rsidRDefault="00000000" w:rsidRPr="00000000" ns1:paraId="00000BC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shares_needed: voters,</w:t>
      </w:r>
      <w:r w:rsidDel="00000000" w:rsidR="00000000" w:rsidRPr="00000000">
        <w:rPr>
          <w:rtl w:val="0"/>
        </w:rPr>
      </w:r>
    </w:p>
    <w:p w:rsidR="00000000" w:rsidDel="00000000" w:rsidP="00000000" w:rsidRDefault="00000000" w:rsidRPr="00000000" ns1:paraId="00000BC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result,</w:t>
      </w:r>
      <w:r w:rsidDel="00000000" w:rsidR="00000000" w:rsidRPr="00000000">
        <w:rPr>
          <w:rtl w:val="0"/>
        </w:rPr>
      </w:r>
    </w:p>
    <w:p w:rsidR="00000000" w:rsidDel="00000000" w:rsidP="00000000" w:rsidRDefault="00000000" w:rsidRPr="00000000" ns1:paraId="00000BC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results</w:t>
      </w:r>
      <w:r w:rsidDel="00000000" w:rsidR="00000000" w:rsidRPr="00000000">
        <w:rPr>
          <w:rtl w:val="0"/>
        </w:rPr>
      </w:r>
    </w:p>
    <w:p w:rsidR="00000000" w:rsidDel="00000000" w:rsidP="00000000" w:rsidRDefault="00000000" w:rsidRPr="00000000" ns1:paraId="00000BC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BCC">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BCD">
      <w:pPr>
        <w:spacing w:after="0" w:before="0" w:lineRule="auto"/>
        <w:ind w:left="720" w:firstLine="0"/>
        <w:rPr/>
      </w:pPr>
      <w:r w:rsidDel="00000000" w:rsidR="00000000" w:rsidRPr="00000000">
        <w:rPr>
          <w:rtl w:val="0"/>
        </w:rPr>
      </w:r>
    </w:p>
    <w:p w:rsidR="00000000" w:rsidDel="00000000" w:rsidP="00000000" w:rsidRDefault="00000000" w:rsidRPr="00000000" ns1:paraId="00000BCE">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app.get('/candidates', (req, res) =&gt; {</w:t>
      </w:r>
      <w:r w:rsidDel="00000000" w:rsidR="00000000" w:rsidRPr="00000000">
        <w:rPr>
          <w:rtl w:val="0"/>
        </w:rPr>
      </w:r>
    </w:p>
    <w:p w:rsidR="00000000" w:rsidDel="00000000" w:rsidP="00000000" w:rsidRDefault="00000000" w:rsidRPr="00000000" ns1:paraId="00000BC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 candidates: loadCandidates() });</w:t>
      </w:r>
      <w:r w:rsidDel="00000000" w:rsidR="00000000" w:rsidRPr="00000000">
        <w:rPr>
          <w:rtl w:val="0"/>
        </w:rPr>
      </w:r>
    </w:p>
    <w:p w:rsidR="00000000" w:rsidDel="00000000" w:rsidP="00000000" w:rsidRDefault="00000000" w:rsidRPr="00000000" ns1:paraId="00000BD0">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BD1">
      <w:pPr>
        <w:spacing w:after="0" w:before="0" w:lineRule="auto"/>
        <w:ind w:left="720" w:firstLine="0"/>
        <w:rPr/>
      </w:pPr>
      <w:r w:rsidDel="00000000" w:rsidR="00000000" w:rsidRPr="00000000">
        <w:rPr>
          <w:rtl w:val="0"/>
        </w:rPr>
      </w:r>
    </w:p>
    <w:p w:rsidR="00000000" w:rsidDel="00000000" w:rsidP="00000000" w:rsidRDefault="00000000" w:rsidRPr="00000000" ns1:paraId="00000BD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Admin configures candidates</w:t>
      </w:r>
      <w:r w:rsidDel="00000000" w:rsidR="00000000" w:rsidRPr="00000000">
        <w:rPr>
          <w:rtl w:val="0"/>
        </w:rPr>
      </w:r>
    </w:p>
    <w:p w:rsidR="00000000" w:rsidDel="00000000" w:rsidP="00000000" w:rsidRDefault="00000000" w:rsidRPr="00000000" ns1:paraId="00000BD3">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app.post('/candidates', (req, res) =&gt; {</w:t>
      </w:r>
      <w:r w:rsidDel="00000000" w:rsidR="00000000" w:rsidRPr="00000000">
        <w:rPr>
          <w:rtl w:val="0"/>
        </w:rPr>
      </w:r>
    </w:p>
    <w:p w:rsidR="00000000" w:rsidDel="00000000" w:rsidP="00000000" w:rsidRDefault="00000000" w:rsidRPr="00000000" ns1:paraId="00000BD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st = loadState();</w:t>
      </w:r>
      <w:r w:rsidDel="00000000" w:rsidR="00000000" w:rsidRPr="00000000">
        <w:rPr>
          <w:rtl w:val="0"/>
        </w:rPr>
      </w:r>
    </w:p>
    <w:p w:rsidR="00000000" w:rsidDel="00000000" w:rsidP="00000000" w:rsidRDefault="00000000" w:rsidRPr="00000000" ns1:paraId="00000BD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(st.finalized) return res.status(409).json({ error: 'Cannot change candidates after registration is finalized.' });</w:t>
      </w:r>
      <w:r w:rsidDel="00000000" w:rsidR="00000000" w:rsidRPr="00000000">
        <w:rPr>
          <w:rtl w:val="0"/>
        </w:rPr>
      </w:r>
    </w:p>
    <w:p w:rsidR="00000000" w:rsidDel="00000000" w:rsidP="00000000" w:rsidRDefault="00000000" w:rsidRPr="00000000" ns1:paraId="00000BD6">
      <w:pPr>
        <w:spacing w:after="0" w:before="0" w:lineRule="auto"/>
        <w:ind w:left="720" w:firstLine="0"/>
        <w:rPr/>
      </w:pPr>
      <w:r w:rsidDel="00000000" w:rsidR="00000000" w:rsidRPr="00000000">
        <w:rPr>
          <w:rtl w:val="0"/>
        </w:rPr>
      </w:r>
    </w:p>
    <w:p w:rsidR="00000000" w:rsidDel="00000000" w:rsidP="00000000" w:rsidRDefault="00000000" w:rsidRPr="00000000" ns1:paraId="00000BD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 candidates } = req.body;</w:t>
      </w:r>
      <w:r w:rsidDel="00000000" w:rsidR="00000000" w:rsidRPr="00000000">
        <w:rPr>
          <w:rtl w:val="0"/>
        </w:rPr>
      </w:r>
    </w:p>
    <w:p w:rsidR="00000000" w:rsidDel="00000000" w:rsidP="00000000" w:rsidRDefault="00000000" w:rsidRPr="00000000" ns1:paraId="00000BD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(!Array.isArray(candidates) || candidates.length === 0)</w:t>
      </w:r>
      <w:r w:rsidDel="00000000" w:rsidR="00000000" w:rsidRPr="00000000">
        <w:rPr>
          <w:rtl w:val="0"/>
        </w:rPr>
      </w:r>
    </w:p>
    <w:p w:rsidR="00000000" w:rsidDel="00000000" w:rsidP="00000000" w:rsidRDefault="00000000" w:rsidRPr="00000000" ns1:paraId="00000BD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res.status(400).json({ error: 'candidates must be a non-empty array.' });</w:t>
      </w:r>
      <w:r w:rsidDel="00000000" w:rsidR="00000000" w:rsidRPr="00000000">
        <w:rPr>
          <w:rtl w:val="0"/>
        </w:rPr>
      </w:r>
    </w:p>
    <w:p w:rsidR="00000000" w:rsidDel="00000000" w:rsidP="00000000" w:rsidRDefault="00000000" w:rsidRPr="00000000" ns1:paraId="00000BDA">
      <w:pPr>
        <w:spacing w:after="0" w:before="0" w:lineRule="auto"/>
        <w:ind w:left="720" w:firstLine="0"/>
        <w:rPr/>
      </w:pPr>
      <w:r w:rsidDel="00000000" w:rsidR="00000000" w:rsidRPr="00000000">
        <w:rPr>
          <w:rtl w:val="0"/>
        </w:rPr>
      </w:r>
    </w:p>
    <w:p w:rsidR="00000000" w:rsidDel="00000000" w:rsidP="00000000" w:rsidRDefault="00000000" w:rsidRPr="00000000" ns1:paraId="00000BD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fs.writeFileSync(CANDIDATES_FILE, JSON.stringify({ candidates }, null, 2));</w:t>
      </w:r>
      <w:r w:rsidDel="00000000" w:rsidR="00000000" w:rsidRPr="00000000">
        <w:rPr>
          <w:rtl w:val="0"/>
        </w:rPr>
      </w:r>
    </w:p>
    <w:p w:rsidR="00000000" w:rsidDel="00000000" w:rsidP="00000000" w:rsidRDefault="00000000" w:rsidRPr="00000000" ns1:paraId="00000BD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 status: 'ok', message: `${candidates.length} candidates saved.`, candidates });</w:t>
      </w:r>
      <w:r w:rsidDel="00000000" w:rsidR="00000000" w:rsidRPr="00000000">
        <w:rPr>
          <w:rtl w:val="0"/>
        </w:rPr>
      </w:r>
    </w:p>
    <w:p w:rsidR="00000000" w:rsidDel="00000000" w:rsidP="00000000" w:rsidRDefault="00000000" w:rsidRPr="00000000" ns1:paraId="00000BDD">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BDE">
      <w:pPr>
        <w:spacing w:after="0" w:before="0" w:lineRule="auto"/>
        <w:ind w:left="720" w:firstLine="0"/>
        <w:rPr/>
      </w:pPr>
      <w:r w:rsidDel="00000000" w:rsidR="00000000" w:rsidRPr="00000000">
        <w:rPr>
          <w:rtl w:val="0"/>
        </w:rPr>
      </w:r>
    </w:p>
    <w:p w:rsidR="00000000" w:rsidDel="00000000" w:rsidP="00000000" w:rsidRDefault="00000000" w:rsidRPr="00000000" ns1:paraId="00000BD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1. REGISTRATION PHASE</w:t>
      </w:r>
      <w:r w:rsidDel="00000000" w:rsidR="00000000" w:rsidRPr="00000000">
        <w:rPr>
          <w:rtl w:val="0"/>
        </w:rPr>
      </w:r>
    </w:p>
    <w:p w:rsidR="00000000" w:rsidDel="00000000" w:rsidP="00000000" w:rsidRDefault="00000000" w:rsidRPr="00000000" ns1:paraId="00000BE0">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app.post('/register', (req, res) =&gt; {</w:t>
      </w:r>
      <w:r w:rsidDel="00000000" w:rsidR="00000000" w:rsidRPr="00000000">
        <w:rPr>
          <w:rtl w:val="0"/>
        </w:rPr>
      </w:r>
    </w:p>
    <w:p w:rsidR="00000000" w:rsidDel="00000000" w:rsidP="00000000" w:rsidRDefault="00000000" w:rsidRPr="00000000" ns1:paraId="00000BE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st = loadState();</w:t>
      </w:r>
      <w:r w:rsidDel="00000000" w:rsidR="00000000" w:rsidRPr="00000000">
        <w:rPr>
          <w:rtl w:val="0"/>
        </w:rPr>
      </w:r>
    </w:p>
    <w:p w:rsidR="00000000" w:rsidDel="00000000" w:rsidP="00000000" w:rsidRDefault="00000000" w:rsidRPr="00000000" ns1:paraId="00000BE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(st.finalized) return res.status(409).json({ error: 'Registration is closed. Election finalized.' });</w:t>
      </w:r>
      <w:r w:rsidDel="00000000" w:rsidR="00000000" w:rsidRPr="00000000">
        <w:rPr>
          <w:rtl w:val="0"/>
        </w:rPr>
      </w:r>
    </w:p>
    <w:p w:rsidR="00000000" w:rsidDel="00000000" w:rsidP="00000000" w:rsidRDefault="00000000" w:rsidRPr="00000000" ns1:paraId="00000BE3">
      <w:pPr>
        <w:spacing w:after="0" w:before="0" w:lineRule="auto"/>
        <w:ind w:left="720" w:firstLine="0"/>
        <w:rPr/>
      </w:pPr>
      <w:r w:rsidDel="00000000" w:rsidR="00000000" w:rsidRPr="00000000">
        <w:rPr>
          <w:rtl w:val="0"/>
        </w:rPr>
      </w:r>
    </w:p>
    <w:p w:rsidR="00000000" w:rsidDel="00000000" w:rsidP="00000000" w:rsidRDefault="00000000" w:rsidRPr="00000000" ns1:paraId="00000BE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 full_name, cccd, dob, address, phone } = req.body;</w:t>
      </w:r>
      <w:r w:rsidDel="00000000" w:rsidR="00000000" w:rsidRPr="00000000">
        <w:rPr>
          <w:rtl w:val="0"/>
        </w:rPr>
      </w:r>
    </w:p>
    <w:p w:rsidR="00000000" w:rsidDel="00000000" w:rsidP="00000000" w:rsidRDefault="00000000" w:rsidRPr="00000000" ns1:paraId="00000BE5">
      <w:pPr>
        <w:spacing w:after="0" w:before="0" w:lineRule="auto"/>
        <w:ind w:left="720" w:firstLine="0"/>
        <w:rPr/>
      </w:pPr>
      <w:r w:rsidDel="00000000" w:rsidR="00000000" w:rsidRPr="00000000">
        <w:rPr>
          <w:rtl w:val="0"/>
        </w:rPr>
      </w:r>
    </w:p>
    <w:p w:rsidR="00000000" w:rsidDel="00000000" w:rsidP="00000000" w:rsidRDefault="00000000" w:rsidRPr="00000000" ns1:paraId="00000BE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Validation ────────────────────────────────────────────</w:t>
      </w:r>
      <w:r w:rsidDel="00000000" w:rsidR="00000000" w:rsidRPr="00000000">
        <w:rPr>
          <w:rtl w:val="0"/>
        </w:rPr>
      </w:r>
    </w:p>
    <w:p w:rsidR="00000000" w:rsidDel="00000000" w:rsidP="00000000" w:rsidRDefault="00000000" w:rsidRPr="00000000" ns1:paraId="00000BE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(!full_name || !full_name.trim())</w:t>
      </w:r>
      <w:r w:rsidDel="00000000" w:rsidR="00000000" w:rsidRPr="00000000">
        <w:rPr>
          <w:rtl w:val="0"/>
        </w:rPr>
      </w:r>
    </w:p>
    <w:p w:rsidR="00000000" w:rsidDel="00000000" w:rsidP="00000000" w:rsidRDefault="00000000" w:rsidRPr="00000000" ns1:paraId="00000BE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res.status(400).json({ error: 'full_name is required.' });</w:t>
      </w:r>
      <w:r w:rsidDel="00000000" w:rsidR="00000000" w:rsidRPr="00000000">
        <w:rPr>
          <w:rtl w:val="0"/>
        </w:rPr>
      </w:r>
    </w:p>
    <w:p w:rsidR="00000000" w:rsidDel="00000000" w:rsidP="00000000" w:rsidRDefault="00000000" w:rsidRPr="00000000" ns1:paraId="00000BE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(!cccd)</w:t>
      </w:r>
      <w:r w:rsidDel="00000000" w:rsidR="00000000" w:rsidRPr="00000000">
        <w:rPr>
          <w:rtl w:val="0"/>
        </w:rPr>
      </w:r>
    </w:p>
    <w:p w:rsidR="00000000" w:rsidDel="00000000" w:rsidP="00000000" w:rsidRDefault="00000000" w:rsidRPr="00000000" ns1:paraId="00000BE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res.status(400).json({ error: 'cccd is required.' });</w:t>
      </w:r>
      <w:r w:rsidDel="00000000" w:rsidR="00000000" w:rsidRPr="00000000">
        <w:rPr>
          <w:rtl w:val="0"/>
        </w:rPr>
      </w:r>
    </w:p>
    <w:p w:rsidR="00000000" w:rsidDel="00000000" w:rsidP="00000000" w:rsidRDefault="00000000" w:rsidRPr="00000000" ns1:paraId="00000BE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(!validateCCCD(cccd))</w:t>
      </w:r>
      <w:r w:rsidDel="00000000" w:rsidR="00000000" w:rsidRPr="00000000">
        <w:rPr>
          <w:rtl w:val="0"/>
        </w:rPr>
      </w:r>
    </w:p>
    <w:p w:rsidR="00000000" w:rsidDel="00000000" w:rsidP="00000000" w:rsidRDefault="00000000" w:rsidRPr="00000000" ns1:paraId="00000BE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res.status(400).json({ error: 'cccd must be exactly 12 digits.' });</w:t>
      </w:r>
      <w:r w:rsidDel="00000000" w:rsidR="00000000" w:rsidRPr="00000000">
        <w:rPr>
          <w:rtl w:val="0"/>
        </w:rPr>
      </w:r>
    </w:p>
    <w:p w:rsidR="00000000" w:rsidDel="00000000" w:rsidP="00000000" w:rsidRDefault="00000000" w:rsidRPr="00000000" ns1:paraId="00000BE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(!dob)</w:t>
      </w:r>
      <w:r w:rsidDel="00000000" w:rsidR="00000000" w:rsidRPr="00000000">
        <w:rPr>
          <w:rtl w:val="0"/>
        </w:rPr>
      </w:r>
    </w:p>
    <w:p w:rsidR="00000000" w:rsidDel="00000000" w:rsidP="00000000" w:rsidRDefault="00000000" w:rsidRPr="00000000" ns1:paraId="00000BE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res.status(400).json({ error: 'dob (date of birth, YYYY-MM-DD) is required.' });</w:t>
      </w:r>
      <w:r w:rsidDel="00000000" w:rsidR="00000000" w:rsidRPr="00000000">
        <w:rPr>
          <w:rtl w:val="0"/>
        </w:rPr>
      </w:r>
    </w:p>
    <w:p w:rsidR="00000000" w:rsidDel="00000000" w:rsidP="00000000" w:rsidRDefault="00000000" w:rsidRPr="00000000" ns1:paraId="00000BE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(!address || !address.trim())</w:t>
      </w:r>
      <w:r w:rsidDel="00000000" w:rsidR="00000000" w:rsidRPr="00000000">
        <w:rPr>
          <w:rtl w:val="0"/>
        </w:rPr>
      </w:r>
    </w:p>
    <w:p w:rsidR="00000000" w:rsidDel="00000000" w:rsidP="00000000" w:rsidRDefault="00000000" w:rsidRPr="00000000" ns1:paraId="00000BF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res.status(400).json({ error: 'address is required.' });</w:t>
      </w:r>
      <w:r w:rsidDel="00000000" w:rsidR="00000000" w:rsidRPr="00000000">
        <w:rPr>
          <w:rtl w:val="0"/>
        </w:rPr>
      </w:r>
    </w:p>
    <w:p w:rsidR="00000000" w:rsidDel="00000000" w:rsidP="00000000" w:rsidRDefault="00000000" w:rsidRPr="00000000" ns1:paraId="00000BF1">
      <w:pPr>
        <w:spacing w:after="0" w:before="0" w:lineRule="auto"/>
        <w:ind w:left="720" w:firstLine="0"/>
        <w:rPr/>
      </w:pPr>
      <w:r w:rsidDel="00000000" w:rsidR="00000000" w:rsidRPr="00000000">
        <w:rPr>
          <w:rtl w:val="0"/>
        </w:rPr>
      </w:r>
    </w:p>
    <w:p w:rsidR="00000000" w:rsidDel="00000000" w:rsidP="00000000" w:rsidRDefault="00000000" w:rsidRPr="00000000" ns1:paraId="00000BF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age = getAge(dob);</w:t>
      </w:r>
      <w:r w:rsidDel="00000000" w:rsidR="00000000" w:rsidRPr="00000000">
        <w:rPr>
          <w:rtl w:val="0"/>
        </w:rPr>
      </w:r>
    </w:p>
    <w:p w:rsidR="00000000" w:rsidDel="00000000" w:rsidP="00000000" w:rsidRDefault="00000000" w:rsidRPr="00000000" ns1:paraId="00000BF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(age &lt; 0)</w:t>
      </w:r>
      <w:r w:rsidDel="00000000" w:rsidR="00000000" w:rsidRPr="00000000">
        <w:rPr>
          <w:rtl w:val="0"/>
        </w:rPr>
      </w:r>
    </w:p>
    <w:p w:rsidR="00000000" w:rsidDel="00000000" w:rsidP="00000000" w:rsidRDefault="00000000" w:rsidRPr="00000000" ns1:paraId="00000BF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res.status(400).json({ error: 'dob is not a valid date.' });</w:t>
      </w:r>
      <w:r w:rsidDel="00000000" w:rsidR="00000000" w:rsidRPr="00000000">
        <w:rPr>
          <w:rtl w:val="0"/>
        </w:rPr>
      </w:r>
    </w:p>
    <w:p w:rsidR="00000000" w:rsidDel="00000000" w:rsidP="00000000" w:rsidRDefault="00000000" w:rsidRPr="00000000" ns1:paraId="00000BF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(age &lt; 18)</w:t>
      </w:r>
      <w:r w:rsidDel="00000000" w:rsidR="00000000" w:rsidRPr="00000000">
        <w:rPr>
          <w:rtl w:val="0"/>
        </w:rPr>
      </w:r>
    </w:p>
    <w:p w:rsidR="00000000" w:rsidDel="00000000" w:rsidP="00000000" w:rsidRDefault="00000000" w:rsidRPr="00000000" ns1:paraId="00000BF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res.status(400).json({ error: `Voter must be at least 18 years old (current age: ${age}).` });</w:t>
      </w:r>
      <w:r w:rsidDel="00000000" w:rsidR="00000000" w:rsidRPr="00000000">
        <w:rPr>
          <w:rtl w:val="0"/>
        </w:rPr>
      </w:r>
    </w:p>
    <w:p w:rsidR="00000000" w:rsidDel="00000000" w:rsidP="00000000" w:rsidRDefault="00000000" w:rsidRPr="00000000" ns1:paraId="00000BF7">
      <w:pPr>
        <w:spacing w:after="0" w:before="0" w:lineRule="auto"/>
        <w:ind w:left="720" w:firstLine="0"/>
        <w:rPr/>
      </w:pPr>
      <w:r w:rsidDel="00000000" w:rsidR="00000000" w:rsidRPr="00000000">
        <w:rPr>
          <w:rtl w:val="0"/>
        </w:rPr>
      </w:r>
    </w:p>
    <w:p w:rsidR="00000000" w:rsidDel="00000000" w:rsidP="00000000" w:rsidRDefault="00000000" w:rsidRPr="00000000" ns1:paraId="00000BF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Uniqueness checks ─────────────────────────────────────</w:t>
      </w:r>
      <w:r w:rsidDel="00000000" w:rsidR="00000000" w:rsidRPr="00000000">
        <w:rPr>
          <w:rtl w:val="0"/>
        </w:rPr>
      </w:r>
    </w:p>
    <w:p w:rsidR="00000000" w:rsidDel="00000000" w:rsidP="00000000" w:rsidRDefault="00000000" w:rsidRPr="00000000" ns1:paraId="00000BF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voters = loadVoters();</w:t>
      </w:r>
      <w:r w:rsidDel="00000000" w:rsidR="00000000" w:rsidRPr="00000000">
        <w:rPr>
          <w:rtl w:val="0"/>
        </w:rPr>
      </w:r>
    </w:p>
    <w:p w:rsidR="00000000" w:rsidDel="00000000" w:rsidP="00000000" w:rsidRDefault="00000000" w:rsidRPr="00000000" ns1:paraId="00000BF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(voters.some(v =&gt; v.cccd === cccd))</w:t>
      </w:r>
      <w:r w:rsidDel="00000000" w:rsidR="00000000" w:rsidRPr="00000000">
        <w:rPr>
          <w:rtl w:val="0"/>
        </w:rPr>
      </w:r>
    </w:p>
    <w:p w:rsidR="00000000" w:rsidDel="00000000" w:rsidP="00000000" w:rsidRDefault="00000000" w:rsidRPr="00000000" ns1:paraId="00000BF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res.status(409).json({ error: 'This CCCD is already registered.' });</w:t>
      </w:r>
      <w:r w:rsidDel="00000000" w:rsidR="00000000" w:rsidRPr="00000000">
        <w:rPr>
          <w:rtl w:val="0"/>
        </w:rPr>
      </w:r>
    </w:p>
    <w:p w:rsidR="00000000" w:rsidDel="00000000" w:rsidP="00000000" w:rsidRDefault="00000000" w:rsidRPr="00000000" ns1:paraId="00000BFC">
      <w:pPr>
        <w:spacing w:after="0" w:before="0" w:lineRule="auto"/>
        <w:ind w:left="720" w:firstLine="0"/>
        <w:rPr/>
      </w:pPr>
      <w:r w:rsidDel="00000000" w:rsidR="00000000" w:rsidRPr="00000000">
        <w:rPr>
          <w:rtl w:val="0"/>
        </w:rPr>
      </w:r>
    </w:p>
    <w:p w:rsidR="00000000" w:rsidDel="00000000" w:rsidP="00000000" w:rsidRDefault="00000000" w:rsidRPr="00000000" ns1:paraId="00000BF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Derive a unique, anonymised voter_id from the CCCD hash</w:t>
      </w:r>
      <w:r w:rsidDel="00000000" w:rsidR="00000000" w:rsidRPr="00000000">
        <w:rPr>
          <w:rtl w:val="0"/>
        </w:rPr>
      </w:r>
    </w:p>
    <w:p w:rsidR="00000000" w:rsidDel="00000000" w:rsidP="00000000" w:rsidRDefault="00000000" w:rsidRPr="00000000" ns1:paraId="00000BF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voterId = 'voter_' + crypto.createHash('sha256').update(cccd).digest('hex').slice(0, 8);</w:t>
      </w:r>
      <w:r w:rsidDel="00000000" w:rsidR="00000000" w:rsidRPr="00000000">
        <w:rPr>
          <w:rtl w:val="0"/>
        </w:rPr>
      </w:r>
    </w:p>
    <w:p w:rsidR="00000000" w:rsidDel="00000000" w:rsidP="00000000" w:rsidRDefault="00000000" w:rsidRPr="00000000" ns1:paraId="00000BF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(voters.some(v =&gt; v.voter_id === voterId) || Object.values(TOKENS).includes(voterId))</w:t>
      </w:r>
      <w:r w:rsidDel="00000000" w:rsidR="00000000" w:rsidRPr="00000000">
        <w:rPr>
          <w:rtl w:val="0"/>
        </w:rPr>
      </w:r>
    </w:p>
    <w:p w:rsidR="00000000" w:rsidDel="00000000" w:rsidP="00000000" w:rsidRDefault="00000000" w:rsidRPr="00000000" ns1:paraId="00000C0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res.status(409).json({ error: 'Voter ID collision — please contact admin.' });</w:t>
      </w:r>
      <w:r w:rsidDel="00000000" w:rsidR="00000000" w:rsidRPr="00000000">
        <w:rPr>
          <w:rtl w:val="0"/>
        </w:rPr>
      </w:r>
    </w:p>
    <w:p w:rsidR="00000000" w:rsidDel="00000000" w:rsidP="00000000" w:rsidRDefault="00000000" w:rsidRPr="00000000" ns1:paraId="00000C01">
      <w:pPr>
        <w:spacing w:after="0" w:before="0" w:lineRule="auto"/>
        <w:ind w:left="720" w:firstLine="0"/>
        <w:rPr/>
      </w:pPr>
      <w:r w:rsidDel="00000000" w:rsidR="00000000" w:rsidRPr="00000000">
        <w:rPr>
          <w:rtl w:val="0"/>
        </w:rPr>
      </w:r>
    </w:p>
    <w:p w:rsidR="00000000" w:rsidDel="00000000" w:rsidP="00000000" w:rsidRDefault="00000000" w:rsidRPr="00000000" ns1:paraId="00000C0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Persist identity record ───────────────────────────────</w:t>
      </w:r>
      <w:r w:rsidDel="00000000" w:rsidR="00000000" w:rsidRPr="00000000">
        <w:rPr>
          <w:rtl w:val="0"/>
        </w:rPr>
      </w:r>
    </w:p>
    <w:p w:rsidR="00000000" w:rsidDel="00000000" w:rsidP="00000000" w:rsidRDefault="00000000" w:rsidRPr="00000000" ns1:paraId="00000C0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record = {</w:t>
      </w:r>
      <w:r w:rsidDel="00000000" w:rsidR="00000000" w:rsidRPr="00000000">
        <w:rPr>
          <w:rtl w:val="0"/>
        </w:rPr>
      </w:r>
    </w:p>
    <w:p w:rsidR="00000000" w:rsidDel="00000000" w:rsidP="00000000" w:rsidRDefault="00000000" w:rsidRPr="00000000" ns1:paraId="00000C0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voter_id: voterId,</w:t>
      </w:r>
      <w:r w:rsidDel="00000000" w:rsidR="00000000" w:rsidRPr="00000000">
        <w:rPr>
          <w:rtl w:val="0"/>
        </w:rPr>
      </w:r>
    </w:p>
    <w:p w:rsidR="00000000" w:rsidDel="00000000" w:rsidP="00000000" w:rsidRDefault="00000000" w:rsidRPr="00000000" ns1:paraId="00000C0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cccd,</w:t>
      </w:r>
      <w:r w:rsidDel="00000000" w:rsidR="00000000" w:rsidRPr="00000000">
        <w:rPr>
          <w:rtl w:val="0"/>
        </w:rPr>
      </w:r>
    </w:p>
    <w:p w:rsidR="00000000" w:rsidDel="00000000" w:rsidP="00000000" w:rsidRDefault="00000000" w:rsidRPr="00000000" ns1:paraId="00000C0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full_name: full_name.trim(),</w:t>
      </w:r>
      <w:r w:rsidDel="00000000" w:rsidR="00000000" w:rsidRPr="00000000">
        <w:rPr>
          <w:rtl w:val="0"/>
        </w:rPr>
      </w:r>
    </w:p>
    <w:p w:rsidR="00000000" w:rsidDel="00000000" w:rsidP="00000000" w:rsidRDefault="00000000" w:rsidRPr="00000000" ns1:paraId="00000C0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dob,</w:t>
      </w:r>
      <w:r w:rsidDel="00000000" w:rsidR="00000000" w:rsidRPr="00000000">
        <w:rPr>
          <w:rtl w:val="0"/>
        </w:rPr>
      </w:r>
    </w:p>
    <w:p w:rsidR="00000000" w:rsidDel="00000000" w:rsidP="00000000" w:rsidRDefault="00000000" w:rsidRPr="00000000" ns1:paraId="00000C0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address: address.trim(),</w:t>
      </w:r>
      <w:r w:rsidDel="00000000" w:rsidR="00000000" w:rsidRPr="00000000">
        <w:rPr>
          <w:rtl w:val="0"/>
        </w:rPr>
      </w:r>
    </w:p>
    <w:p w:rsidR="00000000" w:rsidDel="00000000" w:rsidP="00000000" w:rsidRDefault="00000000" w:rsidRPr="00000000" ns1:paraId="00000C0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phone: (phone || '').trim() || null,</w:t>
      </w:r>
      <w:r w:rsidDel="00000000" w:rsidR="00000000" w:rsidRPr="00000000">
        <w:rPr>
          <w:rtl w:val="0"/>
        </w:rPr>
      </w:r>
    </w:p>
    <w:p w:rsidR="00000000" w:rsidDel="00000000" w:rsidP="00000000" w:rsidRDefault="00000000" w:rsidRPr="00000000" ns1:paraId="00000C0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registered_at: new Date().toISOString(),</w:t>
      </w:r>
      <w:r w:rsidDel="00000000" w:rsidR="00000000" w:rsidRPr="00000000">
        <w:rPr>
          <w:rtl w:val="0"/>
        </w:rPr>
      </w:r>
    </w:p>
    <w:p w:rsidR="00000000" w:rsidDel="00000000" w:rsidP="00000000" w:rsidRDefault="00000000" w:rsidRPr="00000000" ns1:paraId="00000C0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has_voted: false</w:t>
      </w:r>
      <w:r w:rsidDel="00000000" w:rsidR="00000000" w:rsidRPr="00000000">
        <w:rPr>
          <w:rtl w:val="0"/>
        </w:rPr>
      </w:r>
    </w:p>
    <w:p w:rsidR="00000000" w:rsidDel="00000000" w:rsidP="00000000" w:rsidRDefault="00000000" w:rsidRPr="00000000" ns1:paraId="00000C0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C0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voters.push(record);</w:t>
      </w:r>
      <w:r w:rsidDel="00000000" w:rsidR="00000000" w:rsidRPr="00000000">
        <w:rPr>
          <w:rtl w:val="0"/>
        </w:rPr>
      </w:r>
    </w:p>
    <w:p w:rsidR="00000000" w:rsidDel="00000000" w:rsidP="00000000" w:rsidRDefault="00000000" w:rsidRPr="00000000" ns1:paraId="00000C0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saveVoters(voters);</w:t>
      </w:r>
      <w:r w:rsidDel="00000000" w:rsidR="00000000" w:rsidRPr="00000000">
        <w:rPr>
          <w:rtl w:val="0"/>
        </w:rPr>
      </w:r>
    </w:p>
    <w:p w:rsidR="00000000" w:rsidDel="00000000" w:rsidP="00000000" w:rsidRDefault="00000000" w:rsidRPr="00000000" ns1:paraId="00000C0F">
      <w:pPr>
        <w:spacing w:after="0" w:before="0" w:lineRule="auto"/>
        <w:ind w:left="720" w:firstLine="0"/>
        <w:rPr/>
      </w:pPr>
      <w:r w:rsidDel="00000000" w:rsidR="00000000" w:rsidRPr="00000000">
        <w:rPr>
          <w:rtl w:val="0"/>
        </w:rPr>
      </w:r>
    </w:p>
    <w:p w:rsidR="00000000" w:rsidDel="00000000" w:rsidP="00000000" w:rsidRDefault="00000000" w:rsidRPr="00000000" ns1:paraId="00000C1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Issue Eligibility Token ───────────────────────────────</w:t>
      </w:r>
      <w:r w:rsidDel="00000000" w:rsidR="00000000" w:rsidRPr="00000000">
        <w:rPr>
          <w:rtl w:val="0"/>
        </w:rPr>
      </w:r>
    </w:p>
    <w:p w:rsidR="00000000" w:rsidDel="00000000" w:rsidP="00000000" w:rsidRDefault="00000000" w:rsidRPr="00000000" ns1:paraId="00000C1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token = crypto.randomBytes(32).toString('hex');</w:t>
      </w:r>
      <w:r w:rsidDel="00000000" w:rsidR="00000000" w:rsidRPr="00000000">
        <w:rPr>
          <w:rtl w:val="0"/>
        </w:rPr>
      </w:r>
    </w:p>
    <w:p w:rsidR="00000000" w:rsidDel="00000000" w:rsidP="00000000" w:rsidRDefault="00000000" w:rsidRPr="00000000" ns1:paraId="00000C1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TOKENS[token] = voterId;</w:t>
      </w:r>
      <w:r w:rsidDel="00000000" w:rsidR="00000000" w:rsidRPr="00000000">
        <w:rPr>
          <w:rtl w:val="0"/>
        </w:rPr>
      </w:r>
    </w:p>
    <w:p w:rsidR="00000000" w:rsidDel="00000000" w:rsidP="00000000" w:rsidRDefault="00000000" w:rsidRPr="00000000" ns1:paraId="00000C13">
      <w:pPr>
        <w:spacing w:after="0" w:before="0" w:lineRule="auto"/>
        <w:ind w:left="720" w:firstLine="0"/>
        <w:rPr/>
      </w:pPr>
      <w:r w:rsidDel="00000000" w:rsidR="00000000" w:rsidRPr="00000000">
        <w:rPr>
          <w:rtl w:val="0"/>
        </w:rPr>
      </w:r>
    </w:p>
    <w:p w:rsidR="00000000" w:rsidDel="00000000" w:rsidP="00000000" w:rsidRDefault="00000000" w:rsidRPr="00000000" ns1:paraId="00000C1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existingKeys = readVoterList();</w:t>
      </w:r>
      <w:r w:rsidDel="00000000" w:rsidR="00000000" w:rsidRPr="00000000">
        <w:rPr>
          <w:rtl w:val="0"/>
        </w:rPr>
      </w:r>
    </w:p>
    <w:p w:rsidR="00000000" w:rsidDel="00000000" w:rsidP="00000000" w:rsidRDefault="00000000" w:rsidRPr="00000000" ns1:paraId="00000C1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isFirst = existingKeys.length === 0 ? 1 : 0;</w:t>
      </w:r>
      <w:r w:rsidDel="00000000" w:rsidR="00000000" w:rsidRPr="00000000">
        <w:rPr>
          <w:rtl w:val="0"/>
        </w:rPr>
      </w:r>
    </w:p>
    <w:p w:rsidR="00000000" w:rsidDel="00000000" w:rsidP="00000000" w:rsidRDefault="00000000" w:rsidRPr="00000000" ns1:paraId="00000C1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console.log(`[register] New voter registered: ${voterId} | Name: ${full_name.trim()} (age ${age}, isFirst: ${isFirst})`);</w:t>
      </w:r>
      <w:r w:rsidDel="00000000" w:rsidR="00000000" w:rsidRPr="00000000">
        <w:rPr>
          <w:rtl w:val="0"/>
        </w:rPr>
      </w:r>
    </w:p>
    <w:p w:rsidR="00000000" w:rsidDel="00000000" w:rsidP="00000000" w:rsidRDefault="00000000" w:rsidRPr="00000000" ns1:paraId="00000C17">
      <w:pPr>
        <w:spacing w:after="0" w:before="0" w:lineRule="auto"/>
        <w:ind w:left="720" w:firstLine="0"/>
        <w:rPr/>
      </w:pPr>
      <w:r w:rsidDel="00000000" w:rsidR="00000000" w:rsidRPr="00000000">
        <w:rPr>
          <w:rtl w:val="0"/>
        </w:rPr>
      </w:r>
    </w:p>
    <w:p w:rsidR="00000000" w:rsidDel="00000000" w:rsidP="00000000" w:rsidRDefault="00000000" w:rsidRPr="00000000" ns1:paraId="00000C1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w:t>
      </w:r>
      <w:r w:rsidDel="00000000" w:rsidR="00000000" w:rsidRPr="00000000">
        <w:rPr>
          <w:rtl w:val="0"/>
        </w:rPr>
      </w:r>
    </w:p>
    <w:p w:rsidR="00000000" w:rsidDel="00000000" w:rsidP="00000000" w:rsidRDefault="00000000" w:rsidRPr="00000000" ns1:paraId="00000C1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status: 'ok',</w:t>
      </w:r>
      <w:r w:rsidDel="00000000" w:rsidR="00000000" w:rsidRPr="00000000">
        <w:rPr>
          <w:rtl w:val="0"/>
        </w:rPr>
      </w:r>
    </w:p>
    <w:p w:rsidR="00000000" w:rsidDel="00000000" w:rsidP="00000000" w:rsidRDefault="00000000" w:rsidRPr="00000000" ns1:paraId="00000C1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message: 'Registration successful. Token generated. Client must now upload PK.',</w:t>
      </w:r>
      <w:r w:rsidDel="00000000" w:rsidR="00000000" w:rsidRPr="00000000">
        <w:rPr>
          <w:rtl w:val="0"/>
        </w:rPr>
      </w:r>
    </w:p>
    <w:p w:rsidR="00000000" w:rsidDel="00000000" w:rsidP="00000000" w:rsidRDefault="00000000" w:rsidRPr="00000000" ns1:paraId="00000C1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voter_id: voterId,</w:t>
      </w:r>
      <w:r w:rsidDel="00000000" w:rsidR="00000000" w:rsidRPr="00000000">
        <w:rPr>
          <w:rtl w:val="0"/>
        </w:rPr>
      </w:r>
    </w:p>
    <w:p w:rsidR="00000000" w:rsidDel="00000000" w:rsidP="00000000" w:rsidRDefault="00000000" w:rsidRPr="00000000" ns1:paraId="00000C1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token,</w:t>
      </w:r>
      <w:r w:rsidDel="00000000" w:rsidR="00000000" w:rsidRPr="00000000">
        <w:rPr>
          <w:rtl w:val="0"/>
        </w:rPr>
      </w:r>
    </w:p>
    <w:p w:rsidR="00000000" w:rsidDel="00000000" w:rsidP="00000000" w:rsidRDefault="00000000" w:rsidRPr="00000000" ns1:paraId="00000C1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isFirst</w:t>
      </w:r>
      <w:r w:rsidDel="00000000" w:rsidR="00000000" w:rsidRPr="00000000">
        <w:rPr>
          <w:rtl w:val="0"/>
        </w:rPr>
      </w:r>
    </w:p>
    <w:p w:rsidR="00000000" w:rsidDel="00000000" w:rsidP="00000000" w:rsidRDefault="00000000" w:rsidRPr="00000000" ns1:paraId="00000C1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C1F">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C20">
      <w:pPr>
        <w:spacing w:after="0" w:before="0" w:lineRule="auto"/>
        <w:ind w:left="720" w:firstLine="0"/>
        <w:rPr/>
      </w:pPr>
      <w:r w:rsidDel="00000000" w:rsidR="00000000" w:rsidRPr="00000000">
        <w:rPr>
          <w:rtl w:val="0"/>
        </w:rPr>
      </w:r>
    </w:p>
    <w:p w:rsidR="00000000" w:rsidDel="00000000" w:rsidP="00000000" w:rsidRDefault="00000000" w:rsidRPr="00000000" ns1:paraId="00000C21">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app.get('/joint_pk', (req, res) =&gt; {</w:t>
      </w:r>
      <w:r w:rsidDel="00000000" w:rsidR="00000000" w:rsidRPr="00000000">
        <w:rPr>
          <w:rtl w:val="0"/>
        </w:rPr>
      </w:r>
    </w:p>
    <w:p w:rsidR="00000000" w:rsidDel="00000000" w:rsidP="00000000" w:rsidRDefault="00000000" w:rsidRPr="00000000" ns1:paraId="00000C2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(!fs.existsSync(JOINT_PK)) return res.status(404).send('Joint public key not found');</w:t>
      </w:r>
      <w:r w:rsidDel="00000000" w:rsidR="00000000" w:rsidRPr="00000000">
        <w:rPr>
          <w:rtl w:val="0"/>
        </w:rPr>
      </w:r>
    </w:p>
    <w:p w:rsidR="00000000" w:rsidDel="00000000" w:rsidP="00000000" w:rsidRDefault="00000000" w:rsidRPr="00000000" ns1:paraId="00000C2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res.sendFile(JOINT_PK);</w:t>
      </w:r>
      <w:r w:rsidDel="00000000" w:rsidR="00000000" w:rsidRPr="00000000">
        <w:rPr>
          <w:rtl w:val="0"/>
        </w:rPr>
      </w:r>
    </w:p>
    <w:p w:rsidR="00000000" w:rsidDel="00000000" w:rsidP="00000000" w:rsidRDefault="00000000" w:rsidRPr="00000000" ns1:paraId="00000C24">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C25">
      <w:pPr>
        <w:spacing w:after="0" w:before="0" w:lineRule="auto"/>
        <w:ind w:left="720" w:firstLine="0"/>
        <w:rPr/>
      </w:pPr>
      <w:r w:rsidDel="00000000" w:rsidR="00000000" w:rsidRPr="00000000">
        <w:rPr>
          <w:rtl w:val="0"/>
        </w:rPr>
      </w:r>
    </w:p>
    <w:p w:rsidR="00000000" w:rsidDel="00000000" w:rsidP="00000000" w:rsidRDefault="00000000" w:rsidRPr="00000000" ns1:paraId="00000C2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Mutex for sequential PK updates</w:t>
      </w:r>
      <w:r w:rsidDel="00000000" w:rsidR="00000000" w:rsidRPr="00000000">
        <w:rPr>
          <w:rtl w:val="0"/>
        </w:rPr>
      </w:r>
    </w:p>
    <w:p w:rsidR="00000000" w:rsidDel="00000000" w:rsidP="00000000" w:rsidRDefault="00000000" w:rsidRPr="00000000" ns1:paraId="00000C27">
      <w:pPr>
        <w:spacing w:after="0" w:before="0" w:lineRule="auto"/>
        <w:ind w:left="720" w:firstLine="0"/>
        <w:rPr/>
      </w:pPr>
      <w:r w:rsidDel="00000000" w:rsidR="00000000" w:rsidRPr="00000000">
        <w:rPr>
          <w:rFonts w:ascii="Courier New" w:cs="Courier New" w:eastAsia="Courier New" w:hAnsi="Courier New"/>
          <w:sz w:val="18"/>
          <w:szCs w:val="18"/>
          <w:rtl w:val="0"/>
        </w:rPr>
        <w:t xml:space="preserve">let pkUploadPromise = Promise.resolve();</w:t>
      </w:r>
      <w:r w:rsidDel="00000000" w:rsidR="00000000" w:rsidRPr="00000000">
        <w:rPr>
          <w:rtl w:val="0"/>
        </w:rPr>
      </w:r>
    </w:p>
    <w:p w:rsidR="00000000" w:rsidDel="00000000" w:rsidP="00000000" w:rsidRDefault="00000000" w:rsidRPr="00000000" ns1:paraId="00000C28">
      <w:pPr>
        <w:spacing w:after="0" w:before="0" w:lineRule="auto"/>
        <w:ind w:left="720" w:firstLine="0"/>
        <w:rPr/>
      </w:pPr>
      <w:r w:rsidDel="00000000" w:rsidR="00000000" w:rsidRPr="00000000">
        <w:rPr>
          <w:rtl w:val="0"/>
        </w:rPr>
      </w:r>
    </w:p>
    <w:p w:rsidR="00000000" w:rsidDel="00000000" w:rsidP="00000000" w:rsidRDefault="00000000" w:rsidRPr="00000000" ns1:paraId="00000C29">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app.post('/upload_pk', authenticate, (req, res) =&gt; {</w:t>
      </w:r>
      <w:r w:rsidDel="00000000" w:rsidR="00000000" w:rsidRPr="00000000">
        <w:rPr>
          <w:rtl w:val="0"/>
        </w:rPr>
      </w:r>
    </w:p>
    <w:p w:rsidR="00000000" w:rsidDel="00000000" w:rsidP="00000000" w:rsidRDefault="00000000" w:rsidRPr="00000000" ns1:paraId="00000C2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st = loadState();</w:t>
      </w:r>
      <w:r w:rsidDel="00000000" w:rsidR="00000000" w:rsidRPr="00000000">
        <w:rPr>
          <w:rtl w:val="0"/>
        </w:rPr>
      </w:r>
    </w:p>
    <w:p w:rsidR="00000000" w:rsidDel="00000000" w:rsidP="00000000" w:rsidRDefault="00000000" w:rsidRPr="00000000" ns1:paraId="00000C2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(st.finalized) return res.status(409).json({ error: 'Registration is closed.' });</w:t>
      </w:r>
      <w:r w:rsidDel="00000000" w:rsidR="00000000" w:rsidRPr="00000000">
        <w:rPr>
          <w:rtl w:val="0"/>
        </w:rPr>
      </w:r>
    </w:p>
    <w:p w:rsidR="00000000" w:rsidDel="00000000" w:rsidP="00000000" w:rsidRDefault="00000000" w:rsidRPr="00000000" ns1:paraId="00000C2C">
      <w:pPr>
        <w:spacing w:after="0" w:before="0" w:lineRule="auto"/>
        <w:ind w:left="720" w:firstLine="0"/>
        <w:rPr/>
      </w:pPr>
      <w:r w:rsidDel="00000000" w:rsidR="00000000" w:rsidRPr="00000000">
        <w:rPr>
          <w:rtl w:val="0"/>
        </w:rPr>
      </w:r>
    </w:p>
    <w:p w:rsidR="00000000" w:rsidDel="00000000" w:rsidP="00000000" w:rsidRDefault="00000000" w:rsidRPr="00000000" ns1:paraId="00000C2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Ensure strictly sequential processing of PK uploads to avoid chain corruption</w:t>
      </w:r>
      <w:r w:rsidDel="00000000" w:rsidR="00000000" w:rsidRPr="00000000">
        <w:rPr>
          <w:rtl w:val="0"/>
        </w:rPr>
      </w:r>
    </w:p>
    <w:p w:rsidR="00000000" w:rsidDel="00000000" w:rsidP="00000000" w:rsidRDefault="00000000" w:rsidRPr="00000000" ns1:paraId="00000C2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pkUploadPromise = pkUploadPromise.then(() =&gt; {</w:t>
      </w:r>
      <w:r w:rsidDel="00000000" w:rsidR="00000000" w:rsidRPr="00000000">
        <w:rPr>
          <w:rtl w:val="0"/>
        </w:rPr>
      </w:r>
    </w:p>
    <w:p w:rsidR="00000000" w:rsidDel="00000000" w:rsidP="00000000" w:rsidRDefault="00000000" w:rsidRPr="00000000" ns1:paraId="00000C2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new Promise((resolve) =&gt; {</w:t>
      </w:r>
      <w:r w:rsidDel="00000000" w:rsidR="00000000" w:rsidRPr="00000000">
        <w:rPr>
          <w:rtl w:val="0"/>
        </w:rPr>
      </w:r>
    </w:p>
    <w:p w:rsidR="00000000" w:rsidDel="00000000" w:rsidP="00000000" w:rsidRDefault="00000000" w:rsidRPr="00000000" ns1:paraId="00000C3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voterId = req.voterId;</w:t>
      </w:r>
      <w:r w:rsidDel="00000000" w:rsidR="00000000" w:rsidRPr="00000000">
        <w:rPr>
          <w:rtl w:val="0"/>
        </w:rPr>
      </w:r>
    </w:p>
    <w:p w:rsidR="00000000" w:rsidDel="00000000" w:rsidP="00000000" w:rsidRDefault="00000000" w:rsidRPr="00000000" ns1:paraId="00000C3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existing = readVoterList();</w:t>
      </w:r>
      <w:r w:rsidDel="00000000" w:rsidR="00000000" w:rsidRPr="00000000">
        <w:rPr>
          <w:rtl w:val="0"/>
        </w:rPr>
      </w:r>
    </w:p>
    <w:p w:rsidR="00000000" w:rsidDel="00000000" w:rsidP="00000000" w:rsidRDefault="00000000" w:rsidRPr="00000000" ns1:paraId="00000C32">
      <w:pPr>
        <w:spacing w:after="0" w:before="0" w:lineRule="auto"/>
        <w:ind w:left="720" w:firstLine="0"/>
        <w:rPr/>
      </w:pPr>
      <w:r w:rsidDel="00000000" w:rsidR="00000000" w:rsidRPr="00000000">
        <w:rPr>
          <w:rtl w:val="0"/>
        </w:rPr>
      </w:r>
    </w:p>
    <w:p w:rsidR="00000000" w:rsidDel="00000000" w:rsidP="00000000" w:rsidRDefault="00000000" w:rsidRPr="00000000" ns1:paraId="00000C3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(existing.includes(voterId)) {</w:t>
      </w:r>
      <w:r w:rsidDel="00000000" w:rsidR="00000000" w:rsidRPr="00000000">
        <w:rPr>
          <w:rtl w:val="0"/>
        </w:rPr>
      </w:r>
    </w:p>
    <w:p w:rsidR="00000000" w:rsidDel="00000000" w:rsidP="00000000" w:rsidRDefault="00000000" w:rsidRPr="00000000" ns1:paraId="00000C3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res.status(409).json({ error: 'Voter has already uploaded their PK.' });</w:t>
      </w:r>
      <w:r w:rsidDel="00000000" w:rsidR="00000000" w:rsidRPr="00000000">
        <w:rPr>
          <w:rtl w:val="0"/>
        </w:rPr>
      </w:r>
    </w:p>
    <w:p w:rsidR="00000000" w:rsidDel="00000000" w:rsidP="00000000" w:rsidRDefault="00000000" w:rsidRPr="00000000" ns1:paraId="00000C3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resolve();</w:t>
      </w:r>
      <w:r w:rsidDel="00000000" w:rsidR="00000000" w:rsidRPr="00000000">
        <w:rPr>
          <w:rtl w:val="0"/>
        </w:rPr>
      </w:r>
    </w:p>
    <w:p w:rsidR="00000000" w:rsidDel="00000000" w:rsidP="00000000" w:rsidRDefault="00000000" w:rsidRPr="00000000" ns1:paraId="00000C3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C37">
      <w:pPr>
        <w:spacing w:after="0" w:before="0" w:lineRule="auto"/>
        <w:ind w:left="720" w:firstLine="0"/>
        <w:rPr/>
      </w:pPr>
      <w:r w:rsidDel="00000000" w:rsidR="00000000" w:rsidRPr="00000000">
        <w:rPr>
          <w:rtl w:val="0"/>
        </w:rPr>
      </w:r>
    </w:p>
    <w:p w:rsidR="00000000" w:rsidDel="00000000" w:rsidP="00000000" w:rsidRDefault="00000000" w:rsidRPr="00000000" ns1:paraId="00000C3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(!Buffer.isBuffer(req.body) || req.body.length === 0) {</w:t>
      </w:r>
      <w:r w:rsidDel="00000000" w:rsidR="00000000" w:rsidRPr="00000000">
        <w:rPr>
          <w:rtl w:val="0"/>
        </w:rPr>
      </w:r>
    </w:p>
    <w:p w:rsidR="00000000" w:rsidDel="00000000" w:rsidP="00000000" w:rsidRDefault="00000000" w:rsidRPr="00000000" ns1:paraId="00000C3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res.status(400).json({ error: 'Binary public key payload required.' });</w:t>
      </w:r>
      <w:r w:rsidDel="00000000" w:rsidR="00000000" w:rsidRPr="00000000">
        <w:rPr>
          <w:rtl w:val="0"/>
        </w:rPr>
      </w:r>
    </w:p>
    <w:p w:rsidR="00000000" w:rsidDel="00000000" w:rsidP="00000000" w:rsidRDefault="00000000" w:rsidRPr="00000000" ns1:paraId="00000C3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resolve();</w:t>
      </w:r>
      <w:r w:rsidDel="00000000" w:rsidR="00000000" w:rsidRPr="00000000">
        <w:rPr>
          <w:rtl w:val="0"/>
        </w:rPr>
      </w:r>
    </w:p>
    <w:p w:rsidR="00000000" w:rsidDel="00000000" w:rsidP="00000000" w:rsidRDefault="00000000" w:rsidRPr="00000000" ns1:paraId="00000C3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C3C">
      <w:pPr>
        <w:spacing w:after="0" w:before="0" w:lineRule="auto"/>
        <w:ind w:left="720" w:firstLine="0"/>
        <w:rPr/>
      </w:pPr>
      <w:r w:rsidDel="00000000" w:rsidR="00000000" w:rsidRPr="00000000">
        <w:rPr>
          <w:rtl w:val="0"/>
        </w:rPr>
      </w:r>
    </w:p>
    <w:p w:rsidR="00000000" w:rsidDel="00000000" w:rsidP="00000000" w:rsidRDefault="00000000" w:rsidRPr="00000000" ns1:paraId="00000C3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console.log(`[upload_pk] Received PK from ${voterId} (${req.body.length} bytes)`);</w:t>
      </w:r>
      <w:r w:rsidDel="00000000" w:rsidR="00000000" w:rsidRPr="00000000">
        <w:rPr>
          <w:rtl w:val="0"/>
        </w:rPr>
      </w:r>
    </w:p>
    <w:p w:rsidR="00000000" w:rsidDel="00000000" w:rsidP="00000000" w:rsidRDefault="00000000" w:rsidRPr="00000000" ns1:paraId="00000C3E">
      <w:pPr>
        <w:spacing w:after="0" w:before="0" w:lineRule="auto"/>
        <w:ind w:left="720" w:firstLine="0"/>
        <w:rPr/>
      </w:pPr>
      <w:r w:rsidDel="00000000" w:rsidR="00000000" w:rsidRPr="00000000">
        <w:rPr>
          <w:rtl w:val="0"/>
        </w:rPr>
      </w:r>
    </w:p>
    <w:p w:rsidR="00000000" w:rsidDel="00000000" w:rsidP="00000000" w:rsidRDefault="00000000" w:rsidRPr="00000000" ns1:paraId="00000C3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Overwrite joint_pk.bin</w:t>
      </w:r>
      <w:r w:rsidDel="00000000" w:rsidR="00000000" w:rsidRPr="00000000">
        <w:rPr>
          <w:rtl w:val="0"/>
        </w:rPr>
      </w:r>
    </w:p>
    <w:p w:rsidR="00000000" w:rsidDel="00000000" w:rsidP="00000000" w:rsidRDefault="00000000" w:rsidRPr="00000000" ns1:paraId="00000C4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fs.writeFileSync(JOINT_PK, req.body);</w:t>
      </w:r>
      <w:r w:rsidDel="00000000" w:rsidR="00000000" w:rsidRPr="00000000">
        <w:rPr>
          <w:rtl w:val="0"/>
        </w:rPr>
      </w:r>
    </w:p>
    <w:p w:rsidR="00000000" w:rsidDel="00000000" w:rsidP="00000000" w:rsidRDefault="00000000" w:rsidRPr="00000000" ns1:paraId="00000C4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Backup their individual key</w:t>
      </w:r>
      <w:r w:rsidDel="00000000" w:rsidR="00000000" w:rsidRPr="00000000">
        <w:rPr>
          <w:rtl w:val="0"/>
        </w:rPr>
      </w:r>
    </w:p>
    <w:p w:rsidR="00000000" w:rsidDel="00000000" w:rsidP="00000000" w:rsidRDefault="00000000" w:rsidRPr="00000000" ns1:paraId="00000C4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fs.writeFileSync(path.join(DIRS.keys, `pk_${voterId}.bin`), req.body);</w:t>
      </w:r>
      <w:r w:rsidDel="00000000" w:rsidR="00000000" w:rsidRPr="00000000">
        <w:rPr>
          <w:rtl w:val="0"/>
        </w:rPr>
      </w:r>
    </w:p>
    <w:p w:rsidR="00000000" w:rsidDel="00000000" w:rsidP="00000000" w:rsidRDefault="00000000" w:rsidRPr="00000000" ns1:paraId="00000C4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C4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Append to voter list</w:t>
      </w:r>
      <w:r w:rsidDel="00000000" w:rsidR="00000000" w:rsidRPr="00000000">
        <w:rPr>
          <w:rtl w:val="0"/>
        </w:rPr>
      </w:r>
    </w:p>
    <w:p w:rsidR="00000000" w:rsidDel="00000000" w:rsidP="00000000" w:rsidRDefault="00000000" w:rsidRPr="00000000" ns1:paraId="00000C4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fs.appendFileSync(VOTER_LIST, voterId + '\n');</w:t>
      </w:r>
      <w:r w:rsidDel="00000000" w:rsidR="00000000" w:rsidRPr="00000000">
        <w:rPr>
          <w:rtl w:val="0"/>
        </w:rPr>
      </w:r>
    </w:p>
    <w:p w:rsidR="00000000" w:rsidDel="00000000" w:rsidP="00000000" w:rsidRDefault="00000000" w:rsidRPr="00000000" ns1:paraId="00000C46">
      <w:pPr>
        <w:spacing w:after="0" w:before="0" w:lineRule="auto"/>
        <w:ind w:left="720" w:firstLine="0"/>
        <w:rPr/>
      </w:pPr>
      <w:r w:rsidDel="00000000" w:rsidR="00000000" w:rsidRPr="00000000">
        <w:rPr>
          <w:rtl w:val="0"/>
        </w:rPr>
      </w:r>
    </w:p>
    <w:p w:rsidR="00000000" w:rsidDel="00000000" w:rsidP="00000000" w:rsidRDefault="00000000" w:rsidRPr="00000000" ns1:paraId="00000C4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 status: 'ok', message: `PK uploaded successfully. Joint key updated.` });</w:t>
      </w:r>
      <w:r w:rsidDel="00000000" w:rsidR="00000000" w:rsidRPr="00000000">
        <w:rPr>
          <w:rtl w:val="0"/>
        </w:rPr>
      </w:r>
    </w:p>
    <w:p w:rsidR="00000000" w:rsidDel="00000000" w:rsidP="00000000" w:rsidRDefault="00000000" w:rsidRPr="00000000" ns1:paraId="00000C4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resolve();</w:t>
      </w:r>
      <w:r w:rsidDel="00000000" w:rsidR="00000000" w:rsidRPr="00000000">
        <w:rPr>
          <w:rtl w:val="0"/>
        </w:rPr>
      </w:r>
    </w:p>
    <w:p w:rsidR="00000000" w:rsidDel="00000000" w:rsidP="00000000" w:rsidRDefault="00000000" w:rsidRPr="00000000" ns1:paraId="00000C4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C4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C4B">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C4C">
      <w:pPr>
        <w:spacing w:after="0" w:before="0" w:lineRule="auto"/>
        <w:ind w:left="720" w:firstLine="0"/>
        <w:rPr/>
      </w:pPr>
      <w:r w:rsidDel="00000000" w:rsidR="00000000" w:rsidRPr="00000000">
        <w:rPr>
          <w:rtl w:val="0"/>
        </w:rPr>
      </w:r>
    </w:p>
    <w:p w:rsidR="00000000" w:rsidDel="00000000" w:rsidP="00000000" w:rsidRDefault="00000000" w:rsidRPr="00000000" ns1:paraId="00000C4D">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app.post('/finalize', (req, res) =&gt; {</w:t>
      </w:r>
      <w:r w:rsidDel="00000000" w:rsidR="00000000" w:rsidRPr="00000000">
        <w:rPr>
          <w:rtl w:val="0"/>
        </w:rPr>
      </w:r>
    </w:p>
    <w:p w:rsidR="00000000" w:rsidDel="00000000" w:rsidP="00000000" w:rsidRDefault="00000000" w:rsidRPr="00000000" ns1:paraId="00000C4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voters = readVoterList();</w:t>
      </w:r>
      <w:r w:rsidDel="00000000" w:rsidR="00000000" w:rsidRPr="00000000">
        <w:rPr>
          <w:rtl w:val="0"/>
        </w:rPr>
      </w:r>
    </w:p>
    <w:p w:rsidR="00000000" w:rsidDel="00000000" w:rsidP="00000000" w:rsidRDefault="00000000" w:rsidRPr="00000000" ns1:paraId="00000C4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(voters.length &lt; 2) return res.status(400).json({ error: 'Need at least 2 registered voters.' });</w:t>
      </w:r>
      <w:r w:rsidDel="00000000" w:rsidR="00000000" w:rsidRPr="00000000">
        <w:rPr>
          <w:rtl w:val="0"/>
        </w:rPr>
      </w:r>
    </w:p>
    <w:p w:rsidR="00000000" w:rsidDel="00000000" w:rsidP="00000000" w:rsidRDefault="00000000" w:rsidRPr="00000000" ns1:paraId="00000C5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(!fs.existsSync(JOINT_PK)) return res.status(400).json({ error: 'No joint PK found.' });</w:t>
      </w:r>
      <w:r w:rsidDel="00000000" w:rsidR="00000000" w:rsidRPr="00000000">
        <w:rPr>
          <w:rtl w:val="0"/>
        </w:rPr>
      </w:r>
    </w:p>
    <w:p w:rsidR="00000000" w:rsidDel="00000000" w:rsidP="00000000" w:rsidRDefault="00000000" w:rsidRPr="00000000" ns1:paraId="00000C51">
      <w:pPr>
        <w:spacing w:after="0" w:before="0" w:lineRule="auto"/>
        <w:ind w:left="720" w:firstLine="0"/>
        <w:rPr/>
      </w:pPr>
      <w:r w:rsidDel="00000000" w:rsidR="00000000" w:rsidRPr="00000000">
        <w:rPr>
          <w:rtl w:val="0"/>
        </w:rPr>
      </w:r>
    </w:p>
    <w:p w:rsidR="00000000" w:rsidDel="00000000" w:rsidP="00000000" w:rsidRDefault="00000000" w:rsidRPr="00000000" ns1:paraId="00000C5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st = loadState();</w:t>
      </w:r>
      <w:r w:rsidDel="00000000" w:rsidR="00000000" w:rsidRPr="00000000">
        <w:rPr>
          <w:rtl w:val="0"/>
        </w:rPr>
      </w:r>
    </w:p>
    <w:p w:rsidR="00000000" w:rsidDel="00000000" w:rsidP="00000000" w:rsidRDefault="00000000" w:rsidRPr="00000000" ns1:paraId="00000C5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(st.finalized) return res.status(409).json({ error: 'Already finalized.' });</w:t>
      </w:r>
      <w:r w:rsidDel="00000000" w:rsidR="00000000" w:rsidRPr="00000000">
        <w:rPr>
          <w:rtl w:val="0"/>
        </w:rPr>
      </w:r>
    </w:p>
    <w:p w:rsidR="00000000" w:rsidDel="00000000" w:rsidP="00000000" w:rsidRDefault="00000000" w:rsidRPr="00000000" ns1:paraId="00000C54">
      <w:pPr>
        <w:spacing w:after="0" w:before="0" w:lineRule="auto"/>
        <w:ind w:left="720" w:firstLine="0"/>
        <w:rPr/>
      </w:pPr>
      <w:r w:rsidDel="00000000" w:rsidR="00000000" w:rsidRPr="00000000">
        <w:rPr>
          <w:rtl w:val="0"/>
        </w:rPr>
      </w:r>
    </w:p>
    <w:p w:rsidR="00000000" w:rsidDel="00000000" w:rsidP="00000000" w:rsidRDefault="00000000" w:rsidRPr="00000000" ns1:paraId="00000C5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st.finalized = true;</w:t>
      </w:r>
      <w:r w:rsidDel="00000000" w:rsidR="00000000" w:rsidRPr="00000000">
        <w:rPr>
          <w:rtl w:val="0"/>
        </w:rPr>
      </w:r>
    </w:p>
    <w:p w:rsidR="00000000" w:rsidDel="00000000" w:rsidP="00000000" w:rsidRDefault="00000000" w:rsidRPr="00000000" ns1:paraId="00000C5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saveState(st);</w:t>
      </w:r>
      <w:r w:rsidDel="00000000" w:rsidR="00000000" w:rsidRPr="00000000">
        <w:rPr>
          <w:rtl w:val="0"/>
        </w:rPr>
      </w:r>
    </w:p>
    <w:p w:rsidR="00000000" w:rsidDel="00000000" w:rsidP="00000000" w:rsidRDefault="00000000" w:rsidRPr="00000000" ns1:paraId="00000C57">
      <w:pPr>
        <w:spacing w:after="0" w:before="0" w:lineRule="auto"/>
        <w:ind w:left="720" w:firstLine="0"/>
        <w:rPr/>
      </w:pPr>
      <w:r w:rsidDel="00000000" w:rsidR="00000000" w:rsidRPr="00000000">
        <w:rPr>
          <w:rFonts w:ascii="Arial Unicode MS" w:cs="Arial Unicode MS" w:eastAsia="Arial Unicode MS" w:hAnsi="Arial Unicode MS"/>
          <w:sz w:val="18"/>
          <w:szCs w:val="18"/>
          <w:rtl w:val="0"/>
        </w:rPr>
        <w:t xml:space="preserve">    console.log(`[finalize] ✓ Election finalized with ${voters.length} voters.`);</w:t>
      </w:r>
      <w:r w:rsidDel="00000000" w:rsidR="00000000" w:rsidRPr="00000000">
        <w:rPr>
          <w:rtl w:val="0"/>
        </w:rPr>
      </w:r>
    </w:p>
    <w:p w:rsidR="00000000" w:rsidDel="00000000" w:rsidP="00000000" w:rsidRDefault="00000000" w:rsidRPr="00000000" ns1:paraId="00000C5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 status: 'ok', message: `Election finalized with ${voters.length} voters.`, voters });</w:t>
      </w:r>
      <w:r w:rsidDel="00000000" w:rsidR="00000000" w:rsidRPr="00000000">
        <w:rPr>
          <w:rtl w:val="0"/>
        </w:rPr>
      </w:r>
    </w:p>
    <w:p w:rsidR="00000000" w:rsidDel="00000000" w:rsidP="00000000" w:rsidRDefault="00000000" w:rsidRPr="00000000" ns1:paraId="00000C59">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C5A">
      <w:pPr>
        <w:spacing w:after="0" w:before="0" w:lineRule="auto"/>
        <w:ind w:left="720" w:firstLine="0"/>
        <w:rPr/>
      </w:pPr>
      <w:r w:rsidDel="00000000" w:rsidR="00000000" w:rsidRPr="00000000">
        <w:rPr>
          <w:rtl w:val="0"/>
        </w:rPr>
      </w:r>
    </w:p>
    <w:p w:rsidR="00000000" w:rsidDel="00000000" w:rsidP="00000000" w:rsidRDefault="00000000" w:rsidRPr="00000000" ns1:paraId="00000C5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2. VOTING PHASE</w:t>
      </w:r>
      <w:r w:rsidDel="00000000" w:rsidR="00000000" w:rsidRPr="00000000">
        <w:rPr>
          <w:rtl w:val="0"/>
        </w:rPr>
      </w:r>
    </w:p>
    <w:p w:rsidR="00000000" w:rsidDel="00000000" w:rsidP="00000000" w:rsidRDefault="00000000" w:rsidRPr="00000000" ns1:paraId="00000C5C">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app.post('/vote', authenticate, (req, res) =&gt; {</w:t>
      </w:r>
      <w:r w:rsidDel="00000000" w:rsidR="00000000" w:rsidRPr="00000000">
        <w:rPr>
          <w:rtl w:val="0"/>
        </w:rPr>
      </w:r>
    </w:p>
    <w:p w:rsidR="00000000" w:rsidDel="00000000" w:rsidP="00000000" w:rsidRDefault="00000000" w:rsidRPr="00000000" ns1:paraId="00000C5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st = loadState();</w:t>
      </w:r>
      <w:r w:rsidDel="00000000" w:rsidR="00000000" w:rsidRPr="00000000">
        <w:rPr>
          <w:rtl w:val="0"/>
        </w:rPr>
      </w:r>
    </w:p>
    <w:p w:rsidR="00000000" w:rsidDel="00000000" w:rsidP="00000000" w:rsidRDefault="00000000" w:rsidRPr="00000000" ns1:paraId="00000C5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(!st.finalized) return res.status(409).json({ error: 'Registration not finalized yet.' });</w:t>
      </w:r>
      <w:r w:rsidDel="00000000" w:rsidR="00000000" w:rsidRPr="00000000">
        <w:rPr>
          <w:rtl w:val="0"/>
        </w:rPr>
      </w:r>
    </w:p>
    <w:p w:rsidR="00000000" w:rsidDel="00000000" w:rsidP="00000000" w:rsidRDefault="00000000" w:rsidRPr="00000000" ns1:paraId="00000C5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(fs.existsSync(ENC_TALLY)) return res.status(409).json({ error: 'Election closed. Tallying started.' });</w:t>
      </w:r>
      <w:r w:rsidDel="00000000" w:rsidR="00000000" w:rsidRPr="00000000">
        <w:rPr>
          <w:rtl w:val="0"/>
        </w:rPr>
      </w:r>
    </w:p>
    <w:p w:rsidR="00000000" w:rsidDel="00000000" w:rsidP="00000000" w:rsidRDefault="00000000" w:rsidRPr="00000000" ns1:paraId="00000C60">
      <w:pPr>
        <w:spacing w:after="0" w:before="0" w:lineRule="auto"/>
        <w:ind w:left="720" w:firstLine="0"/>
        <w:rPr/>
      </w:pPr>
      <w:r w:rsidDel="00000000" w:rsidR="00000000" w:rsidRPr="00000000">
        <w:rPr>
          <w:rtl w:val="0"/>
        </w:rPr>
      </w:r>
    </w:p>
    <w:p w:rsidR="00000000" w:rsidDel="00000000" w:rsidP="00000000" w:rsidRDefault="00000000" w:rsidRPr="00000000" ns1:paraId="00000C6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voterId = req.voterId;</w:t>
      </w:r>
      <w:r w:rsidDel="00000000" w:rsidR="00000000" w:rsidRPr="00000000">
        <w:rPr>
          <w:rtl w:val="0"/>
        </w:rPr>
      </w:r>
    </w:p>
    <w:p w:rsidR="00000000" w:rsidDel="00000000" w:rsidP="00000000" w:rsidRDefault="00000000" w:rsidRPr="00000000" ns1:paraId="00000C6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voteFile = path.join(DIRS.ciphertexts, `enc_vote_${voterId}.bin`);</w:t>
      </w:r>
      <w:r w:rsidDel="00000000" w:rsidR="00000000" w:rsidRPr="00000000">
        <w:rPr>
          <w:rtl w:val="0"/>
        </w:rPr>
      </w:r>
    </w:p>
    <w:p w:rsidR="00000000" w:rsidDel="00000000" w:rsidP="00000000" w:rsidRDefault="00000000" w:rsidRPr="00000000" ns1:paraId="00000C63">
      <w:pPr>
        <w:spacing w:after="0" w:before="0" w:lineRule="auto"/>
        <w:ind w:left="720" w:firstLine="0"/>
        <w:rPr/>
      </w:pPr>
      <w:r w:rsidDel="00000000" w:rsidR="00000000" w:rsidRPr="00000000">
        <w:rPr>
          <w:rtl w:val="0"/>
        </w:rPr>
      </w:r>
    </w:p>
    <w:p w:rsidR="00000000" w:rsidDel="00000000" w:rsidP="00000000" w:rsidRDefault="00000000" w:rsidRPr="00000000" ns1:paraId="00000C6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(fs.existsSync(voteFile)) return res.status(409).json({ error: 'You have already voted.' });</w:t>
      </w:r>
      <w:r w:rsidDel="00000000" w:rsidR="00000000" w:rsidRPr="00000000">
        <w:rPr>
          <w:rtl w:val="0"/>
        </w:rPr>
      </w:r>
    </w:p>
    <w:p w:rsidR="00000000" w:rsidDel="00000000" w:rsidP="00000000" w:rsidRDefault="00000000" w:rsidRPr="00000000" ns1:paraId="00000C6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(!Buffer.isBuffer(req.body) || req.body.length === 0) {</w:t>
      </w:r>
      <w:r w:rsidDel="00000000" w:rsidR="00000000" w:rsidRPr="00000000">
        <w:rPr>
          <w:rtl w:val="0"/>
        </w:rPr>
      </w:r>
    </w:p>
    <w:p w:rsidR="00000000" w:rsidDel="00000000" w:rsidP="00000000" w:rsidRDefault="00000000" w:rsidRPr="00000000" ns1:paraId="00000C6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res.status(400).json({ error: 'Binary encrypted vote payload required.' });</w:t>
      </w:r>
      <w:r w:rsidDel="00000000" w:rsidR="00000000" w:rsidRPr="00000000">
        <w:rPr>
          <w:rtl w:val="0"/>
        </w:rPr>
      </w:r>
    </w:p>
    <w:p w:rsidR="00000000" w:rsidDel="00000000" w:rsidP="00000000" w:rsidRDefault="00000000" w:rsidRPr="00000000" ns1:paraId="00000C6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C68">
      <w:pPr>
        <w:spacing w:after="0" w:before="0" w:lineRule="auto"/>
        <w:ind w:left="720" w:firstLine="0"/>
        <w:rPr/>
      </w:pPr>
      <w:r w:rsidDel="00000000" w:rsidR="00000000" w:rsidRPr="00000000">
        <w:rPr>
          <w:rtl w:val="0"/>
        </w:rPr>
      </w:r>
    </w:p>
    <w:p w:rsidR="00000000" w:rsidDel="00000000" w:rsidP="00000000" w:rsidRDefault="00000000" w:rsidRPr="00000000" ns1:paraId="00000C6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commitment = req.headers['x-ballot-commitment'] || null;</w:t>
      </w:r>
      <w:r w:rsidDel="00000000" w:rsidR="00000000" w:rsidRPr="00000000">
        <w:rPr>
          <w:rtl w:val="0"/>
        </w:rPr>
      </w:r>
    </w:p>
    <w:p w:rsidR="00000000" w:rsidDel="00000000" w:rsidP="00000000" w:rsidRDefault="00000000" w:rsidRPr="00000000" ns1:paraId="00000C6A">
      <w:pPr>
        <w:spacing w:after="0" w:before="0" w:lineRule="auto"/>
        <w:ind w:left="720" w:firstLine="0"/>
        <w:rPr/>
      </w:pPr>
      <w:r w:rsidDel="00000000" w:rsidR="00000000" w:rsidRPr="00000000">
        <w:rPr>
          <w:rtl w:val="0"/>
        </w:rPr>
      </w:r>
    </w:p>
    <w:p w:rsidR="00000000" w:rsidDel="00000000" w:rsidP="00000000" w:rsidRDefault="00000000" w:rsidRPr="00000000" ns1:paraId="00000C6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fs.writeFileSync(voteFile, req.body);</w:t>
      </w:r>
      <w:r w:rsidDel="00000000" w:rsidR="00000000" w:rsidRPr="00000000">
        <w:rPr>
          <w:rtl w:val="0"/>
        </w:rPr>
      </w:r>
    </w:p>
    <w:p w:rsidR="00000000" w:rsidDel="00000000" w:rsidP="00000000" w:rsidRDefault="00000000" w:rsidRPr="00000000" ns1:paraId="00000C6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console.log(`[vote] Received encrypted vote from ${voterId} with commitment: ${commitment}`);</w:t>
      </w:r>
      <w:r w:rsidDel="00000000" w:rsidR="00000000" w:rsidRPr="00000000">
        <w:rPr>
          <w:rtl w:val="0"/>
        </w:rPr>
      </w:r>
    </w:p>
    <w:p w:rsidR="00000000" w:rsidDel="00000000" w:rsidP="00000000" w:rsidRDefault="00000000" w:rsidRPr="00000000" ns1:paraId="00000C6D">
      <w:pPr>
        <w:spacing w:after="0" w:before="0" w:lineRule="auto"/>
        <w:ind w:left="720" w:firstLine="0"/>
        <w:rPr/>
      </w:pPr>
      <w:r w:rsidDel="00000000" w:rsidR="00000000" w:rsidRPr="00000000">
        <w:rPr>
          <w:rtl w:val="0"/>
        </w:rPr>
      </w:r>
    </w:p>
    <w:p w:rsidR="00000000" w:rsidDel="00000000" w:rsidP="00000000" w:rsidRDefault="00000000" w:rsidRPr="00000000" ns1:paraId="00000C6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Mark has_voted in identity DB</w:t>
      </w:r>
      <w:r w:rsidDel="00000000" w:rsidR="00000000" w:rsidRPr="00000000">
        <w:rPr>
          <w:rtl w:val="0"/>
        </w:rPr>
      </w:r>
    </w:p>
    <w:p w:rsidR="00000000" w:rsidDel="00000000" w:rsidP="00000000" w:rsidRDefault="00000000" w:rsidRPr="00000000" ns1:paraId="00000C6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voters = loadVoters();</w:t>
      </w:r>
      <w:r w:rsidDel="00000000" w:rsidR="00000000" w:rsidRPr="00000000">
        <w:rPr>
          <w:rtl w:val="0"/>
        </w:rPr>
      </w:r>
    </w:p>
    <w:p w:rsidR="00000000" w:rsidDel="00000000" w:rsidP="00000000" w:rsidRDefault="00000000" w:rsidRPr="00000000" ns1:paraId="00000C7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voterRecord = voters.find(v =&gt; v.voter_id === voterId);</w:t>
      </w:r>
      <w:r w:rsidDel="00000000" w:rsidR="00000000" w:rsidRPr="00000000">
        <w:rPr>
          <w:rtl w:val="0"/>
        </w:rPr>
      </w:r>
    </w:p>
    <w:p w:rsidR="00000000" w:rsidDel="00000000" w:rsidP="00000000" w:rsidRDefault="00000000" w:rsidRPr="00000000" ns1:paraId="00000C7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(voterRecord) {</w:t>
      </w:r>
      <w:r w:rsidDel="00000000" w:rsidR="00000000" w:rsidRPr="00000000">
        <w:rPr>
          <w:rtl w:val="0"/>
        </w:rPr>
      </w:r>
    </w:p>
    <w:p w:rsidR="00000000" w:rsidDel="00000000" w:rsidP="00000000" w:rsidRDefault="00000000" w:rsidRPr="00000000" ns1:paraId="00000C7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voterRecord.has_voted = true;</w:t>
      </w:r>
      <w:r w:rsidDel="00000000" w:rsidR="00000000" w:rsidRPr="00000000">
        <w:rPr>
          <w:rtl w:val="0"/>
        </w:rPr>
      </w:r>
    </w:p>
    <w:p w:rsidR="00000000" w:rsidDel="00000000" w:rsidP="00000000" w:rsidRDefault="00000000" w:rsidRPr="00000000" ns1:paraId="00000C7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voterRecord.commitment = commitment;</w:t>
      </w:r>
      <w:r w:rsidDel="00000000" w:rsidR="00000000" w:rsidRPr="00000000">
        <w:rPr>
          <w:rtl w:val="0"/>
        </w:rPr>
      </w:r>
    </w:p>
    <w:p w:rsidR="00000000" w:rsidDel="00000000" w:rsidP="00000000" w:rsidRDefault="00000000" w:rsidRPr="00000000" ns1:paraId="00000C7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saveVoters(voters);</w:t>
      </w:r>
      <w:r w:rsidDel="00000000" w:rsidR="00000000" w:rsidRPr="00000000">
        <w:rPr>
          <w:rtl w:val="0"/>
        </w:rPr>
      </w:r>
    </w:p>
    <w:p w:rsidR="00000000" w:rsidDel="00000000" w:rsidP="00000000" w:rsidRDefault="00000000" w:rsidRPr="00000000" ns1:paraId="00000C7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C76">
      <w:pPr>
        <w:spacing w:after="0" w:before="0" w:lineRule="auto"/>
        <w:ind w:left="720" w:firstLine="0"/>
        <w:rPr/>
      </w:pPr>
      <w:r w:rsidDel="00000000" w:rsidR="00000000" w:rsidRPr="00000000">
        <w:rPr>
          <w:rtl w:val="0"/>
        </w:rPr>
      </w:r>
    </w:p>
    <w:p w:rsidR="00000000" w:rsidDel="00000000" w:rsidP="00000000" w:rsidRDefault="00000000" w:rsidRPr="00000000" ns1:paraId="00000C7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count = fs.readdirSync(DIRS.ciphertexts).filter(f =&gt; f.endsWith('.bin')).length;</w:t>
      </w:r>
      <w:r w:rsidDel="00000000" w:rsidR="00000000" w:rsidRPr="00000000">
        <w:rPr>
          <w:rtl w:val="0"/>
        </w:rPr>
      </w:r>
    </w:p>
    <w:p w:rsidR="00000000" w:rsidDel="00000000" w:rsidP="00000000" w:rsidRDefault="00000000" w:rsidRPr="00000000" ns1:paraId="00000C7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 status: 'ok', message: 'Encrypted vote recorded.', count });</w:t>
      </w:r>
      <w:r w:rsidDel="00000000" w:rsidR="00000000" w:rsidRPr="00000000">
        <w:rPr>
          <w:rtl w:val="0"/>
        </w:rPr>
      </w:r>
    </w:p>
    <w:p w:rsidR="00000000" w:rsidDel="00000000" w:rsidP="00000000" w:rsidRDefault="00000000" w:rsidRPr="00000000" ns1:paraId="00000C79">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C7A">
      <w:pPr>
        <w:spacing w:after="0" w:before="0" w:lineRule="auto"/>
        <w:ind w:left="720" w:firstLine="0"/>
        <w:rPr/>
      </w:pPr>
      <w:r w:rsidDel="00000000" w:rsidR="00000000" w:rsidRPr="00000000">
        <w:rPr>
          <w:rtl w:val="0"/>
        </w:rPr>
      </w:r>
    </w:p>
    <w:p w:rsidR="00000000" w:rsidDel="00000000" w:rsidP="00000000" w:rsidRDefault="00000000" w:rsidRPr="00000000" ns1:paraId="00000C7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Admin: voter registry endpoints ──────────────────────────</w:t>
      </w:r>
      <w:r w:rsidDel="00000000" w:rsidR="00000000" w:rsidRPr="00000000">
        <w:rPr>
          <w:rtl w:val="0"/>
        </w:rPr>
      </w:r>
    </w:p>
    <w:p w:rsidR="00000000" w:rsidDel="00000000" w:rsidP="00000000" w:rsidRDefault="00000000" w:rsidRPr="00000000" ns1:paraId="00000C7C">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app.get('/voters', (req, res) =&gt; {</w:t>
      </w:r>
      <w:r w:rsidDel="00000000" w:rsidR="00000000" w:rsidRPr="00000000">
        <w:rPr>
          <w:rtl w:val="0"/>
        </w:rPr>
      </w:r>
    </w:p>
    <w:p w:rsidR="00000000" w:rsidDel="00000000" w:rsidP="00000000" w:rsidRDefault="00000000" w:rsidRPr="00000000" ns1:paraId="00000C7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voters = loadVoters();</w:t>
      </w:r>
      <w:r w:rsidDel="00000000" w:rsidR="00000000" w:rsidRPr="00000000">
        <w:rPr>
          <w:rtl w:val="0"/>
        </w:rPr>
      </w:r>
    </w:p>
    <w:p w:rsidR="00000000" w:rsidDel="00000000" w:rsidP="00000000" w:rsidRDefault="00000000" w:rsidRPr="00000000" ns1:paraId="00000C7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Mask CCCD for privacy (show only last 4 digits)</w:t>
      </w:r>
      <w:r w:rsidDel="00000000" w:rsidR="00000000" w:rsidRPr="00000000">
        <w:rPr>
          <w:rtl w:val="0"/>
        </w:rPr>
      </w:r>
    </w:p>
    <w:p w:rsidR="00000000" w:rsidDel="00000000" w:rsidP="00000000" w:rsidRDefault="00000000" w:rsidRPr="00000000" ns1:paraId="00000C7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masked = voters.map(v =&gt; ({</w:t>
      </w:r>
      <w:r w:rsidDel="00000000" w:rsidR="00000000" w:rsidRPr="00000000">
        <w:rPr>
          <w:rtl w:val="0"/>
        </w:rPr>
      </w:r>
    </w:p>
    <w:p w:rsidR="00000000" w:rsidDel="00000000" w:rsidP="00000000" w:rsidRDefault="00000000" w:rsidRPr="00000000" ns1:paraId="00000C8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voter_id: v.voter_id,</w:t>
      </w:r>
      <w:r w:rsidDel="00000000" w:rsidR="00000000" w:rsidRPr="00000000">
        <w:rPr>
          <w:rtl w:val="0"/>
        </w:rPr>
      </w:r>
    </w:p>
    <w:p w:rsidR="00000000" w:rsidDel="00000000" w:rsidP="00000000" w:rsidRDefault="00000000" w:rsidRPr="00000000" ns1:paraId="00000C8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full_name: v.full_name,</w:t>
      </w:r>
      <w:r w:rsidDel="00000000" w:rsidR="00000000" w:rsidRPr="00000000">
        <w:rPr>
          <w:rtl w:val="0"/>
        </w:rPr>
      </w:r>
    </w:p>
    <w:p w:rsidR="00000000" w:rsidDel="00000000" w:rsidP="00000000" w:rsidRDefault="00000000" w:rsidRPr="00000000" ns1:paraId="00000C8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cccd_masked: '••••••••' + v.cccd.slice(-4),</w:t>
      </w:r>
      <w:r w:rsidDel="00000000" w:rsidR="00000000" w:rsidRPr="00000000">
        <w:rPr>
          <w:rtl w:val="0"/>
        </w:rPr>
      </w:r>
    </w:p>
    <w:p w:rsidR="00000000" w:rsidDel="00000000" w:rsidP="00000000" w:rsidRDefault="00000000" w:rsidRPr="00000000" ns1:paraId="00000C8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dob: v.dob,</w:t>
      </w:r>
      <w:r w:rsidDel="00000000" w:rsidR="00000000" w:rsidRPr="00000000">
        <w:rPr>
          <w:rtl w:val="0"/>
        </w:rPr>
      </w:r>
    </w:p>
    <w:p w:rsidR="00000000" w:rsidDel="00000000" w:rsidP="00000000" w:rsidRDefault="00000000" w:rsidRPr="00000000" ns1:paraId="00000C8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address: v.address,</w:t>
      </w:r>
      <w:r w:rsidDel="00000000" w:rsidR="00000000" w:rsidRPr="00000000">
        <w:rPr>
          <w:rtl w:val="0"/>
        </w:rPr>
      </w:r>
    </w:p>
    <w:p w:rsidR="00000000" w:rsidDel="00000000" w:rsidP="00000000" w:rsidRDefault="00000000" w:rsidRPr="00000000" ns1:paraId="00000C8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registered_at: v.registered_at,</w:t>
      </w:r>
      <w:r w:rsidDel="00000000" w:rsidR="00000000" w:rsidRPr="00000000">
        <w:rPr>
          <w:rtl w:val="0"/>
        </w:rPr>
      </w:r>
    </w:p>
    <w:p w:rsidR="00000000" w:rsidDel="00000000" w:rsidP="00000000" w:rsidRDefault="00000000" w:rsidRPr="00000000" ns1:paraId="00000C8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has_voted: v.has_voted</w:t>
      </w:r>
      <w:r w:rsidDel="00000000" w:rsidR="00000000" w:rsidRPr="00000000">
        <w:rPr>
          <w:rtl w:val="0"/>
        </w:rPr>
      </w:r>
    </w:p>
    <w:p w:rsidR="00000000" w:rsidDel="00000000" w:rsidP="00000000" w:rsidRDefault="00000000" w:rsidRPr="00000000" ns1:paraId="00000C8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C8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 count: masked.length, voters: masked });</w:t>
      </w:r>
      <w:r w:rsidDel="00000000" w:rsidR="00000000" w:rsidRPr="00000000">
        <w:rPr>
          <w:rtl w:val="0"/>
        </w:rPr>
      </w:r>
    </w:p>
    <w:p w:rsidR="00000000" w:rsidDel="00000000" w:rsidP="00000000" w:rsidRDefault="00000000" w:rsidRPr="00000000" ns1:paraId="00000C89">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C8A">
      <w:pPr>
        <w:spacing w:after="0" w:before="0" w:lineRule="auto"/>
        <w:ind w:left="720" w:firstLine="0"/>
        <w:rPr/>
      </w:pPr>
      <w:r w:rsidDel="00000000" w:rsidR="00000000" w:rsidRPr="00000000">
        <w:rPr>
          <w:rtl w:val="0"/>
        </w:rPr>
      </w:r>
    </w:p>
    <w:p w:rsidR="00000000" w:rsidDel="00000000" w:rsidP="00000000" w:rsidRDefault="00000000" w:rsidRPr="00000000" ns1:paraId="00000C8B">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app.get('/voter/:id', (req, res) =&gt; {</w:t>
      </w:r>
      <w:r w:rsidDel="00000000" w:rsidR="00000000" w:rsidRPr="00000000">
        <w:rPr>
          <w:rtl w:val="0"/>
        </w:rPr>
      </w:r>
    </w:p>
    <w:p w:rsidR="00000000" w:rsidDel="00000000" w:rsidP="00000000" w:rsidRDefault="00000000" w:rsidRPr="00000000" ns1:paraId="00000C8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voters = loadVoters();</w:t>
      </w:r>
      <w:r w:rsidDel="00000000" w:rsidR="00000000" w:rsidRPr="00000000">
        <w:rPr>
          <w:rtl w:val="0"/>
        </w:rPr>
      </w:r>
    </w:p>
    <w:p w:rsidR="00000000" w:rsidDel="00000000" w:rsidP="00000000" w:rsidRDefault="00000000" w:rsidRPr="00000000" ns1:paraId="00000C8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voter = voters.find(v =&gt; v.voter_id === req.params.id);</w:t>
      </w:r>
      <w:r w:rsidDel="00000000" w:rsidR="00000000" w:rsidRPr="00000000">
        <w:rPr>
          <w:rtl w:val="0"/>
        </w:rPr>
      </w:r>
    </w:p>
    <w:p w:rsidR="00000000" w:rsidDel="00000000" w:rsidP="00000000" w:rsidRDefault="00000000" w:rsidRPr="00000000" ns1:paraId="00000C8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(!voter) return res.status(404).json({ error: 'Voter not found.' });</w:t>
      </w:r>
      <w:r w:rsidDel="00000000" w:rsidR="00000000" w:rsidRPr="00000000">
        <w:rPr>
          <w:rtl w:val="0"/>
        </w:rPr>
      </w:r>
    </w:p>
    <w:p w:rsidR="00000000" w:rsidDel="00000000" w:rsidP="00000000" w:rsidRDefault="00000000" w:rsidRPr="00000000" ns1:paraId="00000C8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Return masked version</w:t>
      </w:r>
      <w:r w:rsidDel="00000000" w:rsidR="00000000" w:rsidRPr="00000000">
        <w:rPr>
          <w:rtl w:val="0"/>
        </w:rPr>
      </w:r>
    </w:p>
    <w:p w:rsidR="00000000" w:rsidDel="00000000" w:rsidP="00000000" w:rsidRDefault="00000000" w:rsidRPr="00000000" ns1:paraId="00000C9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w:t>
      </w:r>
      <w:r w:rsidDel="00000000" w:rsidR="00000000" w:rsidRPr="00000000">
        <w:rPr>
          <w:rtl w:val="0"/>
        </w:rPr>
      </w:r>
    </w:p>
    <w:p w:rsidR="00000000" w:rsidDel="00000000" w:rsidP="00000000" w:rsidRDefault="00000000" w:rsidRPr="00000000" ns1:paraId="00000C9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voter_id: voter.voter_id,</w:t>
      </w:r>
      <w:r w:rsidDel="00000000" w:rsidR="00000000" w:rsidRPr="00000000">
        <w:rPr>
          <w:rtl w:val="0"/>
        </w:rPr>
      </w:r>
    </w:p>
    <w:p w:rsidR="00000000" w:rsidDel="00000000" w:rsidP="00000000" w:rsidRDefault="00000000" w:rsidRPr="00000000" ns1:paraId="00000C9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full_name: voter.full_name,</w:t>
      </w:r>
      <w:r w:rsidDel="00000000" w:rsidR="00000000" w:rsidRPr="00000000">
        <w:rPr>
          <w:rtl w:val="0"/>
        </w:rPr>
      </w:r>
    </w:p>
    <w:p w:rsidR="00000000" w:rsidDel="00000000" w:rsidP="00000000" w:rsidRDefault="00000000" w:rsidRPr="00000000" ns1:paraId="00000C9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cccd_masked: '••••••••' + voter.cccd.slice(-4),</w:t>
      </w:r>
      <w:r w:rsidDel="00000000" w:rsidR="00000000" w:rsidRPr="00000000">
        <w:rPr>
          <w:rtl w:val="0"/>
        </w:rPr>
      </w:r>
    </w:p>
    <w:p w:rsidR="00000000" w:rsidDel="00000000" w:rsidP="00000000" w:rsidRDefault="00000000" w:rsidRPr="00000000" ns1:paraId="00000C9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dob: voter.dob,</w:t>
      </w:r>
      <w:r w:rsidDel="00000000" w:rsidR="00000000" w:rsidRPr="00000000">
        <w:rPr>
          <w:rtl w:val="0"/>
        </w:rPr>
      </w:r>
    </w:p>
    <w:p w:rsidR="00000000" w:rsidDel="00000000" w:rsidP="00000000" w:rsidRDefault="00000000" w:rsidRPr="00000000" ns1:paraId="00000C9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address: voter.address,</w:t>
      </w:r>
      <w:r w:rsidDel="00000000" w:rsidR="00000000" w:rsidRPr="00000000">
        <w:rPr>
          <w:rtl w:val="0"/>
        </w:rPr>
      </w:r>
    </w:p>
    <w:p w:rsidR="00000000" w:rsidDel="00000000" w:rsidP="00000000" w:rsidRDefault="00000000" w:rsidRPr="00000000" ns1:paraId="00000C9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phone: voter.phone ? '••••' + voter.phone.slice(-4) : null,</w:t>
      </w:r>
      <w:r w:rsidDel="00000000" w:rsidR="00000000" w:rsidRPr="00000000">
        <w:rPr>
          <w:rtl w:val="0"/>
        </w:rPr>
      </w:r>
    </w:p>
    <w:p w:rsidR="00000000" w:rsidDel="00000000" w:rsidP="00000000" w:rsidRDefault="00000000" w:rsidRPr="00000000" ns1:paraId="00000C9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registered_at: voter.registered_at,</w:t>
      </w:r>
      <w:r w:rsidDel="00000000" w:rsidR="00000000" w:rsidRPr="00000000">
        <w:rPr>
          <w:rtl w:val="0"/>
        </w:rPr>
      </w:r>
    </w:p>
    <w:p w:rsidR="00000000" w:rsidDel="00000000" w:rsidP="00000000" w:rsidRDefault="00000000" w:rsidRPr="00000000" ns1:paraId="00000C9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has_voted: voter.has_voted</w:t>
      </w:r>
      <w:r w:rsidDel="00000000" w:rsidR="00000000" w:rsidRPr="00000000">
        <w:rPr>
          <w:rtl w:val="0"/>
        </w:rPr>
      </w:r>
    </w:p>
    <w:p w:rsidR="00000000" w:rsidDel="00000000" w:rsidP="00000000" w:rsidRDefault="00000000" w:rsidRPr="00000000" ns1:paraId="00000C9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C9A">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C9B">
      <w:pPr>
        <w:spacing w:after="0" w:before="0" w:lineRule="auto"/>
        <w:ind w:left="720" w:firstLine="0"/>
        <w:rPr/>
      </w:pPr>
      <w:r w:rsidDel="00000000" w:rsidR="00000000" w:rsidRPr="00000000">
        <w:rPr>
          <w:rtl w:val="0"/>
        </w:rPr>
      </w:r>
    </w:p>
    <w:p w:rsidR="00000000" w:rsidDel="00000000" w:rsidP="00000000" w:rsidRDefault="00000000" w:rsidRPr="00000000" ns1:paraId="00000C9C">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app.post('/tally', async (req, res) =&gt; {</w:t>
      </w:r>
      <w:r w:rsidDel="00000000" w:rsidR="00000000" w:rsidRPr="00000000">
        <w:rPr>
          <w:rtl w:val="0"/>
        </w:rPr>
      </w:r>
    </w:p>
    <w:p w:rsidR="00000000" w:rsidDel="00000000" w:rsidP="00000000" w:rsidRDefault="00000000" w:rsidRPr="00000000" ns1:paraId="00000C9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st = loadState();</w:t>
      </w:r>
      <w:r w:rsidDel="00000000" w:rsidR="00000000" w:rsidRPr="00000000">
        <w:rPr>
          <w:rtl w:val="0"/>
        </w:rPr>
      </w:r>
    </w:p>
    <w:p w:rsidR="00000000" w:rsidDel="00000000" w:rsidP="00000000" w:rsidRDefault="00000000" w:rsidRPr="00000000" ns1:paraId="00000C9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(!st.finalized) return res.status(409).json({ error: 'Not voting yet.' });</w:t>
      </w:r>
      <w:r w:rsidDel="00000000" w:rsidR="00000000" w:rsidRPr="00000000">
        <w:rPr>
          <w:rtl w:val="0"/>
        </w:rPr>
      </w:r>
    </w:p>
    <w:p w:rsidR="00000000" w:rsidDel="00000000" w:rsidP="00000000" w:rsidRDefault="00000000" w:rsidRPr="00000000" ns1:paraId="00000C9F">
      <w:pPr>
        <w:spacing w:after="0" w:before="0" w:lineRule="auto"/>
        <w:ind w:left="720" w:firstLine="0"/>
        <w:rPr/>
      </w:pPr>
      <w:r w:rsidDel="00000000" w:rsidR="00000000" w:rsidRPr="00000000">
        <w:rPr>
          <w:rtl w:val="0"/>
        </w:rPr>
      </w:r>
    </w:p>
    <w:p w:rsidR="00000000" w:rsidDel="00000000" w:rsidP="00000000" w:rsidRDefault="00000000" w:rsidRPr="00000000" ns1:paraId="00000CA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votes = fs.readdirSync(DIRS.ciphertexts).filter(f =&gt; f.endsWith('.bin'));</w:t>
      </w:r>
      <w:r w:rsidDel="00000000" w:rsidR="00000000" w:rsidRPr="00000000">
        <w:rPr>
          <w:rtl w:val="0"/>
        </w:rPr>
      </w:r>
    </w:p>
    <w:p w:rsidR="00000000" w:rsidDel="00000000" w:rsidP="00000000" w:rsidRDefault="00000000" w:rsidRPr="00000000" ns1:paraId="00000CA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(votes.length === 0) return res.status(400).json({ error: 'No votes received yet.' });</w:t>
      </w:r>
      <w:r w:rsidDel="00000000" w:rsidR="00000000" w:rsidRPr="00000000">
        <w:rPr>
          <w:rtl w:val="0"/>
        </w:rPr>
      </w:r>
    </w:p>
    <w:p w:rsidR="00000000" w:rsidDel="00000000" w:rsidP="00000000" w:rsidRDefault="00000000" w:rsidRPr="00000000" ns1:paraId="00000CA2">
      <w:pPr>
        <w:spacing w:after="0" w:before="0" w:lineRule="auto"/>
        <w:ind w:left="720" w:firstLine="0"/>
        <w:rPr/>
      </w:pPr>
      <w:r w:rsidDel="00000000" w:rsidR="00000000" w:rsidRPr="00000000">
        <w:rPr>
          <w:rtl w:val="0"/>
        </w:rPr>
      </w:r>
    </w:p>
    <w:p w:rsidR="00000000" w:rsidDel="00000000" w:rsidP="00000000" w:rsidRDefault="00000000" w:rsidRPr="00000000" ns1:paraId="00000CA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console.log(`[tally] Homomorphic tally over ${votes.length} votes...`);</w:t>
      </w:r>
      <w:r w:rsidDel="00000000" w:rsidR="00000000" w:rsidRPr="00000000">
        <w:rPr>
          <w:rtl w:val="0"/>
        </w:rPr>
      </w:r>
    </w:p>
    <w:p w:rsidR="00000000" w:rsidDel="00000000" w:rsidP="00000000" w:rsidRDefault="00000000" w:rsidRPr="00000000" ns1:paraId="00000CA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try {</w:t>
      </w:r>
      <w:r w:rsidDel="00000000" w:rsidR="00000000" w:rsidRPr="00000000">
        <w:rPr>
          <w:rtl w:val="0"/>
        </w:rPr>
      </w:r>
    </w:p>
    <w:p w:rsidR="00000000" w:rsidDel="00000000" w:rsidP="00000000" w:rsidRDefault="00000000" w:rsidRPr="00000000" ns1:paraId="00000CA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out = await runBinaryAsync('tally');</w:t>
      </w:r>
      <w:r w:rsidDel="00000000" w:rsidR="00000000" w:rsidRPr="00000000">
        <w:rPr>
          <w:rtl w:val="0"/>
        </w:rPr>
      </w:r>
    </w:p>
    <w:p w:rsidR="00000000" w:rsidDel="00000000" w:rsidP="00000000" w:rsidRDefault="00000000" w:rsidRPr="00000000" ns1:paraId="00000CA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console.log(out);</w:t>
      </w:r>
      <w:r w:rsidDel="00000000" w:rsidR="00000000" w:rsidRPr="00000000">
        <w:rPr>
          <w:rtl w:val="0"/>
        </w:rPr>
      </w:r>
    </w:p>
    <w:p w:rsidR="00000000" w:rsidDel="00000000" w:rsidP="00000000" w:rsidRDefault="00000000" w:rsidRPr="00000000" ns1:paraId="00000CA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 status: 'ok', message: `Homomorphic tally computed over ${votes.length} votes.` });</w:t>
      </w:r>
      <w:r w:rsidDel="00000000" w:rsidR="00000000" w:rsidRPr="00000000">
        <w:rPr>
          <w:rtl w:val="0"/>
        </w:rPr>
      </w:r>
    </w:p>
    <w:p w:rsidR="00000000" w:rsidDel="00000000" w:rsidP="00000000" w:rsidRDefault="00000000" w:rsidRPr="00000000" ns1:paraId="00000CA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catch (err) {</w:t>
      </w:r>
      <w:r w:rsidDel="00000000" w:rsidR="00000000" w:rsidRPr="00000000">
        <w:rPr>
          <w:rtl w:val="0"/>
        </w:rPr>
      </w:r>
    </w:p>
    <w:p w:rsidR="00000000" w:rsidDel="00000000" w:rsidP="00000000" w:rsidRDefault="00000000" w:rsidRPr="00000000" ns1:paraId="00000CA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console.error('[tally] ERROR:', err.message);</w:t>
      </w:r>
      <w:r w:rsidDel="00000000" w:rsidR="00000000" w:rsidRPr="00000000">
        <w:rPr>
          <w:rtl w:val="0"/>
        </w:rPr>
      </w:r>
    </w:p>
    <w:p w:rsidR="00000000" w:rsidDel="00000000" w:rsidP="00000000" w:rsidRDefault="00000000" w:rsidRPr="00000000" ns1:paraId="00000CA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res.status(500).json({ error: err.message });</w:t>
      </w:r>
      <w:r w:rsidDel="00000000" w:rsidR="00000000" w:rsidRPr="00000000">
        <w:rPr>
          <w:rtl w:val="0"/>
        </w:rPr>
      </w:r>
    </w:p>
    <w:p w:rsidR="00000000" w:rsidDel="00000000" w:rsidP="00000000" w:rsidRDefault="00000000" w:rsidRPr="00000000" ns1:paraId="00000CA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CAC">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CAD">
      <w:pPr>
        <w:spacing w:after="0" w:before="0" w:lineRule="auto"/>
        <w:ind w:left="720" w:firstLine="0"/>
        <w:rPr/>
      </w:pPr>
      <w:r w:rsidDel="00000000" w:rsidR="00000000" w:rsidRPr="00000000">
        <w:rPr>
          <w:rtl w:val="0"/>
        </w:rPr>
      </w:r>
    </w:p>
    <w:p w:rsidR="00000000" w:rsidDel="00000000" w:rsidP="00000000" w:rsidRDefault="00000000" w:rsidRPr="00000000" ns1:paraId="00000CAE">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app.get('/tally', (req, res) =&gt; {</w:t>
      </w:r>
      <w:r w:rsidDel="00000000" w:rsidR="00000000" w:rsidRPr="00000000">
        <w:rPr>
          <w:rtl w:val="0"/>
        </w:rPr>
      </w:r>
    </w:p>
    <w:p w:rsidR="00000000" w:rsidDel="00000000" w:rsidP="00000000" w:rsidRDefault="00000000" w:rsidRPr="00000000" ns1:paraId="00000CA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(!fs.existsSync(ENC_TALLY)) return res.status(404).send('Tally not found');</w:t>
      </w:r>
      <w:r w:rsidDel="00000000" w:rsidR="00000000" w:rsidRPr="00000000">
        <w:rPr>
          <w:rtl w:val="0"/>
        </w:rPr>
      </w:r>
    </w:p>
    <w:p w:rsidR="00000000" w:rsidDel="00000000" w:rsidP="00000000" w:rsidRDefault="00000000" w:rsidRPr="00000000" ns1:paraId="00000CB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res.sendFile(ENC_TALLY);</w:t>
      </w:r>
      <w:r w:rsidDel="00000000" w:rsidR="00000000" w:rsidRPr="00000000">
        <w:rPr>
          <w:rtl w:val="0"/>
        </w:rPr>
      </w:r>
    </w:p>
    <w:p w:rsidR="00000000" w:rsidDel="00000000" w:rsidP="00000000" w:rsidRDefault="00000000" w:rsidRPr="00000000" ns1:paraId="00000CB1">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CB2">
      <w:pPr>
        <w:spacing w:after="0" w:before="0" w:lineRule="auto"/>
        <w:ind w:left="720" w:firstLine="0"/>
        <w:rPr/>
      </w:pPr>
      <w:r w:rsidDel="00000000" w:rsidR="00000000" w:rsidRPr="00000000">
        <w:rPr>
          <w:rtl w:val="0"/>
        </w:rPr>
      </w:r>
    </w:p>
    <w:p w:rsidR="00000000" w:rsidDel="00000000" w:rsidP="00000000" w:rsidRDefault="00000000" w:rsidRPr="00000000" ns1:paraId="00000CB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3. DECRYPTION PHASE</w:t>
      </w:r>
      <w:r w:rsidDel="00000000" w:rsidR="00000000" w:rsidRPr="00000000">
        <w:rPr>
          <w:rtl w:val="0"/>
        </w:rPr>
      </w:r>
    </w:p>
    <w:p w:rsidR="00000000" w:rsidDel="00000000" w:rsidP="00000000" w:rsidRDefault="00000000" w:rsidRPr="00000000" ns1:paraId="00000CB4">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app.post('/share', authenticate, async (req, res) =&gt; {</w:t>
      </w:r>
      <w:r w:rsidDel="00000000" w:rsidR="00000000" w:rsidRPr="00000000">
        <w:rPr>
          <w:rtl w:val="0"/>
        </w:rPr>
      </w:r>
    </w:p>
    <w:p w:rsidR="00000000" w:rsidDel="00000000" w:rsidP="00000000" w:rsidRDefault="00000000" w:rsidRPr="00000000" ns1:paraId="00000CB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voterId = req.voterId;</w:t>
      </w:r>
      <w:r w:rsidDel="00000000" w:rsidR="00000000" w:rsidRPr="00000000">
        <w:rPr>
          <w:rtl w:val="0"/>
        </w:rPr>
      </w:r>
    </w:p>
    <w:p w:rsidR="00000000" w:rsidDel="00000000" w:rsidP="00000000" w:rsidRDefault="00000000" w:rsidRPr="00000000" ns1:paraId="00000CB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(!fs.existsSync(ENC_TALLY)) return res.status(400).json({ error: 'Tally not computed yet.' });</w:t>
      </w:r>
      <w:r w:rsidDel="00000000" w:rsidR="00000000" w:rsidRPr="00000000">
        <w:rPr>
          <w:rtl w:val="0"/>
        </w:rPr>
      </w:r>
    </w:p>
    <w:p w:rsidR="00000000" w:rsidDel="00000000" w:rsidP="00000000" w:rsidRDefault="00000000" w:rsidRPr="00000000" ns1:paraId="00000CB7">
      <w:pPr>
        <w:spacing w:after="0" w:before="0" w:lineRule="auto"/>
        <w:ind w:left="720" w:firstLine="0"/>
        <w:rPr/>
      </w:pPr>
      <w:r w:rsidDel="00000000" w:rsidR="00000000" w:rsidRPr="00000000">
        <w:rPr>
          <w:rtl w:val="0"/>
        </w:rPr>
      </w:r>
    </w:p>
    <w:p w:rsidR="00000000" w:rsidDel="00000000" w:rsidP="00000000" w:rsidRDefault="00000000" w:rsidRPr="00000000" ns1:paraId="00000CB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shareFile = path.join(DIRS.shares, `share_${voterId}.bin`);</w:t>
      </w:r>
      <w:r w:rsidDel="00000000" w:rsidR="00000000" w:rsidRPr="00000000">
        <w:rPr>
          <w:rtl w:val="0"/>
        </w:rPr>
      </w:r>
    </w:p>
    <w:p w:rsidR="00000000" w:rsidDel="00000000" w:rsidP="00000000" w:rsidRDefault="00000000" w:rsidRPr="00000000" ns1:paraId="00000CB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(fs.existsSync(shareFile)) return res.status(409).json({ error: 'Decryption share already submitted.' });</w:t>
      </w:r>
      <w:r w:rsidDel="00000000" w:rsidR="00000000" w:rsidRPr="00000000">
        <w:rPr>
          <w:rtl w:val="0"/>
        </w:rPr>
      </w:r>
    </w:p>
    <w:p w:rsidR="00000000" w:rsidDel="00000000" w:rsidP="00000000" w:rsidRDefault="00000000" w:rsidRPr="00000000" ns1:paraId="00000CBA">
      <w:pPr>
        <w:spacing w:after="0" w:before="0" w:lineRule="auto"/>
        <w:ind w:left="720" w:firstLine="0"/>
        <w:rPr/>
      </w:pPr>
      <w:r w:rsidDel="00000000" w:rsidR="00000000" w:rsidRPr="00000000">
        <w:rPr>
          <w:rtl w:val="0"/>
        </w:rPr>
      </w:r>
    </w:p>
    <w:p w:rsidR="00000000" w:rsidDel="00000000" w:rsidP="00000000" w:rsidRDefault="00000000" w:rsidRPr="00000000" ns1:paraId="00000CB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(!Buffer.isBuffer(req.body) || req.body.length === 0) {</w:t>
      </w:r>
      <w:r w:rsidDel="00000000" w:rsidR="00000000" w:rsidRPr="00000000">
        <w:rPr>
          <w:rtl w:val="0"/>
        </w:rPr>
      </w:r>
    </w:p>
    <w:p w:rsidR="00000000" w:rsidDel="00000000" w:rsidP="00000000" w:rsidRDefault="00000000" w:rsidRPr="00000000" ns1:paraId="00000CB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res.status(400).json({ error: 'Binary share payload required.' });</w:t>
      </w:r>
      <w:r w:rsidDel="00000000" w:rsidR="00000000" w:rsidRPr="00000000">
        <w:rPr>
          <w:rtl w:val="0"/>
        </w:rPr>
      </w:r>
    </w:p>
    <w:p w:rsidR="00000000" w:rsidDel="00000000" w:rsidP="00000000" w:rsidRDefault="00000000" w:rsidRPr="00000000" ns1:paraId="00000CB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CBE">
      <w:pPr>
        <w:spacing w:after="0" w:before="0" w:lineRule="auto"/>
        <w:ind w:left="720" w:firstLine="0"/>
        <w:rPr/>
      </w:pPr>
      <w:r w:rsidDel="00000000" w:rsidR="00000000" w:rsidRPr="00000000">
        <w:rPr>
          <w:rtl w:val="0"/>
        </w:rPr>
      </w:r>
    </w:p>
    <w:p w:rsidR="00000000" w:rsidDel="00000000" w:rsidP="00000000" w:rsidRDefault="00000000" w:rsidRPr="00000000" ns1:paraId="00000CB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fs.writeFileSync(shareFile, req.body);</w:t>
      </w:r>
      <w:r w:rsidDel="00000000" w:rsidR="00000000" w:rsidRPr="00000000">
        <w:rPr>
          <w:rtl w:val="0"/>
        </w:rPr>
      </w:r>
    </w:p>
    <w:p w:rsidR="00000000" w:rsidDel="00000000" w:rsidP="00000000" w:rsidRDefault="00000000" w:rsidRPr="00000000" ns1:paraId="00000CC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console.log(`[share] Received decryption share from ${voterId}`);</w:t>
      </w:r>
      <w:r w:rsidDel="00000000" w:rsidR="00000000" w:rsidRPr="00000000">
        <w:rPr>
          <w:rtl w:val="0"/>
        </w:rPr>
      </w:r>
    </w:p>
    <w:p w:rsidR="00000000" w:rsidDel="00000000" w:rsidP="00000000" w:rsidRDefault="00000000" w:rsidRPr="00000000" ns1:paraId="00000CC1">
      <w:pPr>
        <w:spacing w:after="0" w:before="0" w:lineRule="auto"/>
        <w:ind w:left="720" w:firstLine="0"/>
        <w:rPr/>
      </w:pPr>
      <w:r w:rsidDel="00000000" w:rsidR="00000000" w:rsidRPr="00000000">
        <w:rPr>
          <w:rtl w:val="0"/>
        </w:rPr>
      </w:r>
    </w:p>
    <w:p w:rsidR="00000000" w:rsidDel="00000000" w:rsidP="00000000" w:rsidRDefault="00000000" w:rsidRPr="00000000" ns1:paraId="00000CC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voters = readVoterList();</w:t>
      </w:r>
      <w:r w:rsidDel="00000000" w:rsidR="00000000" w:rsidRPr="00000000">
        <w:rPr>
          <w:rtl w:val="0"/>
        </w:rPr>
      </w:r>
    </w:p>
    <w:p w:rsidR="00000000" w:rsidDel="00000000" w:rsidP="00000000" w:rsidRDefault="00000000" w:rsidRPr="00000000" ns1:paraId="00000CC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shares = fs.readdirSync(DIRS.shares).filter(f =&gt; f.endsWith('.bin'));</w:t>
      </w:r>
      <w:r w:rsidDel="00000000" w:rsidR="00000000" w:rsidRPr="00000000">
        <w:rPr>
          <w:rtl w:val="0"/>
        </w:rPr>
      </w:r>
    </w:p>
    <w:p w:rsidR="00000000" w:rsidDel="00000000" w:rsidP="00000000" w:rsidRDefault="00000000" w:rsidRPr="00000000" ns1:paraId="00000CC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submitted = shares.map(f =&gt; f.replace(/^share_/, '').replace(/\.bin$/, ''));</w:t>
      </w:r>
      <w:r w:rsidDel="00000000" w:rsidR="00000000" w:rsidRPr="00000000">
        <w:rPr>
          <w:rtl w:val="0"/>
        </w:rPr>
      </w:r>
    </w:p>
    <w:p w:rsidR="00000000" w:rsidDel="00000000" w:rsidP="00000000" w:rsidRDefault="00000000" w:rsidRPr="00000000" ns1:paraId="00000CC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allIn = voters.every(v =&gt; submitted.includes(v));</w:t>
      </w:r>
      <w:r w:rsidDel="00000000" w:rsidR="00000000" w:rsidRPr="00000000">
        <w:rPr>
          <w:rtl w:val="0"/>
        </w:rPr>
      </w:r>
    </w:p>
    <w:p w:rsidR="00000000" w:rsidDel="00000000" w:rsidP="00000000" w:rsidRDefault="00000000" w:rsidRPr="00000000" ns1:paraId="00000CC6">
      <w:pPr>
        <w:spacing w:after="0" w:before="0" w:lineRule="auto"/>
        <w:ind w:left="720" w:firstLine="0"/>
        <w:rPr/>
      </w:pPr>
      <w:r w:rsidDel="00000000" w:rsidR="00000000" w:rsidRPr="00000000">
        <w:rPr>
          <w:rtl w:val="0"/>
        </w:rPr>
      </w:r>
    </w:p>
    <w:p w:rsidR="00000000" w:rsidDel="00000000" w:rsidP="00000000" w:rsidRDefault="00000000" w:rsidRPr="00000000" ns1:paraId="00000CC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let result = null;</w:t>
      </w:r>
      <w:r w:rsidDel="00000000" w:rsidR="00000000" w:rsidRPr="00000000">
        <w:rPr>
          <w:rtl w:val="0"/>
        </w:rPr>
      </w:r>
    </w:p>
    <w:p w:rsidR="00000000" w:rsidDel="00000000" w:rsidP="00000000" w:rsidRDefault="00000000" w:rsidRPr="00000000" ns1:paraId="00000CC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(allIn) {</w:t>
      </w:r>
      <w:r w:rsidDel="00000000" w:rsidR="00000000" w:rsidRPr="00000000">
        <w:rPr>
          <w:rtl w:val="0"/>
        </w:rPr>
      </w:r>
    </w:p>
    <w:p w:rsidR="00000000" w:rsidDel="00000000" w:rsidP="00000000" w:rsidRDefault="00000000" w:rsidRPr="00000000" ns1:paraId="00000CC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console.log('[share] All shares received! Running combine asynchronously...');</w:t>
      </w:r>
      <w:r w:rsidDel="00000000" w:rsidR="00000000" w:rsidRPr="00000000">
        <w:rPr>
          <w:rtl w:val="0"/>
        </w:rPr>
      </w:r>
    </w:p>
    <w:p w:rsidR="00000000" w:rsidDel="00000000" w:rsidP="00000000" w:rsidRDefault="00000000" w:rsidRPr="00000000" ns1:paraId="00000CC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try {</w:t>
      </w:r>
      <w:r w:rsidDel="00000000" w:rsidR="00000000" w:rsidRPr="00000000">
        <w:rPr>
          <w:rtl w:val="0"/>
        </w:rPr>
      </w:r>
    </w:p>
    <w:p w:rsidR="00000000" w:rsidDel="00000000" w:rsidP="00000000" w:rsidRDefault="00000000" w:rsidRPr="00000000" ns1:paraId="00000CC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out = await runBinaryAsync('combine');</w:t>
      </w:r>
      <w:r w:rsidDel="00000000" w:rsidR="00000000" w:rsidRPr="00000000">
        <w:rPr>
          <w:rtl w:val="0"/>
        </w:rPr>
      </w:r>
    </w:p>
    <w:p w:rsidR="00000000" w:rsidDel="00000000" w:rsidP="00000000" w:rsidRDefault="00000000" w:rsidRPr="00000000" ns1:paraId="00000CC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console.log(out);</w:t>
      </w:r>
      <w:r w:rsidDel="00000000" w:rsidR="00000000" w:rsidRPr="00000000">
        <w:rPr>
          <w:rtl w:val="0"/>
        </w:rPr>
      </w:r>
    </w:p>
    <w:p w:rsidR="00000000" w:rsidDel="00000000" w:rsidP="00000000" w:rsidRDefault="00000000" w:rsidRPr="00000000" ns1:paraId="00000CC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(fs.existsSync(FINAL_RESULT)) {</w:t>
      </w:r>
      <w:r w:rsidDel="00000000" w:rsidR="00000000" w:rsidRPr="00000000">
        <w:rPr>
          <w:rtl w:val="0"/>
        </w:rPr>
      </w:r>
    </w:p>
    <w:p w:rsidR="00000000" w:rsidDel="00000000" w:rsidP="00000000" w:rsidRDefault="00000000" w:rsidRPr="00000000" ns1:paraId="00000CC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result = fs.readFileSync(FINAL_RESULT, 'utf8').trim();</w:t>
      </w:r>
      <w:r w:rsidDel="00000000" w:rsidR="00000000" w:rsidRPr="00000000">
        <w:rPr>
          <w:rtl w:val="0"/>
        </w:rPr>
      </w:r>
    </w:p>
    <w:p w:rsidR="00000000" w:rsidDel="00000000" w:rsidP="00000000" w:rsidRDefault="00000000" w:rsidRPr="00000000" ns1:paraId="00000CC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CD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catch (err) {</w:t>
      </w:r>
      <w:r w:rsidDel="00000000" w:rsidR="00000000" w:rsidRPr="00000000">
        <w:rPr>
          <w:rtl w:val="0"/>
        </w:rPr>
      </w:r>
    </w:p>
    <w:p w:rsidR="00000000" w:rsidDel="00000000" w:rsidP="00000000" w:rsidRDefault="00000000" w:rsidRPr="00000000" ns1:paraId="00000CD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console.error('[combine] ERROR:', err.message);</w:t>
      </w:r>
      <w:r w:rsidDel="00000000" w:rsidR="00000000" w:rsidRPr="00000000">
        <w:rPr>
          <w:rtl w:val="0"/>
        </w:rPr>
      </w:r>
    </w:p>
    <w:p w:rsidR="00000000" w:rsidDel="00000000" w:rsidP="00000000" w:rsidRDefault="00000000" w:rsidRPr="00000000" ns1:paraId="00000CD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res.status(500).json({ error: 'Failed to combine shares: ' + err.message });</w:t>
      </w:r>
      <w:r w:rsidDel="00000000" w:rsidR="00000000" w:rsidRPr="00000000">
        <w:rPr>
          <w:rtl w:val="0"/>
        </w:rPr>
      </w:r>
    </w:p>
    <w:p w:rsidR="00000000" w:rsidDel="00000000" w:rsidP="00000000" w:rsidRDefault="00000000" w:rsidRPr="00000000" ns1:paraId="00000CD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CD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CD5">
      <w:pPr>
        <w:spacing w:after="0" w:before="0" w:lineRule="auto"/>
        <w:ind w:left="720" w:firstLine="0"/>
        <w:rPr/>
      </w:pPr>
      <w:r w:rsidDel="00000000" w:rsidR="00000000" w:rsidRPr="00000000">
        <w:rPr>
          <w:rtl w:val="0"/>
        </w:rPr>
      </w:r>
    </w:p>
    <w:p w:rsidR="00000000" w:rsidDel="00000000" w:rsidP="00000000" w:rsidRDefault="00000000" w:rsidRPr="00000000" ns1:paraId="00000CD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w:t>
      </w:r>
      <w:r w:rsidDel="00000000" w:rsidR="00000000" w:rsidRPr="00000000">
        <w:rPr>
          <w:rtl w:val="0"/>
        </w:rPr>
      </w:r>
    </w:p>
    <w:p w:rsidR="00000000" w:rsidDel="00000000" w:rsidP="00000000" w:rsidRDefault="00000000" w:rsidRPr="00000000" ns1:paraId="00000CD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status: 'ok',</w:t>
      </w:r>
      <w:r w:rsidDel="00000000" w:rsidR="00000000" w:rsidRPr="00000000">
        <w:rPr>
          <w:rtl w:val="0"/>
        </w:rPr>
      </w:r>
    </w:p>
    <w:p w:rsidR="00000000" w:rsidDel="00000000" w:rsidP="00000000" w:rsidRDefault="00000000" w:rsidRPr="00000000" ns1:paraId="00000CD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message: 'Share accepted.',</w:t>
      </w:r>
      <w:r w:rsidDel="00000000" w:rsidR="00000000" w:rsidRPr="00000000">
        <w:rPr>
          <w:rtl w:val="0"/>
        </w:rPr>
      </w:r>
    </w:p>
    <w:p w:rsidR="00000000" w:rsidDel="00000000" w:rsidP="00000000" w:rsidRDefault="00000000" w:rsidRPr="00000000" ns1:paraId="00000CD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submitted,</w:t>
      </w:r>
      <w:r w:rsidDel="00000000" w:rsidR="00000000" w:rsidRPr="00000000">
        <w:rPr>
          <w:rtl w:val="0"/>
        </w:rPr>
      </w:r>
    </w:p>
    <w:p w:rsidR="00000000" w:rsidDel="00000000" w:rsidP="00000000" w:rsidRDefault="00000000" w:rsidRPr="00000000" ns1:paraId="00000CD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all_in: allIn,</w:t>
      </w:r>
      <w:r w:rsidDel="00000000" w:rsidR="00000000" w:rsidRPr="00000000">
        <w:rPr>
          <w:rtl w:val="0"/>
        </w:rPr>
      </w:r>
    </w:p>
    <w:p w:rsidR="00000000" w:rsidDel="00000000" w:rsidP="00000000" w:rsidRDefault="00000000" w:rsidRPr="00000000" ns1:paraId="00000CD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result</w:t>
      </w:r>
      <w:r w:rsidDel="00000000" w:rsidR="00000000" w:rsidRPr="00000000">
        <w:rPr>
          <w:rtl w:val="0"/>
        </w:rPr>
      </w:r>
    </w:p>
    <w:p w:rsidR="00000000" w:rsidDel="00000000" w:rsidP="00000000" w:rsidRDefault="00000000" w:rsidRPr="00000000" ns1:paraId="00000CD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CDD">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CDE">
      <w:pPr>
        <w:spacing w:after="0" w:before="0" w:lineRule="auto"/>
        <w:ind w:left="720" w:firstLine="0"/>
        <w:rPr/>
      </w:pPr>
      <w:r w:rsidDel="00000000" w:rsidR="00000000" w:rsidRPr="00000000">
        <w:rPr>
          <w:rtl w:val="0"/>
        </w:rPr>
      </w:r>
    </w:p>
    <w:p w:rsidR="00000000" w:rsidDel="00000000" w:rsidP="00000000" w:rsidRDefault="00000000" w:rsidRPr="00000000" ns1:paraId="00000CDF">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app.get('/result', (req, res) =&gt; {</w:t>
      </w:r>
      <w:r w:rsidDel="00000000" w:rsidR="00000000" w:rsidRPr="00000000">
        <w:rPr>
          <w:rtl w:val="0"/>
        </w:rPr>
      </w:r>
    </w:p>
    <w:p w:rsidR="00000000" w:rsidDel="00000000" w:rsidP="00000000" w:rsidRDefault="00000000" w:rsidRPr="00000000" ns1:paraId="00000CE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(!fs.existsSync(FINAL_RESULT)) return res.status(404).json({ error: 'Result not available.' });</w:t>
      </w:r>
      <w:r w:rsidDel="00000000" w:rsidR="00000000" w:rsidRPr="00000000">
        <w:rPr>
          <w:rtl w:val="0"/>
        </w:rPr>
      </w:r>
    </w:p>
    <w:p w:rsidR="00000000" w:rsidDel="00000000" w:rsidP="00000000" w:rsidRDefault="00000000" w:rsidRPr="00000000" ns1:paraId="00000CE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 result: fs.readFileSync(FINAL_RESULT, 'utf8').trim() });</w:t>
      </w:r>
      <w:r w:rsidDel="00000000" w:rsidR="00000000" w:rsidRPr="00000000">
        <w:rPr>
          <w:rtl w:val="0"/>
        </w:rPr>
      </w:r>
    </w:p>
    <w:p w:rsidR="00000000" w:rsidDel="00000000" w:rsidP="00000000" w:rsidRDefault="00000000" w:rsidRPr="00000000" ns1:paraId="00000CE2">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CE3">
      <w:pPr>
        <w:spacing w:after="0" w:before="0" w:lineRule="auto"/>
        <w:ind w:left="720" w:firstLine="0"/>
        <w:rPr/>
      </w:pPr>
      <w:r w:rsidDel="00000000" w:rsidR="00000000" w:rsidRPr="00000000">
        <w:rPr>
          <w:rtl w:val="0"/>
        </w:rPr>
      </w:r>
    </w:p>
    <w:p w:rsidR="00000000" w:rsidDel="00000000" w:rsidP="00000000" w:rsidRDefault="00000000" w:rsidRPr="00000000" ns1:paraId="00000CE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AUDIT &amp; BALLOT VALIDITY ENDPOINTS ─────────────────────────</w:t>
      </w:r>
      <w:r w:rsidDel="00000000" w:rsidR="00000000" w:rsidRPr="00000000">
        <w:rPr>
          <w:rtl w:val="0"/>
        </w:rPr>
      </w:r>
    </w:p>
    <w:p w:rsidR="00000000" w:rsidDel="00000000" w:rsidP="00000000" w:rsidRDefault="00000000" w:rsidRPr="00000000" ns1:paraId="00000CE5">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REVEALS_FILE = path.join(DIRS.registry, 'reveals.json');</w:t>
      </w:r>
      <w:r w:rsidDel="00000000" w:rsidR="00000000" w:rsidRPr="00000000">
        <w:rPr>
          <w:rtl w:val="0"/>
        </w:rPr>
      </w:r>
    </w:p>
    <w:p w:rsidR="00000000" w:rsidDel="00000000" w:rsidP="00000000" w:rsidRDefault="00000000" w:rsidRPr="00000000" ns1:paraId="00000CE6">
      <w:pP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loadReveals() {</w:t>
      </w:r>
      <w:r w:rsidDel="00000000" w:rsidR="00000000" w:rsidRPr="00000000">
        <w:rPr>
          <w:rtl w:val="0"/>
        </w:rPr>
      </w:r>
    </w:p>
    <w:p w:rsidR="00000000" w:rsidDel="00000000" w:rsidP="00000000" w:rsidRDefault="00000000" w:rsidRPr="00000000" ns1:paraId="00000CE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try { return JSON.parse(fs.readFileSync(REVEALS_FILE, 'utf8')); } catch { return []; }</w:t>
      </w:r>
      <w:r w:rsidDel="00000000" w:rsidR="00000000" w:rsidRPr="00000000">
        <w:rPr>
          <w:rtl w:val="0"/>
        </w:rPr>
      </w:r>
    </w:p>
    <w:p w:rsidR="00000000" w:rsidDel="00000000" w:rsidP="00000000" w:rsidRDefault="00000000" w:rsidRPr="00000000" ns1:paraId="00000CE8">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CE9">
      <w:pP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saveReveals(list) {</w:t>
      </w:r>
      <w:r w:rsidDel="00000000" w:rsidR="00000000" w:rsidRPr="00000000">
        <w:rPr>
          <w:rtl w:val="0"/>
        </w:rPr>
      </w:r>
    </w:p>
    <w:p w:rsidR="00000000" w:rsidDel="00000000" w:rsidP="00000000" w:rsidRDefault="00000000" w:rsidRPr="00000000" ns1:paraId="00000CE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fs.writeFileSync(REVEALS_FILE, JSON.stringify(list, null, 2));</w:t>
      </w:r>
      <w:r w:rsidDel="00000000" w:rsidR="00000000" w:rsidRPr="00000000">
        <w:rPr>
          <w:rtl w:val="0"/>
        </w:rPr>
      </w:r>
    </w:p>
    <w:p w:rsidR="00000000" w:rsidDel="00000000" w:rsidP="00000000" w:rsidRDefault="00000000" w:rsidRPr="00000000" ns1:paraId="00000CEB">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CEC">
      <w:pPr>
        <w:spacing w:after="0" w:before="0" w:lineRule="auto"/>
        <w:ind w:left="720" w:firstLine="0"/>
        <w:rPr/>
      </w:pPr>
      <w:r w:rsidDel="00000000" w:rsidR="00000000" w:rsidRPr="00000000">
        <w:rPr>
          <w:rtl w:val="0"/>
        </w:rPr>
      </w:r>
    </w:p>
    <w:p w:rsidR="00000000" w:rsidDel="00000000" w:rsidP="00000000" w:rsidRDefault="00000000" w:rsidRPr="00000000" ns1:paraId="00000CED">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app.post('/reveal-ballot', (req, res) =&gt; {</w:t>
      </w:r>
      <w:r w:rsidDel="00000000" w:rsidR="00000000" w:rsidRPr="00000000">
        <w:rPr>
          <w:rtl w:val="0"/>
        </w:rPr>
      </w:r>
    </w:p>
    <w:p w:rsidR="00000000" w:rsidDel="00000000" w:rsidP="00000000" w:rsidRDefault="00000000" w:rsidRPr="00000000" ns1:paraId="00000CE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 candidateIndex, nonce } = req.body;</w:t>
      </w:r>
      <w:r w:rsidDel="00000000" w:rsidR="00000000" w:rsidRPr="00000000">
        <w:rPr>
          <w:rtl w:val="0"/>
        </w:rPr>
      </w:r>
    </w:p>
    <w:p w:rsidR="00000000" w:rsidDel="00000000" w:rsidP="00000000" w:rsidRDefault="00000000" w:rsidRPr="00000000" ns1:paraId="00000CE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(typeof candidateIndex === 'undefined' || !nonce) {</w:t>
      </w:r>
      <w:r w:rsidDel="00000000" w:rsidR="00000000" w:rsidRPr="00000000">
        <w:rPr>
          <w:rtl w:val="0"/>
        </w:rPr>
      </w:r>
    </w:p>
    <w:p w:rsidR="00000000" w:rsidDel="00000000" w:rsidP="00000000" w:rsidRDefault="00000000" w:rsidRPr="00000000" ns1:paraId="00000CF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res.status(400).json({ error: 'candidateIndex and nonce are required.' });</w:t>
      </w:r>
      <w:r w:rsidDel="00000000" w:rsidR="00000000" w:rsidRPr="00000000">
        <w:rPr>
          <w:rtl w:val="0"/>
        </w:rPr>
      </w:r>
    </w:p>
    <w:p w:rsidR="00000000" w:rsidDel="00000000" w:rsidP="00000000" w:rsidRDefault="00000000" w:rsidRPr="00000000" ns1:paraId="00000CF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CF2">
      <w:pPr>
        <w:spacing w:after="0" w:before="0" w:lineRule="auto"/>
        <w:ind w:left="720" w:firstLine="0"/>
        <w:rPr/>
      </w:pPr>
      <w:r w:rsidDel="00000000" w:rsidR="00000000" w:rsidRPr="00000000">
        <w:rPr>
          <w:rtl w:val="0"/>
        </w:rPr>
      </w:r>
    </w:p>
    <w:p w:rsidR="00000000" w:rsidDel="00000000" w:rsidP="00000000" w:rsidRDefault="00000000" w:rsidRPr="00000000" ns1:paraId="00000CF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commitment = crypto.createHash('sha256').update(candidateIndex + ':' + nonce).digest('hex');</w:t>
      </w:r>
      <w:r w:rsidDel="00000000" w:rsidR="00000000" w:rsidRPr="00000000">
        <w:rPr>
          <w:rtl w:val="0"/>
        </w:rPr>
      </w:r>
    </w:p>
    <w:p w:rsidR="00000000" w:rsidDel="00000000" w:rsidP="00000000" w:rsidRDefault="00000000" w:rsidRPr="00000000" ns1:paraId="00000CF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voters = loadVoters();</w:t>
      </w:r>
      <w:r w:rsidDel="00000000" w:rsidR="00000000" w:rsidRPr="00000000">
        <w:rPr>
          <w:rtl w:val="0"/>
        </w:rPr>
      </w:r>
    </w:p>
    <w:p w:rsidR="00000000" w:rsidDel="00000000" w:rsidP="00000000" w:rsidRDefault="00000000" w:rsidRPr="00000000" ns1:paraId="00000CF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CF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Find if this commitment matches any voter's registered commitment</w:t>
      </w:r>
      <w:r w:rsidDel="00000000" w:rsidR="00000000" w:rsidRPr="00000000">
        <w:rPr>
          <w:rtl w:val="0"/>
        </w:rPr>
      </w:r>
    </w:p>
    <w:p w:rsidR="00000000" w:rsidDel="00000000" w:rsidP="00000000" w:rsidRDefault="00000000" w:rsidRPr="00000000" ns1:paraId="00000CF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match = voters.find(v =&gt; v.commitment === commitment);</w:t>
      </w:r>
      <w:r w:rsidDel="00000000" w:rsidR="00000000" w:rsidRPr="00000000">
        <w:rPr>
          <w:rtl w:val="0"/>
        </w:rPr>
      </w:r>
    </w:p>
    <w:p w:rsidR="00000000" w:rsidDel="00000000" w:rsidP="00000000" w:rsidRDefault="00000000" w:rsidRPr="00000000" ns1:paraId="00000CF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(!match) {</w:t>
      </w:r>
      <w:r w:rsidDel="00000000" w:rsidR="00000000" w:rsidRPr="00000000">
        <w:rPr>
          <w:rtl w:val="0"/>
        </w:rPr>
      </w:r>
    </w:p>
    <w:p w:rsidR="00000000" w:rsidDel="00000000" w:rsidP="00000000" w:rsidRDefault="00000000" w:rsidRPr="00000000" ns1:paraId="00000CF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res.status(400).json({ error: 'Invalid reveal: no matching ballot commitment found.' });</w:t>
      </w:r>
      <w:r w:rsidDel="00000000" w:rsidR="00000000" w:rsidRPr="00000000">
        <w:rPr>
          <w:rtl w:val="0"/>
        </w:rPr>
      </w:r>
    </w:p>
    <w:p w:rsidR="00000000" w:rsidDel="00000000" w:rsidP="00000000" w:rsidRDefault="00000000" w:rsidRPr="00000000" ns1:paraId="00000CF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CFB">
      <w:pPr>
        <w:spacing w:after="0" w:before="0" w:lineRule="auto"/>
        <w:ind w:left="720" w:firstLine="0"/>
        <w:rPr/>
      </w:pPr>
      <w:r w:rsidDel="00000000" w:rsidR="00000000" w:rsidRPr="00000000">
        <w:rPr>
          <w:rtl w:val="0"/>
        </w:rPr>
      </w:r>
    </w:p>
    <w:p w:rsidR="00000000" w:rsidDel="00000000" w:rsidP="00000000" w:rsidRDefault="00000000" w:rsidRPr="00000000" ns1:paraId="00000CF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Check if this commitment was already revealed</w:t>
      </w:r>
      <w:r w:rsidDel="00000000" w:rsidR="00000000" w:rsidRPr="00000000">
        <w:rPr>
          <w:rtl w:val="0"/>
        </w:rPr>
      </w:r>
    </w:p>
    <w:p w:rsidR="00000000" w:rsidDel="00000000" w:rsidP="00000000" w:rsidRDefault="00000000" w:rsidRPr="00000000" ns1:paraId="00000CF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reveals = loadReveals();</w:t>
      </w:r>
      <w:r w:rsidDel="00000000" w:rsidR="00000000" w:rsidRPr="00000000">
        <w:rPr>
          <w:rtl w:val="0"/>
        </w:rPr>
      </w:r>
    </w:p>
    <w:p w:rsidR="00000000" w:rsidDel="00000000" w:rsidP="00000000" w:rsidRDefault="00000000" w:rsidRPr="00000000" ns1:paraId="00000CF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(reveals.some(r =&gt; r.commitment === commitment)) {</w:t>
      </w:r>
      <w:r w:rsidDel="00000000" w:rsidR="00000000" w:rsidRPr="00000000">
        <w:rPr>
          <w:rtl w:val="0"/>
        </w:rPr>
      </w:r>
    </w:p>
    <w:p w:rsidR="00000000" w:rsidDel="00000000" w:rsidP="00000000" w:rsidRDefault="00000000" w:rsidRPr="00000000" ns1:paraId="00000CF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res.status(409).json({ error: 'This ballot has already been audited.' });</w:t>
      </w:r>
      <w:r w:rsidDel="00000000" w:rsidR="00000000" w:rsidRPr="00000000">
        <w:rPr>
          <w:rtl w:val="0"/>
        </w:rPr>
      </w:r>
    </w:p>
    <w:p w:rsidR="00000000" w:rsidDel="00000000" w:rsidP="00000000" w:rsidRDefault="00000000" w:rsidRPr="00000000" ns1:paraId="00000D0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01">
      <w:pPr>
        <w:spacing w:after="0" w:before="0" w:lineRule="auto"/>
        <w:ind w:left="720" w:firstLine="0"/>
        <w:rPr/>
      </w:pPr>
      <w:r w:rsidDel="00000000" w:rsidR="00000000" w:rsidRPr="00000000">
        <w:rPr>
          <w:rtl w:val="0"/>
        </w:rPr>
      </w:r>
    </w:p>
    <w:p w:rsidR="00000000" w:rsidDel="00000000" w:rsidP="00000000" w:rsidRDefault="00000000" w:rsidRPr="00000000" ns1:paraId="00000D0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reveals.push({</w:t>
      </w:r>
      <w:r w:rsidDel="00000000" w:rsidR="00000000" w:rsidRPr="00000000">
        <w:rPr>
          <w:rtl w:val="0"/>
        </w:rPr>
      </w:r>
    </w:p>
    <w:p w:rsidR="00000000" w:rsidDel="00000000" w:rsidP="00000000" w:rsidRDefault="00000000" w:rsidRPr="00000000" ns1:paraId="00000D0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candidateIndex: parseInt(candidateIndex, 10),</w:t>
      </w:r>
      <w:r w:rsidDel="00000000" w:rsidR="00000000" w:rsidRPr="00000000">
        <w:rPr>
          <w:rtl w:val="0"/>
        </w:rPr>
      </w:r>
    </w:p>
    <w:p w:rsidR="00000000" w:rsidDel="00000000" w:rsidP="00000000" w:rsidRDefault="00000000" w:rsidRPr="00000000" ns1:paraId="00000D0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nonce,</w:t>
      </w:r>
      <w:r w:rsidDel="00000000" w:rsidR="00000000" w:rsidRPr="00000000">
        <w:rPr>
          <w:rtl w:val="0"/>
        </w:rPr>
      </w:r>
    </w:p>
    <w:p w:rsidR="00000000" w:rsidDel="00000000" w:rsidP="00000000" w:rsidRDefault="00000000" w:rsidRPr="00000000" ns1:paraId="00000D0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commitment</w:t>
      </w:r>
      <w:r w:rsidDel="00000000" w:rsidR="00000000" w:rsidRPr="00000000">
        <w:rPr>
          <w:rtl w:val="0"/>
        </w:rPr>
      </w:r>
    </w:p>
    <w:p w:rsidR="00000000" w:rsidDel="00000000" w:rsidP="00000000" w:rsidRDefault="00000000" w:rsidRPr="00000000" ns1:paraId="00000D0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0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saveReveals(reveals);</w:t>
      </w:r>
      <w:r w:rsidDel="00000000" w:rsidR="00000000" w:rsidRPr="00000000">
        <w:rPr>
          <w:rtl w:val="0"/>
        </w:rPr>
      </w:r>
    </w:p>
    <w:p w:rsidR="00000000" w:rsidDel="00000000" w:rsidP="00000000" w:rsidRDefault="00000000" w:rsidRPr="00000000" ns1:paraId="00000D08">
      <w:pPr>
        <w:spacing w:after="0" w:before="0" w:lineRule="auto"/>
        <w:ind w:left="720" w:firstLine="0"/>
        <w:rPr/>
      </w:pPr>
      <w:r w:rsidDel="00000000" w:rsidR="00000000" w:rsidRPr="00000000">
        <w:rPr>
          <w:rtl w:val="0"/>
        </w:rPr>
      </w:r>
    </w:p>
    <w:p w:rsidR="00000000" w:rsidDel="00000000" w:rsidP="00000000" w:rsidRDefault="00000000" w:rsidRPr="00000000" ns1:paraId="00000D0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console.log(`[audit] Successfully validated and recorded anonymous reveal for commitment: ${commitment}`);</w:t>
      </w:r>
      <w:r w:rsidDel="00000000" w:rsidR="00000000" w:rsidRPr="00000000">
        <w:rPr>
          <w:rtl w:val="0"/>
        </w:rPr>
      </w:r>
    </w:p>
    <w:p w:rsidR="00000000" w:rsidDel="00000000" w:rsidP="00000000" w:rsidRDefault="00000000" w:rsidRPr="00000000" ns1:paraId="00000D0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 status: 'ok', message: 'Ballot commitment successfully verified and recorded.' });</w:t>
      </w:r>
      <w:r w:rsidDel="00000000" w:rsidR="00000000" w:rsidRPr="00000000">
        <w:rPr>
          <w:rtl w:val="0"/>
        </w:rPr>
      </w:r>
    </w:p>
    <w:p w:rsidR="00000000" w:rsidDel="00000000" w:rsidP="00000000" w:rsidRDefault="00000000" w:rsidRPr="00000000" ns1:paraId="00000D0B">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D0C">
      <w:pPr>
        <w:spacing w:after="0" w:before="0" w:lineRule="auto"/>
        <w:ind w:left="720" w:firstLine="0"/>
        <w:rPr/>
      </w:pPr>
      <w:r w:rsidDel="00000000" w:rsidR="00000000" w:rsidRPr="00000000">
        <w:rPr>
          <w:rtl w:val="0"/>
        </w:rPr>
      </w:r>
    </w:p>
    <w:p w:rsidR="00000000" w:rsidDel="00000000" w:rsidP="00000000" w:rsidRDefault="00000000" w:rsidRPr="00000000" ns1:paraId="00000D0D">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app.get('/audit-status', (req, res) =&gt; {</w:t>
      </w:r>
      <w:r w:rsidDel="00000000" w:rsidR="00000000" w:rsidRPr="00000000">
        <w:rPr>
          <w:rtl w:val="0"/>
        </w:rPr>
      </w:r>
    </w:p>
    <w:p w:rsidR="00000000" w:rsidDel="00000000" w:rsidP="00000000" w:rsidRDefault="00000000" w:rsidRPr="00000000" ns1:paraId="00000D0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voters = loadVoters().filter(v =&gt; v.has_voted &amp;&amp; v.commitment);</w:t>
      </w:r>
      <w:r w:rsidDel="00000000" w:rsidR="00000000" w:rsidRPr="00000000">
        <w:rPr>
          <w:rtl w:val="0"/>
        </w:rPr>
      </w:r>
    </w:p>
    <w:p w:rsidR="00000000" w:rsidDel="00000000" w:rsidP="00000000" w:rsidRDefault="00000000" w:rsidRPr="00000000" ns1:paraId="00000D0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totalCommitments = voters.length;</w:t>
      </w:r>
      <w:r w:rsidDel="00000000" w:rsidR="00000000" w:rsidRPr="00000000">
        <w:rPr>
          <w:rtl w:val="0"/>
        </w:rPr>
      </w:r>
    </w:p>
    <w:p w:rsidR="00000000" w:rsidDel="00000000" w:rsidP="00000000" w:rsidRDefault="00000000" w:rsidRPr="00000000" ns1:paraId="00000D1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1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reveals = loadReveals();</w:t>
      </w:r>
      <w:r w:rsidDel="00000000" w:rsidR="00000000" w:rsidRPr="00000000">
        <w:rPr>
          <w:rtl w:val="0"/>
        </w:rPr>
      </w:r>
    </w:p>
    <w:p w:rsidR="00000000" w:rsidDel="00000000" w:rsidP="00000000" w:rsidRDefault="00000000" w:rsidRPr="00000000" ns1:paraId="00000D1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totalReveals = reveals.length;</w:t>
      </w:r>
      <w:r w:rsidDel="00000000" w:rsidR="00000000" w:rsidRPr="00000000">
        <w:rPr>
          <w:rtl w:val="0"/>
        </w:rPr>
      </w:r>
    </w:p>
    <w:p w:rsidR="00000000" w:rsidDel="00000000" w:rsidP="00000000" w:rsidRDefault="00000000" w:rsidRPr="00000000" ns1:paraId="00000D1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1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let verification = 'pending';</w:t>
      </w:r>
      <w:r w:rsidDel="00000000" w:rsidR="00000000" w:rsidRPr="00000000">
        <w:rPr>
          <w:rtl w:val="0"/>
        </w:rPr>
      </w:r>
    </w:p>
    <w:p w:rsidR="00000000" w:rsidDel="00000000" w:rsidP="00000000" w:rsidRDefault="00000000" w:rsidRPr="00000000" ns1:paraId="00000D1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let details = {};</w:t>
      </w:r>
      <w:r w:rsidDel="00000000" w:rsidR="00000000" w:rsidRPr="00000000">
        <w:rPr>
          <w:rtl w:val="0"/>
        </w:rPr>
      </w:r>
    </w:p>
    <w:p w:rsidR="00000000" w:rsidDel="00000000" w:rsidP="00000000" w:rsidRDefault="00000000" w:rsidRPr="00000000" ns1:paraId="00000D1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1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(fs.existsSync(FINAL_RESULT)) {</w:t>
      </w:r>
      <w:r w:rsidDel="00000000" w:rsidR="00000000" w:rsidRPr="00000000">
        <w:rPr>
          <w:rtl w:val="0"/>
        </w:rPr>
      </w:r>
    </w:p>
    <w:p w:rsidR="00000000" w:rsidDel="00000000" w:rsidP="00000000" w:rsidRDefault="00000000" w:rsidRPr="00000000" ns1:paraId="00000D1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raw = fs.readFileSync(FINAL_RESULT, 'utf8').trim();</w:t>
      </w:r>
      <w:r w:rsidDel="00000000" w:rsidR="00000000" w:rsidRPr="00000000">
        <w:rPr>
          <w:rtl w:val="0"/>
        </w:rPr>
      </w:r>
    </w:p>
    <w:p w:rsidR="00000000" w:rsidDel="00000000" w:rsidP="00000000" w:rsidRDefault="00000000" w:rsidRPr="00000000" ns1:paraId="00000D1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decryptedSum = {};</w:t>
      </w:r>
      <w:r w:rsidDel="00000000" w:rsidR="00000000" w:rsidRPr="00000000">
        <w:rPr>
          <w:rtl w:val="0"/>
        </w:rPr>
      </w:r>
    </w:p>
    <w:p w:rsidR="00000000" w:rsidDel="00000000" w:rsidP="00000000" w:rsidRDefault="00000000" w:rsidRPr="00000000" ns1:paraId="00000D1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for (const line of raw.split('\n')) {</w:t>
      </w:r>
      <w:r w:rsidDel="00000000" w:rsidR="00000000" w:rsidRPr="00000000">
        <w:rPr>
          <w:rtl w:val="0"/>
        </w:rPr>
      </w:r>
    </w:p>
    <w:p w:rsidR="00000000" w:rsidDel="00000000" w:rsidP="00000000" w:rsidRDefault="00000000" w:rsidRPr="00000000" ns1:paraId="00000D1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m = line.match(/^CANDIDATE_(\d+):(\d+)$/);</w:t>
      </w:r>
      <w:r w:rsidDel="00000000" w:rsidR="00000000" w:rsidRPr="00000000">
        <w:rPr>
          <w:rtl w:val="0"/>
        </w:rPr>
      </w:r>
    </w:p>
    <w:p w:rsidR="00000000" w:rsidDel="00000000" w:rsidP="00000000" w:rsidRDefault="00000000" w:rsidRPr="00000000" ns1:paraId="00000D1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(m) {</w:t>
      </w:r>
      <w:r w:rsidDel="00000000" w:rsidR="00000000" w:rsidRPr="00000000">
        <w:rPr>
          <w:rtl w:val="0"/>
        </w:rPr>
      </w:r>
    </w:p>
    <w:p w:rsidR="00000000" w:rsidDel="00000000" w:rsidP="00000000" w:rsidRDefault="00000000" w:rsidRPr="00000000" ns1:paraId="00000D1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decryptedSum[parseInt(m[1], 10)] = parseInt(m[2], 10);</w:t>
      </w:r>
      <w:r w:rsidDel="00000000" w:rsidR="00000000" w:rsidRPr="00000000">
        <w:rPr>
          <w:rtl w:val="0"/>
        </w:rPr>
      </w:r>
    </w:p>
    <w:p w:rsidR="00000000" w:rsidDel="00000000" w:rsidP="00000000" w:rsidRDefault="00000000" w:rsidRPr="00000000" ns1:paraId="00000D1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1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2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2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revealedSum = {};</w:t>
      </w:r>
      <w:r w:rsidDel="00000000" w:rsidR="00000000" w:rsidRPr="00000000">
        <w:rPr>
          <w:rtl w:val="0"/>
        </w:rPr>
      </w:r>
    </w:p>
    <w:p w:rsidR="00000000" w:rsidDel="00000000" w:rsidP="00000000" w:rsidRDefault="00000000" w:rsidRPr="00000000" ns1:paraId="00000D2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for (const r of reveals) {</w:t>
      </w:r>
      <w:r w:rsidDel="00000000" w:rsidR="00000000" w:rsidRPr="00000000">
        <w:rPr>
          <w:rtl w:val="0"/>
        </w:rPr>
      </w:r>
    </w:p>
    <w:p w:rsidR="00000000" w:rsidDel="00000000" w:rsidP="00000000" w:rsidRDefault="00000000" w:rsidRPr="00000000" ns1:paraId="00000D2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revealedSum[r.candidateIndex] = (revealedSum[r.candidateIndex] || 0) + 1;</w:t>
      </w:r>
      <w:r w:rsidDel="00000000" w:rsidR="00000000" w:rsidRPr="00000000">
        <w:rPr>
          <w:rtl w:val="0"/>
        </w:rPr>
      </w:r>
    </w:p>
    <w:p w:rsidR="00000000" w:rsidDel="00000000" w:rsidP="00000000" w:rsidRDefault="00000000" w:rsidRPr="00000000" ns1:paraId="00000D2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2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2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(totalReveals === totalCommitments &amp;&amp; totalCommitments &gt; 0) {</w:t>
      </w:r>
      <w:r w:rsidDel="00000000" w:rsidR="00000000" w:rsidRPr="00000000">
        <w:rPr>
          <w:rtl w:val="0"/>
        </w:rPr>
      </w:r>
    </w:p>
    <w:p w:rsidR="00000000" w:rsidDel="00000000" w:rsidP="00000000" w:rsidRDefault="00000000" w:rsidRPr="00000000" ns1:paraId="00000D2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let match = true;</w:t>
      </w:r>
      <w:r w:rsidDel="00000000" w:rsidR="00000000" w:rsidRPr="00000000">
        <w:rPr>
          <w:rtl w:val="0"/>
        </w:rPr>
      </w:r>
    </w:p>
    <w:p w:rsidR="00000000" w:rsidDel="00000000" w:rsidP="00000000" w:rsidRDefault="00000000" w:rsidRPr="00000000" ns1:paraId="00000D2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candidates = loadCandidates();</w:t>
      </w:r>
      <w:r w:rsidDel="00000000" w:rsidR="00000000" w:rsidRPr="00000000">
        <w:rPr>
          <w:rtl w:val="0"/>
        </w:rPr>
      </w:r>
    </w:p>
    <w:p w:rsidR="00000000" w:rsidDel="00000000" w:rsidP="00000000" w:rsidRDefault="00000000" w:rsidRPr="00000000" ns1:paraId="00000D2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for (const cand of candidates) {</w:t>
      </w:r>
      <w:r w:rsidDel="00000000" w:rsidR="00000000" w:rsidRPr="00000000">
        <w:rPr>
          <w:rtl w:val="0"/>
        </w:rPr>
      </w:r>
    </w:p>
    <w:p w:rsidR="00000000" w:rsidDel="00000000" w:rsidP="00000000" w:rsidRDefault="00000000" w:rsidRPr="00000000" ns1:paraId="00000D2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decVal = decryptedSum[cand.id] || 0;</w:t>
      </w:r>
      <w:r w:rsidDel="00000000" w:rsidR="00000000" w:rsidRPr="00000000">
        <w:rPr>
          <w:rtl w:val="0"/>
        </w:rPr>
      </w:r>
    </w:p>
    <w:p w:rsidR="00000000" w:rsidDel="00000000" w:rsidP="00000000" w:rsidRDefault="00000000" w:rsidRPr="00000000" ns1:paraId="00000D2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revVal = revealedSum[cand.id] || 0;</w:t>
      </w:r>
      <w:r w:rsidDel="00000000" w:rsidR="00000000" w:rsidRPr="00000000">
        <w:rPr>
          <w:rtl w:val="0"/>
        </w:rPr>
      </w:r>
    </w:p>
    <w:p w:rsidR="00000000" w:rsidDel="00000000" w:rsidP="00000000" w:rsidRDefault="00000000" w:rsidRPr="00000000" ns1:paraId="00000D2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(decVal !== revVal) {</w:t>
      </w:r>
      <w:r w:rsidDel="00000000" w:rsidR="00000000" w:rsidRPr="00000000">
        <w:rPr>
          <w:rtl w:val="0"/>
        </w:rPr>
      </w:r>
    </w:p>
    <w:p w:rsidR="00000000" w:rsidDel="00000000" w:rsidP="00000000" w:rsidRDefault="00000000" w:rsidRPr="00000000" ns1:paraId="00000D2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match = false;</w:t>
      </w:r>
      <w:r w:rsidDel="00000000" w:rsidR="00000000" w:rsidRPr="00000000">
        <w:rPr>
          <w:rtl w:val="0"/>
        </w:rPr>
      </w:r>
    </w:p>
    <w:p w:rsidR="00000000" w:rsidDel="00000000" w:rsidP="00000000" w:rsidRDefault="00000000" w:rsidRPr="00000000" ns1:paraId="00000D2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2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3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verification = match ? 'verified' : 'failed';</w:t>
      </w:r>
      <w:r w:rsidDel="00000000" w:rsidR="00000000" w:rsidRPr="00000000">
        <w:rPr>
          <w:rtl w:val="0"/>
        </w:rPr>
      </w:r>
    </w:p>
    <w:p w:rsidR="00000000" w:rsidDel="00000000" w:rsidP="00000000" w:rsidRDefault="00000000" w:rsidRPr="00000000" ns1:paraId="00000D3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else if (totalCommitments &gt; 0) {</w:t>
      </w:r>
      <w:r w:rsidDel="00000000" w:rsidR="00000000" w:rsidRPr="00000000">
        <w:rPr>
          <w:rtl w:val="0"/>
        </w:rPr>
      </w:r>
    </w:p>
    <w:p w:rsidR="00000000" w:rsidDel="00000000" w:rsidP="00000000" w:rsidRDefault="00000000" w:rsidRPr="00000000" ns1:paraId="00000D3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verification = 'pending';</w:t>
      </w:r>
      <w:r w:rsidDel="00000000" w:rsidR="00000000" w:rsidRPr="00000000">
        <w:rPr>
          <w:rtl w:val="0"/>
        </w:rPr>
      </w:r>
    </w:p>
    <w:p w:rsidR="00000000" w:rsidDel="00000000" w:rsidP="00000000" w:rsidRDefault="00000000" w:rsidRPr="00000000" ns1:paraId="00000D3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else {</w:t>
      </w:r>
      <w:r w:rsidDel="00000000" w:rsidR="00000000" w:rsidRPr="00000000">
        <w:rPr>
          <w:rtl w:val="0"/>
        </w:rPr>
      </w:r>
    </w:p>
    <w:p w:rsidR="00000000" w:rsidDel="00000000" w:rsidP="00000000" w:rsidRDefault="00000000" w:rsidRPr="00000000" ns1:paraId="00000D3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verification = 'none';</w:t>
      </w:r>
      <w:r w:rsidDel="00000000" w:rsidR="00000000" w:rsidRPr="00000000">
        <w:rPr>
          <w:rtl w:val="0"/>
        </w:rPr>
      </w:r>
    </w:p>
    <w:p w:rsidR="00000000" w:rsidDel="00000000" w:rsidP="00000000" w:rsidRDefault="00000000" w:rsidRPr="00000000" ns1:paraId="00000D3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3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3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details = {</w:t>
      </w:r>
      <w:r w:rsidDel="00000000" w:rsidR="00000000" w:rsidRPr="00000000">
        <w:rPr>
          <w:rtl w:val="0"/>
        </w:rPr>
      </w:r>
    </w:p>
    <w:p w:rsidR="00000000" w:rsidDel="00000000" w:rsidP="00000000" w:rsidRDefault="00000000" w:rsidRPr="00000000" ns1:paraId="00000D3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decryptedSum,</w:t>
      </w:r>
      <w:r w:rsidDel="00000000" w:rsidR="00000000" w:rsidRPr="00000000">
        <w:rPr>
          <w:rtl w:val="0"/>
        </w:rPr>
      </w:r>
    </w:p>
    <w:p w:rsidR="00000000" w:rsidDel="00000000" w:rsidP="00000000" w:rsidRDefault="00000000" w:rsidRPr="00000000" ns1:paraId="00000D3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revealedSum</w:t>
      </w:r>
      <w:r w:rsidDel="00000000" w:rsidR="00000000" w:rsidRPr="00000000">
        <w:rPr>
          <w:rtl w:val="0"/>
        </w:rPr>
      </w:r>
    </w:p>
    <w:p w:rsidR="00000000" w:rsidDel="00000000" w:rsidP="00000000" w:rsidRDefault="00000000" w:rsidRPr="00000000" ns1:paraId="00000D3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3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3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3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w:t>
      </w:r>
      <w:r w:rsidDel="00000000" w:rsidR="00000000" w:rsidRPr="00000000">
        <w:rPr>
          <w:rtl w:val="0"/>
        </w:rPr>
      </w:r>
    </w:p>
    <w:p w:rsidR="00000000" w:rsidDel="00000000" w:rsidP="00000000" w:rsidRDefault="00000000" w:rsidRPr="00000000" ns1:paraId="00000D3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verification,</w:t>
      </w:r>
      <w:r w:rsidDel="00000000" w:rsidR="00000000" w:rsidRPr="00000000">
        <w:rPr>
          <w:rtl w:val="0"/>
        </w:rPr>
      </w:r>
    </w:p>
    <w:p w:rsidR="00000000" w:rsidDel="00000000" w:rsidP="00000000" w:rsidRDefault="00000000" w:rsidRPr="00000000" ns1:paraId="00000D3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total_commitments: totalCommitments,</w:t>
      </w:r>
      <w:r w:rsidDel="00000000" w:rsidR="00000000" w:rsidRPr="00000000">
        <w:rPr>
          <w:rtl w:val="0"/>
        </w:rPr>
      </w:r>
    </w:p>
    <w:p w:rsidR="00000000" w:rsidDel="00000000" w:rsidP="00000000" w:rsidRDefault="00000000" w:rsidRPr="00000000" ns1:paraId="00000D4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total_reveals: totalReveals,</w:t>
      </w:r>
      <w:r w:rsidDel="00000000" w:rsidR="00000000" w:rsidRPr="00000000">
        <w:rPr>
          <w:rtl w:val="0"/>
        </w:rPr>
      </w:r>
    </w:p>
    <w:p w:rsidR="00000000" w:rsidDel="00000000" w:rsidP="00000000" w:rsidRDefault="00000000" w:rsidRPr="00000000" ns1:paraId="00000D4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details</w:t>
      </w:r>
      <w:r w:rsidDel="00000000" w:rsidR="00000000" w:rsidRPr="00000000">
        <w:rPr>
          <w:rtl w:val="0"/>
        </w:rPr>
      </w:r>
    </w:p>
    <w:p w:rsidR="00000000" w:rsidDel="00000000" w:rsidP="00000000" w:rsidRDefault="00000000" w:rsidRPr="00000000" ns1:paraId="00000D4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43">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D44">
      <w:pPr>
        <w:spacing w:after="0" w:before="0" w:lineRule="auto"/>
        <w:ind w:left="720" w:firstLine="0"/>
        <w:rPr/>
      </w:pPr>
      <w:r w:rsidDel="00000000" w:rsidR="00000000" w:rsidRPr="00000000">
        <w:rPr>
          <w:rtl w:val="0"/>
        </w:rPr>
      </w:r>
    </w:p>
    <w:p w:rsidR="00000000" w:rsidDel="00000000" w:rsidP="00000000" w:rsidRDefault="00000000" w:rsidRPr="00000000" ns1:paraId="00000D4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4. RESET</w:t>
      </w:r>
      <w:r w:rsidDel="00000000" w:rsidR="00000000" w:rsidRPr="00000000">
        <w:rPr>
          <w:rtl w:val="0"/>
        </w:rPr>
      </w:r>
    </w:p>
    <w:p w:rsidR="00000000" w:rsidDel="00000000" w:rsidP="00000000" w:rsidRDefault="00000000" w:rsidRPr="00000000" ns1:paraId="00000D46">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app.post('/reset', async (req, res) =&gt; {</w:t>
      </w:r>
      <w:r w:rsidDel="00000000" w:rsidR="00000000" w:rsidRPr="00000000">
        <w:rPr>
          <w:rtl w:val="0"/>
        </w:rPr>
      </w:r>
    </w:p>
    <w:p w:rsidR="00000000" w:rsidDel="00000000" w:rsidP="00000000" w:rsidRDefault="00000000" w:rsidRPr="00000000" ns1:paraId="00000D4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[DIRS.ciphertexts, DIRS.tally, DIRS.shares, DIRS.keys, DIRS.registry, DIRS.voters].forEach(dir =&gt; {</w:t>
      </w:r>
      <w:r w:rsidDel="00000000" w:rsidR="00000000" w:rsidRPr="00000000">
        <w:rPr>
          <w:rtl w:val="0"/>
        </w:rPr>
      </w:r>
    </w:p>
    <w:p w:rsidR="00000000" w:rsidDel="00000000" w:rsidP="00000000" w:rsidRDefault="00000000" w:rsidRPr="00000000" ns1:paraId="00000D4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(fs.existsSync(dir)) fs.readdirSync(dir).forEach(f =&gt; {</w:t>
      </w:r>
      <w:r w:rsidDel="00000000" w:rsidR="00000000" w:rsidRPr="00000000">
        <w:rPr>
          <w:rtl w:val="0"/>
        </w:rPr>
      </w:r>
    </w:p>
    <w:p w:rsidR="00000000" w:rsidDel="00000000" w:rsidP="00000000" w:rsidRDefault="00000000" w:rsidRPr="00000000" ns1:paraId="00000D4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fullPath = path.join(dir, f);</w:t>
      </w:r>
      <w:r w:rsidDel="00000000" w:rsidR="00000000" w:rsidRPr="00000000">
        <w:rPr>
          <w:rtl w:val="0"/>
        </w:rPr>
      </w:r>
    </w:p>
    <w:p w:rsidR="00000000" w:rsidDel="00000000" w:rsidP="00000000" w:rsidRDefault="00000000" w:rsidRPr="00000000" ns1:paraId="00000D4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(!fs.statSync(fullPath).isDirectory()) fs.unlinkSync(fullPath);</w:t>
      </w:r>
      <w:r w:rsidDel="00000000" w:rsidR="00000000" w:rsidRPr="00000000">
        <w:rPr>
          <w:rtl w:val="0"/>
        </w:rPr>
      </w:r>
    </w:p>
    <w:p w:rsidR="00000000" w:rsidDel="00000000" w:rsidP="00000000" w:rsidRDefault="00000000" w:rsidRPr="00000000" ns1:paraId="00000D4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4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4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(fs.existsSync(STATE_FILE)) fs.unlinkSync(STATE_FILE);</w:t>
      </w:r>
      <w:r w:rsidDel="00000000" w:rsidR="00000000" w:rsidRPr="00000000">
        <w:rPr>
          <w:rtl w:val="0"/>
        </w:rPr>
      </w:r>
    </w:p>
    <w:p w:rsidR="00000000" w:rsidDel="00000000" w:rsidP="00000000" w:rsidRDefault="00000000" w:rsidRPr="00000000" ns1:paraId="00000D4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(fs.existsSync(CANDIDATES_FILE)) fs.unlinkSync(CANDIDATES_FILE);</w:t>
      </w:r>
      <w:r w:rsidDel="00000000" w:rsidR="00000000" w:rsidRPr="00000000">
        <w:rPr>
          <w:rtl w:val="0"/>
        </w:rPr>
      </w:r>
    </w:p>
    <w:p w:rsidR="00000000" w:rsidDel="00000000" w:rsidP="00000000" w:rsidRDefault="00000000" w:rsidRPr="00000000" ns1:paraId="00000D4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for (let key in TOKENS) delete TOKENS[key];</w:t>
      </w:r>
      <w:r w:rsidDel="00000000" w:rsidR="00000000" w:rsidRPr="00000000">
        <w:rPr>
          <w:rtl w:val="0"/>
        </w:rPr>
      </w:r>
    </w:p>
    <w:p w:rsidR="00000000" w:rsidDel="00000000" w:rsidP="00000000" w:rsidRDefault="00000000" w:rsidRPr="00000000" ns1:paraId="00000D5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voters.json is in DIRS.voters and gets cleared by the loop above</w:t>
      </w:r>
      <w:r w:rsidDel="00000000" w:rsidR="00000000" w:rsidRPr="00000000">
        <w:rPr>
          <w:rtl w:val="0"/>
        </w:rPr>
      </w:r>
    </w:p>
    <w:p w:rsidR="00000000" w:rsidDel="00000000" w:rsidP="00000000" w:rsidRDefault="00000000" w:rsidRPr="00000000" ns1:paraId="00000D51">
      <w:pPr>
        <w:spacing w:after="0" w:before="0" w:lineRule="auto"/>
        <w:ind w:left="720" w:firstLine="0"/>
        <w:rPr/>
      </w:pPr>
      <w:r w:rsidDel="00000000" w:rsidR="00000000" w:rsidRPr="00000000">
        <w:rPr>
          <w:rtl w:val="0"/>
        </w:rPr>
      </w:r>
    </w:p>
    <w:p w:rsidR="00000000" w:rsidDel="00000000" w:rsidP="00000000" w:rsidRDefault="00000000" w:rsidRPr="00000000" ns1:paraId="00000D5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console.log('[reset] All data cleared. Running setup...');</w:t>
      </w:r>
      <w:r w:rsidDel="00000000" w:rsidR="00000000" w:rsidRPr="00000000">
        <w:rPr>
          <w:rtl w:val="0"/>
        </w:rPr>
      </w:r>
    </w:p>
    <w:p w:rsidR="00000000" w:rsidDel="00000000" w:rsidP="00000000" w:rsidRDefault="00000000" w:rsidRPr="00000000" ns1:paraId="00000D5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try {</w:t>
      </w:r>
      <w:r w:rsidDel="00000000" w:rsidR="00000000" w:rsidRPr="00000000">
        <w:rPr>
          <w:rtl w:val="0"/>
        </w:rPr>
      </w:r>
    </w:p>
    <w:p w:rsidR="00000000" w:rsidDel="00000000" w:rsidP="00000000" w:rsidRDefault="00000000" w:rsidRPr="00000000" ns1:paraId="00000D5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await runBinaryAsync('setup');</w:t>
      </w:r>
      <w:r w:rsidDel="00000000" w:rsidR="00000000" w:rsidRPr="00000000">
        <w:rPr>
          <w:rtl w:val="0"/>
        </w:rPr>
      </w:r>
    </w:p>
    <w:p w:rsidR="00000000" w:rsidDel="00000000" w:rsidP="00000000" w:rsidRDefault="00000000" w:rsidRPr="00000000" ns1:paraId="00000D5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 message: 'Reset complete.' });</w:t>
      </w:r>
      <w:r w:rsidDel="00000000" w:rsidR="00000000" w:rsidRPr="00000000">
        <w:rPr>
          <w:rtl w:val="0"/>
        </w:rPr>
      </w:r>
    </w:p>
    <w:p w:rsidR="00000000" w:rsidDel="00000000" w:rsidP="00000000" w:rsidRDefault="00000000" w:rsidRPr="00000000" ns1:paraId="00000D5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catch (err) {</w:t>
      </w:r>
      <w:r w:rsidDel="00000000" w:rsidR="00000000" w:rsidRPr="00000000">
        <w:rPr>
          <w:rtl w:val="0"/>
        </w:rPr>
      </w:r>
    </w:p>
    <w:p w:rsidR="00000000" w:rsidDel="00000000" w:rsidP="00000000" w:rsidRDefault="00000000" w:rsidRPr="00000000" ns1:paraId="00000D5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res.status(500).json({ error: err.message });</w:t>
      </w:r>
      <w:r w:rsidDel="00000000" w:rsidR="00000000" w:rsidRPr="00000000">
        <w:rPr>
          <w:rtl w:val="0"/>
        </w:rPr>
      </w:r>
    </w:p>
    <w:p w:rsidR="00000000" w:rsidDel="00000000" w:rsidP="00000000" w:rsidRDefault="00000000" w:rsidRPr="00000000" ns1:paraId="00000D5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59">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D5A">
      <w:pPr>
        <w:spacing w:after="0" w:before="0" w:lineRule="auto"/>
        <w:ind w:left="720" w:firstLine="0"/>
        <w:rPr/>
      </w:pPr>
      <w:r w:rsidDel="00000000" w:rsidR="00000000" w:rsidRPr="00000000">
        <w:rPr>
          <w:rtl w:val="0"/>
        </w:rPr>
      </w:r>
    </w:p>
    <w:p w:rsidR="00000000" w:rsidDel="00000000" w:rsidP="00000000" w:rsidRDefault="00000000" w:rsidRPr="00000000" ns1:paraId="00000D5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Auto-setup</w:t>
      </w:r>
      <w:r w:rsidDel="00000000" w:rsidR="00000000" w:rsidRPr="00000000">
        <w:rPr>
          <w:rtl w:val="0"/>
        </w:rPr>
      </w:r>
    </w:p>
    <w:p w:rsidR="00000000" w:rsidDel="00000000" w:rsidP="00000000" w:rsidRDefault="00000000" w:rsidRPr="00000000" ns1:paraId="00000D5C">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app.listen(PORT, '0.0.0.0', async () =&gt; {</w:t>
      </w:r>
      <w:r w:rsidDel="00000000" w:rsidR="00000000" w:rsidRPr="00000000">
        <w:rPr>
          <w:rtl w:val="0"/>
        </w:rPr>
      </w:r>
    </w:p>
    <w:p w:rsidR="00000000" w:rsidDel="00000000" w:rsidP="00000000" w:rsidRDefault="00000000" w:rsidRPr="00000000" ns1:paraId="00000D5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w:t>
      </w:r>
      <w:r w:rsidDel="00000000" w:rsidR="00000000" w:rsidRPr="00000000">
        <w:rPr>
          <w:rtl w:val="0"/>
        </w:rPr>
      </w:r>
    </w:p>
    <w:p w:rsidR="00000000" w:rsidDel="00000000" w:rsidP="00000000" w:rsidRDefault="00000000" w:rsidRPr="00000000" ns1:paraId="00000D5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 MK-FHE Server running on port ${PORT}`);</w:t>
      </w:r>
      <w:r w:rsidDel="00000000" w:rsidR="00000000" w:rsidRPr="00000000">
        <w:rPr>
          <w:rtl w:val="0"/>
        </w:rPr>
      </w:r>
    </w:p>
    <w:p w:rsidR="00000000" w:rsidDel="00000000" w:rsidP="00000000" w:rsidRDefault="00000000" w:rsidRPr="00000000" ns1:paraId="00000D5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w:t>
      </w:r>
      <w:r w:rsidDel="00000000" w:rsidR="00000000" w:rsidRPr="00000000">
        <w:rPr>
          <w:rtl w:val="0"/>
        </w:rPr>
      </w:r>
    </w:p>
    <w:p w:rsidR="00000000" w:rsidDel="00000000" w:rsidP="00000000" w:rsidRDefault="00000000" w:rsidRPr="00000000" ns1:paraId="00000D6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paramsFile = path.join(ROOT, 'params', 'crypto_params.bin');</w:t>
      </w:r>
      <w:r w:rsidDel="00000000" w:rsidR="00000000" w:rsidRPr="00000000">
        <w:rPr>
          <w:rtl w:val="0"/>
        </w:rPr>
      </w:r>
    </w:p>
    <w:p w:rsidR="00000000" w:rsidDel="00000000" w:rsidP="00000000" w:rsidRDefault="00000000" w:rsidRPr="00000000" ns1:paraId="00000D6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(!fs.existsSync(paramsFile)) {</w:t>
      </w:r>
      <w:r w:rsidDel="00000000" w:rsidR="00000000" w:rsidRPr="00000000">
        <w:rPr>
          <w:rtl w:val="0"/>
        </w:rPr>
      </w:r>
    </w:p>
    <w:p w:rsidR="00000000" w:rsidDel="00000000" w:rsidP="00000000" w:rsidRDefault="00000000" w:rsidRPr="00000000" ns1:paraId="00000D6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console.log('[setup] Generating CryptoContext...');</w:t>
      </w:r>
      <w:r w:rsidDel="00000000" w:rsidR="00000000" w:rsidRPr="00000000">
        <w:rPr>
          <w:rtl w:val="0"/>
        </w:rPr>
      </w:r>
    </w:p>
    <w:p w:rsidR="00000000" w:rsidDel="00000000" w:rsidP="00000000" w:rsidRDefault="00000000" w:rsidRPr="00000000" ns1:paraId="00000D6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try {</w:t>
      </w:r>
      <w:r w:rsidDel="00000000" w:rsidR="00000000" w:rsidRPr="00000000">
        <w:rPr>
          <w:rtl w:val="0"/>
        </w:rPr>
      </w:r>
    </w:p>
    <w:p w:rsidR="00000000" w:rsidDel="00000000" w:rsidP="00000000" w:rsidRDefault="00000000" w:rsidRPr="00000000" ns1:paraId="00000D6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await runBinaryAsync('setup');</w:t>
      </w:r>
      <w:r w:rsidDel="00000000" w:rsidR="00000000" w:rsidRPr="00000000">
        <w:rPr>
          <w:rtl w:val="0"/>
        </w:rPr>
      </w:r>
    </w:p>
    <w:p w:rsidR="00000000" w:rsidDel="00000000" w:rsidP="00000000" w:rsidRDefault="00000000" w:rsidRPr="00000000" ns1:paraId="00000D6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console.log('[setup] Ready.');</w:t>
      </w:r>
      <w:r w:rsidDel="00000000" w:rsidR="00000000" w:rsidRPr="00000000">
        <w:rPr>
          <w:rtl w:val="0"/>
        </w:rPr>
      </w:r>
    </w:p>
    <w:p w:rsidR="00000000" w:rsidDel="00000000" w:rsidP="00000000" w:rsidRDefault="00000000" w:rsidRPr="00000000" ns1:paraId="00000D6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catch (e) {</w:t>
      </w:r>
      <w:r w:rsidDel="00000000" w:rsidR="00000000" w:rsidRPr="00000000">
        <w:rPr>
          <w:rtl w:val="0"/>
        </w:rPr>
      </w:r>
    </w:p>
    <w:p w:rsidR="00000000" w:rsidDel="00000000" w:rsidP="00000000" w:rsidRDefault="00000000" w:rsidRPr="00000000" ns1:paraId="00000D6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console.error('[setup] Failed:', e);</w:t>
      </w:r>
      <w:r w:rsidDel="00000000" w:rsidR="00000000" w:rsidRPr="00000000">
        <w:rPr>
          <w:rtl w:val="0"/>
        </w:rPr>
      </w:r>
    </w:p>
    <w:p w:rsidR="00000000" w:rsidDel="00000000" w:rsidP="00000000" w:rsidRDefault="00000000" w:rsidRPr="00000000" ns1:paraId="00000D6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6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D6A">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D6B">
      <w:pPr>
        <w:spacing w:after="120" w:lineRule="auto"/>
        <w:rPr/>
      </w:pPr>
      <w:r w:rsidDel="00000000" w:rsidR="00000000" w:rsidRPr="00000000">
        <w:rPr>
          <w:rtl w:val="0"/>
        </w:rPr>
      </w:r>
    </w:p>
    <w:p w:rsidR="00000000" w:rsidDel="00000000" w:rsidP="00000000" w:rsidRDefault="00000000" w:rsidRPr="00000000" ns1:paraId="00000D6C">
      <w:pPr>
        <w:rPr/>
      </w:pPr>
      <w:r w:rsidDel="00000000" w:rsidR="00000000" w:rsidRPr="00000000">
        <w:rPr>
          <w:rtl w:val="0"/>
        </w:rPr>
        <w:t xml:space="preserve">// server/server.js  —  MK-FHE Tally Server</w:t>
      </w:r>
    </w:p>
    <w:p w:rsidR="00000000" w:rsidDel="00000000" w:rsidP="00000000" w:rsidRDefault="00000000" w:rsidRPr="00000000" ns1:paraId="00000D6D">
      <w:pPr>
        <w:rPr/>
      </w:pPr>
      <w:r w:rsidDel="00000000" w:rsidR="00000000" w:rsidRPr="00000000">
        <w:rPr>
          <w:rtl w:val="0"/>
        </w:rPr>
        <w:t xml:space="preserve">'use strict';</w:t>
      </w:r>
    </w:p>
    <w:p w:rsidR="00000000" w:rsidDel="00000000" w:rsidP="00000000" w:rsidRDefault="00000000" w:rsidRPr="00000000" ns1:paraId="00000D6E">
      <w:pPr>
        <w:rPr/>
      </w:pPr>
      <w:r w:rsidDel="00000000" w:rsidR="00000000" w:rsidRPr="00000000">
        <w:rPr>
          <w:rtl w:val="0"/>
        </w:rPr>
      </w:r>
    </w:p>
    <w:p w:rsidR="00000000" w:rsidDel="00000000" w:rsidP="00000000" w:rsidRDefault="00000000" w:rsidRPr="00000000" ns1:paraId="00000D6F">
      <w:pPr>
        <w:rPr/>
      </w:pPr>
      <w:r w:rsidDel="00000000" w:rsidR="00000000" w:rsidRPr="00000000">
        <w:rPr>
          <w:rtl w:val="0"/>
        </w:rPr>
        <w:t xml:space="preserve">const express = require('express');</w:t>
      </w:r>
    </w:p>
    <w:p w:rsidR="00000000" w:rsidDel="00000000" w:rsidP="00000000" w:rsidRDefault="00000000" w:rsidRPr="00000000" ns1:paraId="00000D70">
      <w:pPr>
        <w:rPr/>
      </w:pPr>
      <w:r w:rsidDel="00000000" w:rsidR="00000000" w:rsidRPr="00000000">
        <w:rPr>
          <w:rtl w:val="0"/>
        </w:rPr>
        <w:t xml:space="preserve">const cors = require('cors');</w:t>
      </w:r>
    </w:p>
    <w:p w:rsidR="00000000" w:rsidDel="00000000" w:rsidP="00000000" w:rsidRDefault="00000000" w:rsidRPr="00000000" ns1:paraId="00000D71">
      <w:pPr>
        <w:rPr/>
      </w:pPr>
      <w:r w:rsidDel="00000000" w:rsidR="00000000" w:rsidRPr="00000000">
        <w:rPr>
          <w:rtl w:val="0"/>
        </w:rPr>
        <w:t xml:space="preserve">const fs = require('fs');</w:t>
      </w:r>
    </w:p>
    <w:p w:rsidR="00000000" w:rsidDel="00000000" w:rsidP="00000000" w:rsidRDefault="00000000" w:rsidRPr="00000000" ns1:paraId="00000D72">
      <w:pPr>
        <w:rPr/>
      </w:pPr>
      <w:r w:rsidDel="00000000" w:rsidR="00000000" w:rsidRPr="00000000">
        <w:rPr>
          <w:rtl w:val="0"/>
        </w:rPr>
        <w:t xml:space="preserve">const path = require('path');</w:t>
      </w:r>
    </w:p>
    <w:p w:rsidR="00000000" w:rsidDel="00000000" w:rsidP="00000000" w:rsidRDefault="00000000" w:rsidRPr="00000000" ns1:paraId="00000D73">
      <w:pPr>
        <w:rPr/>
      </w:pPr>
      <w:r w:rsidDel="00000000" w:rsidR="00000000" w:rsidRPr="00000000">
        <w:rPr>
          <w:rtl w:val="0"/>
        </w:rPr>
        <w:t xml:space="preserve">const crypto = require('crypto');</w:t>
      </w:r>
    </w:p>
    <w:p w:rsidR="00000000" w:rsidDel="00000000" w:rsidP="00000000" w:rsidRDefault="00000000" w:rsidRPr="00000000" ns1:paraId="00000D74">
      <w:pPr>
        <w:rPr/>
      </w:pPr>
      <w:r w:rsidDel="00000000" w:rsidR="00000000" w:rsidRPr="00000000">
        <w:rPr>
          <w:rtl w:val="0"/>
        </w:rPr>
        <w:t xml:space="preserve">const { spawn } = require('child_process');</w:t>
      </w:r>
    </w:p>
    <w:p w:rsidR="00000000" w:rsidDel="00000000" w:rsidP="00000000" w:rsidRDefault="00000000" w:rsidRPr="00000000" ns1:paraId="00000D75">
      <w:pPr>
        <w:rPr/>
      </w:pPr>
      <w:r w:rsidDel="00000000" w:rsidR="00000000" w:rsidRPr="00000000">
        <w:rPr>
          <w:rtl w:val="0"/>
        </w:rPr>
      </w:r>
    </w:p>
    <w:p w:rsidR="00000000" w:rsidDel="00000000" w:rsidP="00000000" w:rsidRDefault="00000000" w:rsidRPr="00000000" ns1:paraId="00000D76">
      <w:pPr>
        <w:rPr/>
      </w:pPr>
      <w:r w:rsidDel="00000000" w:rsidR="00000000" w:rsidRPr="00000000">
        <w:rPr>
          <w:rtl w:val="0"/>
        </w:rPr>
        <w:t xml:space="preserve">const app = express();</w:t>
      </w:r>
    </w:p>
    <w:p w:rsidR="00000000" w:rsidDel="00000000" w:rsidP="00000000" w:rsidRDefault="00000000" w:rsidRPr="00000000" ns1:paraId="00000D77">
      <w:pPr>
        <w:rPr/>
      </w:pPr>
      <w:r w:rsidDel="00000000" w:rsidR="00000000" w:rsidRPr="00000000">
        <w:rPr>
          <w:rtl w:val="0"/>
        </w:rPr>
        <w:t xml:space="preserve">const PORT = parseInt(process.env.SERVER_PORT || '3001', 10);</w:t>
      </w:r>
    </w:p>
    <w:p w:rsidR="00000000" w:rsidDel="00000000" w:rsidP="00000000" w:rsidRDefault="00000000" w:rsidRPr="00000000" ns1:paraId="00000D78">
      <w:pPr>
        <w:rPr/>
      </w:pPr>
      <w:r w:rsidDel="00000000" w:rsidR="00000000" w:rsidRPr="00000000">
        <w:rPr>
          <w:rtl w:val="0"/>
        </w:rPr>
      </w:r>
    </w:p>
    <w:p w:rsidR="00000000" w:rsidDel="00000000" w:rsidP="00000000" w:rsidRDefault="00000000" w:rsidRPr="00000000" ns1:paraId="00000D79">
      <w:pPr>
        <w:rPr/>
      </w:pPr>
      <w:r w:rsidDel="00000000" w:rsidR="00000000" w:rsidRPr="00000000">
        <w:rPr>
          <w:rtl w:val="0"/>
        </w:rPr>
        <w:t xml:space="preserve">// ── Paths ─────────────────────────────────────────────────────</w:t>
      </w:r>
    </w:p>
    <w:p w:rsidR="00000000" w:rsidDel="00000000" w:rsidP="00000000" w:rsidRDefault="00000000" w:rsidRPr="00000000" ns1:paraId="00000D7A">
      <w:pPr>
        <w:rPr/>
      </w:pPr>
      <w:r w:rsidDel="00000000" w:rsidR="00000000" w:rsidRPr="00000000">
        <w:rPr>
          <w:rtl w:val="0"/>
        </w:rPr>
        <w:t xml:space="preserve">const ROOT = path.join(__dirname, '..');</w:t>
      </w:r>
    </w:p>
    <w:p w:rsidR="00000000" w:rsidDel="00000000" w:rsidP="00000000" w:rsidRDefault="00000000" w:rsidRPr="00000000" ns1:paraId="00000D7B">
      <w:pPr>
        <w:rPr/>
      </w:pPr>
      <w:r w:rsidDel="00000000" w:rsidR="00000000" w:rsidRPr="00000000">
        <w:rPr>
          <w:rtl w:val="0"/>
        </w:rPr>
        <w:t xml:space="preserve">const CRYPTO_BIN = path.join(ROOT, 'crypto', 'build');</w:t>
      </w:r>
    </w:p>
    <w:p w:rsidR="00000000" w:rsidDel="00000000" w:rsidP="00000000" w:rsidRDefault="00000000" w:rsidRPr="00000000" ns1:paraId="00000D7C">
      <w:pPr>
        <w:rPr/>
      </w:pPr>
      <w:r w:rsidDel="00000000" w:rsidR="00000000" w:rsidRPr="00000000">
        <w:rPr>
          <w:rtl w:val="0"/>
        </w:rPr>
        <w:t xml:space="preserve">const DATA_DIR = path.join(ROOT, 'server', 'data');</w:t>
      </w:r>
    </w:p>
    <w:p w:rsidR="00000000" w:rsidDel="00000000" w:rsidP="00000000" w:rsidRDefault="00000000" w:rsidRPr="00000000" ns1:paraId="00000D7D">
      <w:pPr>
        <w:rPr/>
      </w:pPr>
      <w:r w:rsidDel="00000000" w:rsidR="00000000" w:rsidRPr="00000000">
        <w:rPr>
          <w:rtl w:val="0"/>
        </w:rPr>
        <w:t xml:space="preserve">const DIRS = {</w:t>
      </w:r>
    </w:p>
    <w:p w:rsidR="00000000" w:rsidDel="00000000" w:rsidP="00000000" w:rsidRDefault="00000000" w:rsidRPr="00000000" ns1:paraId="00000D7E">
      <w:pPr>
        <w:rPr/>
      </w:pPr>
      <w:r w:rsidDel="00000000" w:rsidR="00000000" w:rsidRPr="00000000">
        <w:rPr>
          <w:rtl w:val="0"/>
        </w:rPr>
        <w:t xml:space="preserve">    keys: path.join(DATA_DIR, 'keys'),</w:t>
      </w:r>
    </w:p>
    <w:p w:rsidR="00000000" w:rsidDel="00000000" w:rsidP="00000000" w:rsidRDefault="00000000" w:rsidRPr="00000000" ns1:paraId="00000D7F">
      <w:pPr>
        <w:rPr/>
      </w:pPr>
      <w:r w:rsidDel="00000000" w:rsidR="00000000" w:rsidRPr="00000000">
        <w:rPr>
          <w:rtl w:val="0"/>
        </w:rPr>
        <w:t xml:space="preserve">    ciphertexts: path.join(DATA_DIR, 'ciphertexts'),</w:t>
      </w:r>
    </w:p>
    <w:p w:rsidR="00000000" w:rsidDel="00000000" w:rsidP="00000000" w:rsidRDefault="00000000" w:rsidRPr="00000000" ns1:paraId="00000D80">
      <w:pPr>
        <w:rPr/>
      </w:pPr>
      <w:r w:rsidDel="00000000" w:rsidR="00000000" w:rsidRPr="00000000">
        <w:rPr>
          <w:rtl w:val="0"/>
        </w:rPr>
        <w:t xml:space="preserve">    tally: path.join(DATA_DIR, 'tally'),</w:t>
      </w:r>
    </w:p>
    <w:p w:rsidR="00000000" w:rsidDel="00000000" w:rsidP="00000000" w:rsidRDefault="00000000" w:rsidRPr="00000000" ns1:paraId="00000D81">
      <w:pPr>
        <w:rPr/>
      </w:pPr>
      <w:r w:rsidDel="00000000" w:rsidR="00000000" w:rsidRPr="00000000">
        <w:rPr>
          <w:rtl w:val="0"/>
        </w:rPr>
        <w:t xml:space="preserve">    shares: path.join(DATA_DIR, 'shares'),</w:t>
      </w:r>
    </w:p>
    <w:p w:rsidR="00000000" w:rsidDel="00000000" w:rsidP="00000000" w:rsidRDefault="00000000" w:rsidRPr="00000000" ns1:paraId="00000D82">
      <w:pPr>
        <w:rPr/>
      </w:pPr>
      <w:r w:rsidDel="00000000" w:rsidR="00000000" w:rsidRPr="00000000">
        <w:rPr>
          <w:rtl w:val="0"/>
        </w:rPr>
        <w:t xml:space="preserve">    registry: path.join(DATA_DIR, 'registry'),</w:t>
      </w:r>
    </w:p>
    <w:p w:rsidR="00000000" w:rsidDel="00000000" w:rsidP="00000000" w:rsidRDefault="00000000" w:rsidRPr="00000000" ns1:paraId="00000D83">
      <w:pPr>
        <w:rPr/>
      </w:pPr>
      <w:r w:rsidDel="00000000" w:rsidR="00000000" w:rsidRPr="00000000">
        <w:rPr>
          <w:rtl w:val="0"/>
        </w:rPr>
        <w:t xml:space="preserve">    voters: path.join(DATA_DIR, 'voters')</w:t>
      </w:r>
    </w:p>
    <w:p w:rsidR="00000000" w:rsidDel="00000000" w:rsidP="00000000" w:rsidRDefault="00000000" w:rsidRPr="00000000" ns1:paraId="00000D84">
      <w:pPr>
        <w:rPr/>
      </w:pPr>
      <w:r w:rsidDel="00000000" w:rsidR="00000000" w:rsidRPr="00000000">
        <w:rPr>
          <w:rtl w:val="0"/>
        </w:rPr>
        <w:t xml:space="preserve">};</w:t>
      </w:r>
    </w:p>
    <w:p w:rsidR="00000000" w:rsidDel="00000000" w:rsidP="00000000" w:rsidRDefault="00000000" w:rsidRPr="00000000" ns1:paraId="00000D85">
      <w:pPr>
        <w:rPr/>
      </w:pPr>
      <w:r w:rsidDel="00000000" w:rsidR="00000000" w:rsidRPr="00000000">
        <w:rPr>
          <w:rtl w:val="0"/>
        </w:rPr>
        <w:t xml:space="preserve">Object.values(DIRS).forEach(d =&gt; fs.mkdirSync(d, { recursive: true }));</w:t>
      </w:r>
    </w:p>
    <w:p w:rsidR="00000000" w:rsidDel="00000000" w:rsidP="00000000" w:rsidRDefault="00000000" w:rsidRPr="00000000" ns1:paraId="00000D86">
      <w:pPr>
        <w:rPr/>
      </w:pPr>
      <w:r w:rsidDel="00000000" w:rsidR="00000000" w:rsidRPr="00000000">
        <w:rPr>
          <w:rtl w:val="0"/>
        </w:rPr>
      </w:r>
    </w:p>
    <w:p w:rsidR="00000000" w:rsidDel="00000000" w:rsidP="00000000" w:rsidRDefault="00000000" w:rsidRPr="00000000" ns1:paraId="00000D87">
      <w:pPr>
        <w:rPr/>
      </w:pPr>
      <w:r w:rsidDel="00000000" w:rsidR="00000000" w:rsidRPr="00000000">
        <w:rPr>
          <w:rtl w:val="0"/>
        </w:rPr>
        <w:t xml:space="preserve">const STATE_FILE = path.join(DATA_DIR, 'state.json');</w:t>
      </w:r>
    </w:p>
    <w:p w:rsidR="00000000" w:rsidDel="00000000" w:rsidP="00000000" w:rsidRDefault="00000000" w:rsidRPr="00000000" ns1:paraId="00000D88">
      <w:pPr>
        <w:rPr/>
      </w:pPr>
      <w:r w:rsidDel="00000000" w:rsidR="00000000" w:rsidRPr="00000000">
        <w:rPr>
          <w:rtl w:val="0"/>
        </w:rPr>
        <w:t xml:space="preserve">const VOTER_LIST = path.join(DIRS.keys, 'voter_list.txt');</w:t>
      </w:r>
    </w:p>
    <w:p w:rsidR="00000000" w:rsidDel="00000000" w:rsidP="00000000" w:rsidRDefault="00000000" w:rsidRPr="00000000" ns1:paraId="00000D89">
      <w:pPr>
        <w:rPr/>
      </w:pPr>
      <w:r w:rsidDel="00000000" w:rsidR="00000000" w:rsidRPr="00000000">
        <w:rPr>
          <w:rtl w:val="0"/>
        </w:rPr>
        <w:t xml:space="preserve">const JOINT_PK = path.join(DIRS.keys, 'joint_pk.bin');</w:t>
      </w:r>
    </w:p>
    <w:p w:rsidR="00000000" w:rsidDel="00000000" w:rsidP="00000000" w:rsidRDefault="00000000" w:rsidRPr="00000000" ns1:paraId="00000D8A">
      <w:pPr>
        <w:rPr/>
      </w:pPr>
      <w:r w:rsidDel="00000000" w:rsidR="00000000" w:rsidRPr="00000000">
        <w:rPr>
          <w:rtl w:val="0"/>
        </w:rPr>
        <w:t xml:space="preserve">const ENC_TALLY = path.join(DIRS.tally, 'enc_tally.bin');</w:t>
      </w:r>
    </w:p>
    <w:p w:rsidR="00000000" w:rsidDel="00000000" w:rsidP="00000000" w:rsidRDefault="00000000" w:rsidRPr="00000000" ns1:paraId="00000D8B">
      <w:pPr>
        <w:rPr/>
      </w:pPr>
      <w:r w:rsidDel="00000000" w:rsidR="00000000" w:rsidRPr="00000000">
        <w:rPr>
          <w:rtl w:val="0"/>
        </w:rPr>
        <w:t xml:space="preserve">const FINAL_RESULT = path.join(DIRS.tally, 'final_result.txt');</w:t>
      </w:r>
    </w:p>
    <w:p w:rsidR="00000000" w:rsidDel="00000000" w:rsidP="00000000" w:rsidRDefault="00000000" w:rsidRPr="00000000" ns1:paraId="00000D8C">
      <w:pPr>
        <w:rPr/>
      </w:pPr>
      <w:r w:rsidDel="00000000" w:rsidR="00000000" w:rsidRPr="00000000">
        <w:rPr>
          <w:rtl w:val="0"/>
        </w:rPr>
        <w:t xml:space="preserve">const CANDIDATES_FILE = path.join(DATA_DIR, 'candidates.json');</w:t>
      </w:r>
    </w:p>
    <w:p w:rsidR="00000000" w:rsidDel="00000000" w:rsidP="00000000" w:rsidRDefault="00000000" w:rsidRPr="00000000" ns1:paraId="00000D8D">
      <w:pPr>
        <w:rPr/>
      </w:pPr>
      <w:r w:rsidDel="00000000" w:rsidR="00000000" w:rsidRPr="00000000">
        <w:rPr>
          <w:rtl w:val="0"/>
        </w:rPr>
        <w:t xml:space="preserve">const VOTERS_FILE = path.join(DIRS.voters, 'voters.json');</w:t>
      </w:r>
    </w:p>
    <w:p w:rsidR="00000000" w:rsidDel="00000000" w:rsidP="00000000" w:rsidRDefault="00000000" w:rsidRPr="00000000" ns1:paraId="00000D8E">
      <w:pPr>
        <w:rPr/>
      </w:pPr>
      <w:r w:rsidDel="00000000" w:rsidR="00000000" w:rsidRPr="00000000">
        <w:rPr>
          <w:rtl w:val="0"/>
        </w:rPr>
      </w:r>
    </w:p>
    <w:p w:rsidR="00000000" w:rsidDel="00000000" w:rsidP="00000000" w:rsidRDefault="00000000" w:rsidRPr="00000000" ns1:paraId="00000D8F">
      <w:pPr>
        <w:rPr/>
      </w:pPr>
      <w:r w:rsidDel="00000000" w:rsidR="00000000" w:rsidRPr="00000000">
        <w:rPr>
          <w:rtl w:val="0"/>
        </w:rPr>
        <w:t xml:space="preserve">// ── Helpers ───────────────────────────────────────────────────</w:t>
      </w:r>
    </w:p>
    <w:p w:rsidR="00000000" w:rsidDel="00000000" w:rsidP="00000000" w:rsidRDefault="00000000" w:rsidRPr="00000000" ns1:paraId="00000D90">
      <w:pPr>
        <w:rPr/>
      </w:pPr>
      <w:r w:rsidDel="00000000" w:rsidR="00000000" w:rsidRPr="00000000">
        <w:rPr>
          <w:rtl w:val="0"/>
        </w:rPr>
        <w:t xml:space="preserve">function loadCandidates() {</w:t>
      </w:r>
    </w:p>
    <w:p w:rsidR="00000000" w:rsidDel="00000000" w:rsidP="00000000" w:rsidRDefault="00000000" w:rsidRPr="00000000" ns1:paraId="00000D91">
      <w:pPr>
        <w:rPr/>
      </w:pPr>
      <w:r w:rsidDel="00000000" w:rsidR="00000000" w:rsidRPr="00000000">
        <w:rPr>
          <w:rtl w:val="0"/>
        </w:rPr>
        <w:t xml:space="preserve">    try {</w:t>
      </w:r>
    </w:p>
    <w:p w:rsidR="00000000" w:rsidDel="00000000" w:rsidP="00000000" w:rsidRDefault="00000000" w:rsidRPr="00000000" ns1:paraId="00000D92">
      <w:pPr>
        <w:rPr/>
      </w:pPr>
      <w:r w:rsidDel="00000000" w:rsidR="00000000" w:rsidRPr="00000000">
        <w:rPr>
          <w:rtl w:val="0"/>
        </w:rPr>
        <w:t xml:space="preserve">        const raw = JSON.parse(fs.readFileSync(CANDIDATES_FILE, 'utf8'));</w:t>
      </w:r>
    </w:p>
    <w:p w:rsidR="00000000" w:rsidDel="00000000" w:rsidP="00000000" w:rsidRDefault="00000000" w:rsidRPr="00000000" ns1:paraId="00000D93">
      <w:pPr>
        <w:rPr/>
      </w:pPr>
      <w:r w:rsidDel="00000000" w:rsidR="00000000" w:rsidRPr="00000000">
        <w:rPr>
          <w:rtl w:val="0"/>
        </w:rPr>
        <w:t xml:space="preserve">        return Array.isArray(raw.candidates) ? raw.candidates : raw;</w:t>
      </w:r>
    </w:p>
    <w:p w:rsidR="00000000" w:rsidDel="00000000" w:rsidP="00000000" w:rsidRDefault="00000000" w:rsidRPr="00000000" ns1:paraId="00000D94">
      <w:pPr>
        <w:rPr/>
      </w:pPr>
      <w:r w:rsidDel="00000000" w:rsidR="00000000" w:rsidRPr="00000000">
        <w:rPr>
          <w:rtl w:val="0"/>
        </w:rPr>
        <w:t xml:space="preserve">    } catch {</w:t>
      </w:r>
    </w:p>
    <w:p w:rsidR="00000000" w:rsidDel="00000000" w:rsidP="00000000" w:rsidRDefault="00000000" w:rsidRPr="00000000" ns1:paraId="00000D95">
      <w:pPr>
        <w:rPr/>
      </w:pPr>
      <w:r w:rsidDel="00000000" w:rsidR="00000000" w:rsidRPr="00000000">
        <w:rPr>
          <w:rtl w:val="0"/>
        </w:rPr>
        <w:t xml:space="preserve">        return [</w:t>
      </w:r>
    </w:p>
    <w:p w:rsidR="00000000" w:rsidDel="00000000" w:rsidP="00000000" w:rsidRDefault="00000000" w:rsidRPr="00000000" ns1:paraId="00000D96">
      <w:pPr>
        <w:rPr/>
      </w:pPr>
      <w:r w:rsidDel="00000000" w:rsidR="00000000" w:rsidRPr="00000000">
        <w:rPr>
          <w:rtl w:val="0"/>
        </w:rPr>
        <w:t xml:space="preserve">            { id: 0, name: 'NO', club: '', nationality: '' },</w:t>
      </w:r>
    </w:p>
    <w:p w:rsidR="00000000" w:rsidDel="00000000" w:rsidP="00000000" w:rsidRDefault="00000000" w:rsidRPr="00000000" ns1:paraId="00000D97">
      <w:pPr>
        <w:rPr/>
      </w:pPr>
      <w:r w:rsidDel="00000000" w:rsidR="00000000" w:rsidRPr="00000000">
        <w:rPr>
          <w:rtl w:val="0"/>
        </w:rPr>
        <w:t xml:space="preserve">            { id: 1, name: 'YES', club: '', nationality: '' },</w:t>
      </w:r>
    </w:p>
    <w:p w:rsidR="00000000" w:rsidDel="00000000" w:rsidP="00000000" w:rsidRDefault="00000000" w:rsidRPr="00000000" ns1:paraId="00000D98">
      <w:pPr>
        <w:rPr/>
      </w:pPr>
      <w:r w:rsidDel="00000000" w:rsidR="00000000" w:rsidRPr="00000000">
        <w:rPr>
          <w:rtl w:val="0"/>
        </w:rPr>
        <w:t xml:space="preserve">        ];</w:t>
      </w:r>
    </w:p>
    <w:p w:rsidR="00000000" w:rsidDel="00000000" w:rsidP="00000000" w:rsidRDefault="00000000" w:rsidRPr="00000000" ns1:paraId="00000D99">
      <w:pPr>
        <w:rPr/>
      </w:pPr>
      <w:r w:rsidDel="00000000" w:rsidR="00000000" w:rsidRPr="00000000">
        <w:rPr>
          <w:rtl w:val="0"/>
        </w:rPr>
        <w:t xml:space="preserve">    }</w:t>
      </w:r>
    </w:p>
    <w:p w:rsidR="00000000" w:rsidDel="00000000" w:rsidP="00000000" w:rsidRDefault="00000000" w:rsidRPr="00000000" ns1:paraId="00000D9A">
      <w:pPr>
        <w:rPr/>
      </w:pPr>
      <w:r w:rsidDel="00000000" w:rsidR="00000000" w:rsidRPr="00000000">
        <w:rPr>
          <w:rtl w:val="0"/>
        </w:rPr>
        <w:t xml:space="preserve">}</w:t>
      </w:r>
    </w:p>
    <w:p w:rsidR="00000000" w:rsidDel="00000000" w:rsidP="00000000" w:rsidRDefault="00000000" w:rsidRPr="00000000" ns1:paraId="00000D9B">
      <w:pPr>
        <w:rPr/>
      </w:pPr>
      <w:r w:rsidDel="00000000" w:rsidR="00000000" w:rsidRPr="00000000">
        <w:rPr>
          <w:rtl w:val="0"/>
        </w:rPr>
      </w:r>
    </w:p>
    <w:p w:rsidR="00000000" w:rsidDel="00000000" w:rsidP="00000000" w:rsidRDefault="00000000" w:rsidRPr="00000000" ns1:paraId="00000D9C">
      <w:pPr>
        <w:rPr/>
      </w:pPr>
      <w:r w:rsidDel="00000000" w:rsidR="00000000" w:rsidRPr="00000000">
        <w:rPr>
          <w:rtl w:val="0"/>
        </w:rPr>
        <w:t xml:space="preserve">function loadState() {</w:t>
      </w:r>
    </w:p>
    <w:p w:rsidR="00000000" w:rsidDel="00000000" w:rsidP="00000000" w:rsidRDefault="00000000" w:rsidRPr="00000000" ns1:paraId="00000D9D">
      <w:pPr>
        <w:rPr/>
      </w:pPr>
      <w:r w:rsidDel="00000000" w:rsidR="00000000" w:rsidRPr="00000000">
        <w:rPr>
          <w:rtl w:val="0"/>
        </w:rPr>
        <w:t xml:space="preserve">    try { return JSON.parse(fs.readFileSync(STATE_FILE, 'utf8')); } catch { return {}; }</w:t>
      </w:r>
    </w:p>
    <w:p w:rsidR="00000000" w:rsidDel="00000000" w:rsidP="00000000" w:rsidRDefault="00000000" w:rsidRPr="00000000" ns1:paraId="00000D9E">
      <w:pPr>
        <w:rPr/>
      </w:pPr>
      <w:r w:rsidDel="00000000" w:rsidR="00000000" w:rsidRPr="00000000">
        <w:rPr>
          <w:rtl w:val="0"/>
        </w:rPr>
        <w:t xml:space="preserve">}</w:t>
      </w:r>
    </w:p>
    <w:p w:rsidR="00000000" w:rsidDel="00000000" w:rsidP="00000000" w:rsidRDefault="00000000" w:rsidRPr="00000000" ns1:paraId="00000D9F">
      <w:pPr>
        <w:rPr/>
      </w:pPr>
      <w:r w:rsidDel="00000000" w:rsidR="00000000" w:rsidRPr="00000000">
        <w:rPr>
          <w:rtl w:val="0"/>
        </w:rPr>
        <w:t xml:space="preserve">function saveState(s) {</w:t>
      </w:r>
    </w:p>
    <w:p w:rsidR="00000000" w:rsidDel="00000000" w:rsidP="00000000" w:rsidRDefault="00000000" w:rsidRPr="00000000" ns1:paraId="00000DA0">
      <w:pPr>
        <w:rPr/>
      </w:pPr>
      <w:r w:rsidDel="00000000" w:rsidR="00000000" w:rsidRPr="00000000">
        <w:rPr>
          <w:rtl w:val="0"/>
        </w:rPr>
        <w:t xml:space="preserve">    fs.writeFileSync(STATE_FILE, JSON.stringify(s, null, 2));</w:t>
      </w:r>
    </w:p>
    <w:p w:rsidR="00000000" w:rsidDel="00000000" w:rsidP="00000000" w:rsidRDefault="00000000" w:rsidRPr="00000000" ns1:paraId="00000DA1">
      <w:pPr>
        <w:rPr/>
      </w:pPr>
      <w:r w:rsidDel="00000000" w:rsidR="00000000" w:rsidRPr="00000000">
        <w:rPr>
          <w:rtl w:val="0"/>
        </w:rPr>
        <w:t xml:space="preserve">}</w:t>
      </w:r>
    </w:p>
    <w:p w:rsidR="00000000" w:rsidDel="00000000" w:rsidP="00000000" w:rsidRDefault="00000000" w:rsidRPr="00000000" ns1:paraId="00000DA2">
      <w:pPr>
        <w:rPr/>
      </w:pPr>
      <w:r w:rsidDel="00000000" w:rsidR="00000000" w:rsidRPr="00000000">
        <w:rPr>
          <w:rtl w:val="0"/>
        </w:rPr>
      </w:r>
    </w:p>
    <w:p w:rsidR="00000000" w:rsidDel="00000000" w:rsidP="00000000" w:rsidRDefault="00000000" w:rsidRPr="00000000" ns1:paraId="00000DA3">
      <w:pPr>
        <w:rPr/>
      </w:pPr>
      <w:r w:rsidDel="00000000" w:rsidR="00000000" w:rsidRPr="00000000">
        <w:rPr>
          <w:rtl w:val="0"/>
        </w:rPr>
        <w:t xml:space="preserve">function readVoterList() {</w:t>
      </w:r>
    </w:p>
    <w:p w:rsidR="00000000" w:rsidDel="00000000" w:rsidP="00000000" w:rsidRDefault="00000000" w:rsidRPr="00000000" ns1:paraId="00000DA4">
      <w:pPr>
        <w:rPr/>
      </w:pPr>
      <w:r w:rsidDel="00000000" w:rsidR="00000000" w:rsidRPr="00000000">
        <w:rPr>
          <w:rtl w:val="0"/>
        </w:rPr>
        <w:t xml:space="preserve">    if (!fs.existsSync(VOTER_LIST)) return [];</w:t>
      </w:r>
    </w:p>
    <w:p w:rsidR="00000000" w:rsidDel="00000000" w:rsidP="00000000" w:rsidRDefault="00000000" w:rsidRPr="00000000" ns1:paraId="00000DA5">
      <w:pPr>
        <w:rPr/>
      </w:pPr>
      <w:r w:rsidDel="00000000" w:rsidR="00000000" w:rsidRPr="00000000">
        <w:rPr>
          <w:rtl w:val="0"/>
        </w:rPr>
        <w:t xml:space="preserve">    return fs.readFileSync(VOTER_LIST, 'utf8').split('\n').map(s =&gt; s.trim()).filter(Boolean);</w:t>
      </w:r>
    </w:p>
    <w:p w:rsidR="00000000" w:rsidDel="00000000" w:rsidP="00000000" w:rsidRDefault="00000000" w:rsidRPr="00000000" ns1:paraId="00000DA6">
      <w:pPr>
        <w:rPr/>
      </w:pPr>
      <w:r w:rsidDel="00000000" w:rsidR="00000000" w:rsidRPr="00000000">
        <w:rPr>
          <w:rtl w:val="0"/>
        </w:rPr>
        <w:t xml:space="preserve">}</w:t>
      </w:r>
    </w:p>
    <w:p w:rsidR="00000000" w:rsidDel="00000000" w:rsidP="00000000" w:rsidRDefault="00000000" w:rsidRPr="00000000" ns1:paraId="00000DA7">
      <w:pPr>
        <w:rPr/>
      </w:pPr>
      <w:r w:rsidDel="00000000" w:rsidR="00000000" w:rsidRPr="00000000">
        <w:rPr>
          <w:rtl w:val="0"/>
        </w:rPr>
      </w:r>
    </w:p>
    <w:p w:rsidR="00000000" w:rsidDel="00000000" w:rsidP="00000000" w:rsidRDefault="00000000" w:rsidRPr="00000000" ns1:paraId="00000DA8">
      <w:pPr>
        <w:rPr/>
      </w:pPr>
      <w:r w:rsidDel="00000000" w:rsidR="00000000" w:rsidRPr="00000000">
        <w:rPr>
          <w:rtl w:val="0"/>
        </w:rPr>
        <w:t xml:space="preserve">// ── Identity DB helpers ───────────────────────────────────────</w:t>
      </w:r>
    </w:p>
    <w:p w:rsidR="00000000" w:rsidDel="00000000" w:rsidP="00000000" w:rsidRDefault="00000000" w:rsidRPr="00000000" ns1:paraId="00000DA9">
      <w:pPr>
        <w:rPr/>
      </w:pPr>
      <w:r w:rsidDel="00000000" w:rsidR="00000000" w:rsidRPr="00000000">
        <w:rPr>
          <w:rtl w:val="0"/>
        </w:rPr>
        <w:t xml:space="preserve">function loadVoters() {</w:t>
      </w:r>
    </w:p>
    <w:p w:rsidR="00000000" w:rsidDel="00000000" w:rsidP="00000000" w:rsidRDefault="00000000" w:rsidRPr="00000000" ns1:paraId="00000DAA">
      <w:pPr>
        <w:rPr/>
      </w:pPr>
      <w:r w:rsidDel="00000000" w:rsidR="00000000" w:rsidRPr="00000000">
        <w:rPr>
          <w:rtl w:val="0"/>
        </w:rPr>
        <w:t xml:space="preserve">    try { return JSON.parse(fs.readFileSync(VOTERS_FILE, 'utf8')); } catch { return []; }</w:t>
      </w:r>
    </w:p>
    <w:p w:rsidR="00000000" w:rsidDel="00000000" w:rsidP="00000000" w:rsidRDefault="00000000" w:rsidRPr="00000000" ns1:paraId="00000DAB">
      <w:pPr>
        <w:rPr/>
      </w:pPr>
      <w:r w:rsidDel="00000000" w:rsidR="00000000" w:rsidRPr="00000000">
        <w:rPr>
          <w:rtl w:val="0"/>
        </w:rPr>
        <w:t xml:space="preserve">}</w:t>
      </w:r>
    </w:p>
    <w:p w:rsidR="00000000" w:rsidDel="00000000" w:rsidP="00000000" w:rsidRDefault="00000000" w:rsidRPr="00000000" ns1:paraId="00000DAC">
      <w:pPr>
        <w:rPr/>
      </w:pPr>
      <w:r w:rsidDel="00000000" w:rsidR="00000000" w:rsidRPr="00000000">
        <w:rPr>
          <w:rtl w:val="0"/>
        </w:rPr>
        <w:t xml:space="preserve">function saveVoters(list) {</w:t>
      </w:r>
    </w:p>
    <w:p w:rsidR="00000000" w:rsidDel="00000000" w:rsidP="00000000" w:rsidRDefault="00000000" w:rsidRPr="00000000" ns1:paraId="00000DAD">
      <w:pPr>
        <w:rPr/>
      </w:pPr>
      <w:r w:rsidDel="00000000" w:rsidR="00000000" w:rsidRPr="00000000">
        <w:rPr>
          <w:rtl w:val="0"/>
        </w:rPr>
        <w:t xml:space="preserve">    fs.mkdirSync(path.dirname(VOTERS_FILE), { recursive: true });</w:t>
      </w:r>
    </w:p>
    <w:p w:rsidR="00000000" w:rsidDel="00000000" w:rsidP="00000000" w:rsidRDefault="00000000" w:rsidRPr="00000000" ns1:paraId="00000DAE">
      <w:pPr>
        <w:rPr/>
      </w:pPr>
      <w:r w:rsidDel="00000000" w:rsidR="00000000" w:rsidRPr="00000000">
        <w:rPr>
          <w:rtl w:val="0"/>
        </w:rPr>
        <w:t xml:space="preserve">    fs.writeFileSync(VOTERS_FILE, JSON.stringify(list, null, 2));</w:t>
      </w:r>
    </w:p>
    <w:p w:rsidR="00000000" w:rsidDel="00000000" w:rsidP="00000000" w:rsidRDefault="00000000" w:rsidRPr="00000000" ns1:paraId="00000DAF">
      <w:pPr>
        <w:rPr/>
      </w:pPr>
      <w:r w:rsidDel="00000000" w:rsidR="00000000" w:rsidRPr="00000000">
        <w:rPr>
          <w:rtl w:val="0"/>
        </w:rPr>
        <w:t xml:space="preserve">}</w:t>
      </w:r>
    </w:p>
    <w:p w:rsidR="00000000" w:rsidDel="00000000" w:rsidP="00000000" w:rsidRDefault="00000000" w:rsidRPr="00000000" ns1:paraId="00000DB0">
      <w:pPr>
        <w:rPr/>
      </w:pPr>
      <w:r w:rsidDel="00000000" w:rsidR="00000000" w:rsidRPr="00000000">
        <w:rPr>
          <w:rtl w:val="0"/>
        </w:rPr>
        <w:t xml:space="preserve">function getAge(dob) {</w:t>
      </w:r>
    </w:p>
    <w:p w:rsidR="00000000" w:rsidDel="00000000" w:rsidP="00000000" w:rsidRDefault="00000000" w:rsidRPr="00000000" ns1:paraId="00000DB1">
      <w:pPr>
        <w:rPr/>
      </w:pPr>
      <w:r w:rsidDel="00000000" w:rsidR="00000000" w:rsidRPr="00000000">
        <w:rPr>
          <w:rtl w:val="0"/>
        </w:rPr>
        <w:t xml:space="preserve">    // dob: 'YYYY-MM-DD'</w:t>
      </w:r>
    </w:p>
    <w:p w:rsidR="00000000" w:rsidDel="00000000" w:rsidP="00000000" w:rsidRDefault="00000000" w:rsidRPr="00000000" ns1:paraId="00000DB2">
      <w:pPr>
        <w:rPr/>
      </w:pPr>
      <w:r w:rsidDel="00000000" w:rsidR="00000000" w:rsidRPr="00000000">
        <w:rPr>
          <w:rtl w:val="0"/>
        </w:rPr>
        <w:t xml:space="preserve">    const today = new Date();</w:t>
      </w:r>
    </w:p>
    <w:p w:rsidR="00000000" w:rsidDel="00000000" w:rsidP="00000000" w:rsidRDefault="00000000" w:rsidRPr="00000000" ns1:paraId="00000DB3">
      <w:pPr>
        <w:rPr/>
      </w:pPr>
      <w:r w:rsidDel="00000000" w:rsidR="00000000" w:rsidRPr="00000000">
        <w:rPr>
          <w:rtl w:val="0"/>
        </w:rPr>
        <w:t xml:space="preserve">    const birth = new Date(dob);</w:t>
      </w:r>
    </w:p>
    <w:p w:rsidR="00000000" w:rsidDel="00000000" w:rsidP="00000000" w:rsidRDefault="00000000" w:rsidRPr="00000000" ns1:paraId="00000DB4">
      <w:pPr>
        <w:rPr/>
      </w:pPr>
      <w:r w:rsidDel="00000000" w:rsidR="00000000" w:rsidRPr="00000000">
        <w:rPr>
          <w:rtl w:val="0"/>
        </w:rPr>
        <w:t xml:space="preserve">    if (isNaN(birth.getTime())) return -1;</w:t>
      </w:r>
    </w:p>
    <w:p w:rsidR="00000000" w:rsidDel="00000000" w:rsidP="00000000" w:rsidRDefault="00000000" w:rsidRPr="00000000" ns1:paraId="00000DB5">
      <w:pPr>
        <w:rPr/>
      </w:pPr>
      <w:r w:rsidDel="00000000" w:rsidR="00000000" w:rsidRPr="00000000">
        <w:rPr>
          <w:rtl w:val="0"/>
        </w:rPr>
        <w:t xml:space="preserve">    let age = today.getFullYear() - birth.getFullYear();</w:t>
      </w:r>
    </w:p>
    <w:p w:rsidR="00000000" w:rsidDel="00000000" w:rsidP="00000000" w:rsidRDefault="00000000" w:rsidRPr="00000000" ns1:paraId="00000DB6">
      <w:pPr>
        <w:rPr/>
      </w:pPr>
      <w:r w:rsidDel="00000000" w:rsidR="00000000" w:rsidRPr="00000000">
        <w:rPr>
          <w:rtl w:val="0"/>
        </w:rPr>
        <w:t xml:space="preserve">    const m = today.getMonth() - birth.getMonth();</w:t>
      </w:r>
    </w:p>
    <w:p w:rsidR="00000000" w:rsidDel="00000000" w:rsidP="00000000" w:rsidRDefault="00000000" w:rsidRPr="00000000" ns1:paraId="00000DB7">
      <w:pPr>
        <w:rPr/>
      </w:pPr>
      <w:r w:rsidDel="00000000" w:rsidR="00000000" w:rsidRPr="00000000">
        <w:rPr>
          <w:rtl w:val="0"/>
        </w:rPr>
        <w:t xml:space="preserve">    if (m &lt; 0 || (m === 0 &amp;&amp; today.getDate() &lt; birth.getDate())) age--;</w:t>
      </w:r>
    </w:p>
    <w:p w:rsidR="00000000" w:rsidDel="00000000" w:rsidP="00000000" w:rsidRDefault="00000000" w:rsidRPr="00000000" ns1:paraId="00000DB8">
      <w:pPr>
        <w:rPr/>
      </w:pPr>
      <w:r w:rsidDel="00000000" w:rsidR="00000000" w:rsidRPr="00000000">
        <w:rPr>
          <w:rtl w:val="0"/>
        </w:rPr>
        <w:t xml:space="preserve">    return age;</w:t>
      </w:r>
    </w:p>
    <w:p w:rsidR="00000000" w:rsidDel="00000000" w:rsidP="00000000" w:rsidRDefault="00000000" w:rsidRPr="00000000" ns1:paraId="00000DB9">
      <w:pPr>
        <w:rPr/>
      </w:pPr>
      <w:r w:rsidDel="00000000" w:rsidR="00000000" w:rsidRPr="00000000">
        <w:rPr>
          <w:rtl w:val="0"/>
        </w:rPr>
        <w:t xml:space="preserve">}</w:t>
      </w:r>
    </w:p>
    <w:p w:rsidR="00000000" w:rsidDel="00000000" w:rsidP="00000000" w:rsidRDefault="00000000" w:rsidRPr="00000000" ns1:paraId="00000DBA">
      <w:pPr>
        <w:rPr/>
      </w:pPr>
      <w:r w:rsidDel="00000000" w:rsidR="00000000" w:rsidRPr="00000000">
        <w:rPr>
          <w:rtl w:val="0"/>
        </w:rPr>
        <w:t xml:space="preserve">function validateCCCD(cccd) {</w:t>
      </w:r>
    </w:p>
    <w:p w:rsidR="00000000" w:rsidDel="00000000" w:rsidP="00000000" w:rsidRDefault="00000000" w:rsidRPr="00000000" ns1:paraId="00000DBB">
      <w:pPr>
        <w:rPr/>
      </w:pPr>
      <w:r w:rsidDel="00000000" w:rsidR="00000000" w:rsidRPr="00000000">
        <w:rPr>
          <w:rtl w:val="0"/>
        </w:rPr>
        <w:t xml:space="preserve">    return /^\d{12}$/.test(cccd);</w:t>
      </w:r>
    </w:p>
    <w:p w:rsidR="00000000" w:rsidDel="00000000" w:rsidP="00000000" w:rsidRDefault="00000000" w:rsidRPr="00000000" ns1:paraId="00000DBC">
      <w:pPr>
        <w:rPr/>
      </w:pPr>
      <w:r w:rsidDel="00000000" w:rsidR="00000000" w:rsidRPr="00000000">
        <w:rPr>
          <w:rtl w:val="0"/>
        </w:rPr>
        <w:t xml:space="preserve">}</w:t>
      </w:r>
    </w:p>
    <w:p w:rsidR="00000000" w:rsidDel="00000000" w:rsidP="00000000" w:rsidRDefault="00000000" w:rsidRPr="00000000" ns1:paraId="00000DBD">
      <w:pPr>
        <w:rPr/>
      </w:pPr>
      <w:r w:rsidDel="00000000" w:rsidR="00000000" w:rsidRPr="00000000">
        <w:rPr>
          <w:rtl w:val="0"/>
        </w:rPr>
      </w:r>
    </w:p>
    <w:p w:rsidR="00000000" w:rsidDel="00000000" w:rsidP="00000000" w:rsidRDefault="00000000" w:rsidRPr="00000000" ns1:paraId="00000DBE">
      <w:pPr>
        <w:rPr/>
      </w:pPr>
      <w:r w:rsidDel="00000000" w:rsidR="00000000" w:rsidRPr="00000000">
        <w:rPr>
          <w:rtl w:val="0"/>
        </w:rPr>
        <w:t xml:space="preserve">function runBinaryAsync(name, args = []) {</w:t>
      </w:r>
    </w:p>
    <w:p w:rsidR="00000000" w:rsidDel="00000000" w:rsidP="00000000" w:rsidRDefault="00000000" w:rsidRPr="00000000" ns1:paraId="00000DBF">
      <w:pPr>
        <w:rPr/>
      </w:pPr>
      <w:r w:rsidDel="00000000" w:rsidR="00000000" w:rsidRPr="00000000">
        <w:rPr>
          <w:rtl w:val="0"/>
        </w:rPr>
        <w:t xml:space="preserve">    return new Promise((resolve, reject) =&gt; {</w:t>
      </w:r>
    </w:p>
    <w:p w:rsidR="00000000" w:rsidDel="00000000" w:rsidP="00000000" w:rsidRDefault="00000000" w:rsidRPr="00000000" ns1:paraId="00000DC0">
      <w:pPr>
        <w:rPr/>
      </w:pPr>
      <w:r w:rsidDel="00000000" w:rsidR="00000000" w:rsidRPr="00000000">
        <w:rPr>
          <w:rtl w:val="0"/>
        </w:rPr>
        <w:t xml:space="preserve">        const bin = path.join(CRYPTO_BIN, name);</w:t>
      </w:r>
    </w:p>
    <w:p w:rsidR="00000000" w:rsidDel="00000000" w:rsidP="00000000" w:rsidRDefault="00000000" w:rsidRPr="00000000" ns1:paraId="00000DC1">
      <w:pPr>
        <w:rPr/>
      </w:pPr>
      <w:r w:rsidDel="00000000" w:rsidR="00000000" w:rsidRPr="00000000">
        <w:rPr>
          <w:rtl w:val="0"/>
        </w:rPr>
        <w:t xml:space="preserve">        if (!fs.existsSync(bin)) return reject(new Error(`Binary not found: ${bin}`));</w:t>
      </w:r>
    </w:p>
    <w:p w:rsidR="00000000" w:rsidDel="00000000" w:rsidP="00000000" w:rsidRDefault="00000000" w:rsidRPr="00000000" ns1:paraId="00000DC2">
      <w:pPr>
        <w:rPr/>
      </w:pPr>
      <w:r w:rsidDel="00000000" w:rsidR="00000000" w:rsidRPr="00000000">
        <w:rPr>
          <w:rtl w:val="0"/>
        </w:rPr>
        <w:t xml:space="preserve">        </w:t>
      </w:r>
    </w:p>
    <w:p w:rsidR="00000000" w:rsidDel="00000000" w:rsidP="00000000" w:rsidRDefault="00000000" w:rsidRPr="00000000" ns1:paraId="00000DC3">
      <w:pPr>
        <w:rPr/>
      </w:pPr>
      <w:r w:rsidDel="00000000" w:rsidR="00000000" w:rsidRPr="00000000">
        <w:rPr>
          <w:rtl w:val="0"/>
        </w:rPr>
        <w:t xml:space="preserve">        const child = spawn(bin, args, { cwd: ROOT });</w:t>
      </w:r>
    </w:p>
    <w:p w:rsidR="00000000" w:rsidDel="00000000" w:rsidP="00000000" w:rsidRDefault="00000000" w:rsidRPr="00000000" ns1:paraId="00000DC4">
      <w:pPr>
        <w:rPr/>
      </w:pPr>
      <w:r w:rsidDel="00000000" w:rsidR="00000000" w:rsidRPr="00000000">
        <w:rPr>
          <w:rtl w:val="0"/>
        </w:rPr>
        <w:t xml:space="preserve">        let out = '';</w:t>
      </w:r>
    </w:p>
    <w:p w:rsidR="00000000" w:rsidDel="00000000" w:rsidP="00000000" w:rsidRDefault="00000000" w:rsidRPr="00000000" ns1:paraId="00000DC5">
      <w:pPr>
        <w:rPr/>
      </w:pPr>
      <w:r w:rsidDel="00000000" w:rsidR="00000000" w:rsidRPr="00000000">
        <w:rPr>
          <w:rtl w:val="0"/>
        </w:rPr>
        <w:t xml:space="preserve">        let err = '';</w:t>
      </w:r>
    </w:p>
    <w:p w:rsidR="00000000" w:rsidDel="00000000" w:rsidP="00000000" w:rsidRDefault="00000000" w:rsidRPr="00000000" ns1:paraId="00000DC6">
      <w:pPr>
        <w:rPr/>
      </w:pPr>
      <w:r w:rsidDel="00000000" w:rsidR="00000000" w:rsidRPr="00000000">
        <w:rPr>
          <w:rtl w:val="0"/>
        </w:rPr>
        <w:t xml:space="preserve">        </w:t>
      </w:r>
    </w:p>
    <w:p w:rsidR="00000000" w:rsidDel="00000000" w:rsidP="00000000" w:rsidRDefault="00000000" w:rsidRPr="00000000" ns1:paraId="00000DC7">
      <w:pPr>
        <w:rPr/>
      </w:pPr>
      <w:r w:rsidDel="00000000" w:rsidR="00000000" w:rsidRPr="00000000">
        <w:rPr>
          <w:rtl w:val="0"/>
        </w:rPr>
        <w:t xml:space="preserve">        child.stdout.on('data', d =&gt; out += d);</w:t>
      </w:r>
    </w:p>
    <w:p w:rsidR="00000000" w:rsidDel="00000000" w:rsidP="00000000" w:rsidRDefault="00000000" w:rsidRPr="00000000" ns1:paraId="00000DC8">
      <w:pPr>
        <w:rPr/>
      </w:pPr>
      <w:r w:rsidDel="00000000" w:rsidR="00000000" w:rsidRPr="00000000">
        <w:rPr>
          <w:rtl w:val="0"/>
        </w:rPr>
        <w:t xml:space="preserve">        child.stderr.on('data', d =&gt; err += d);</w:t>
      </w:r>
    </w:p>
    <w:p w:rsidR="00000000" w:rsidDel="00000000" w:rsidP="00000000" w:rsidRDefault="00000000" w:rsidRPr="00000000" ns1:paraId="00000DC9">
      <w:pPr>
        <w:rPr/>
      </w:pPr>
      <w:r w:rsidDel="00000000" w:rsidR="00000000" w:rsidRPr="00000000">
        <w:rPr>
          <w:rtl w:val="0"/>
        </w:rPr>
        <w:t xml:space="preserve">        </w:t>
      </w:r>
    </w:p>
    <w:p w:rsidR="00000000" w:rsidDel="00000000" w:rsidP="00000000" w:rsidRDefault="00000000" w:rsidRPr="00000000" ns1:paraId="00000DCA">
      <w:pPr>
        <w:rPr/>
      </w:pPr>
      <w:r w:rsidDel="00000000" w:rsidR="00000000" w:rsidRPr="00000000">
        <w:rPr>
          <w:rtl w:val="0"/>
        </w:rPr>
        <w:t xml:space="preserve">        child.on('close', code =&gt; {</w:t>
      </w:r>
    </w:p>
    <w:p w:rsidR="00000000" w:rsidDel="00000000" w:rsidP="00000000" w:rsidRDefault="00000000" w:rsidRPr="00000000" ns1:paraId="00000DCB">
      <w:pPr>
        <w:rPr/>
      </w:pPr>
      <w:r w:rsidDel="00000000" w:rsidR="00000000" w:rsidRPr="00000000">
        <w:rPr>
          <w:rtl w:val="0"/>
        </w:rPr>
        <w:t xml:space="preserve">            if (code !== 0) reject(new Error(`${name} failed (${code}):\n${err}`));</w:t>
      </w:r>
    </w:p>
    <w:p w:rsidR="00000000" w:rsidDel="00000000" w:rsidP="00000000" w:rsidRDefault="00000000" w:rsidRPr="00000000" ns1:paraId="00000DCC">
      <w:pPr>
        <w:rPr/>
      </w:pPr>
      <w:r w:rsidDel="00000000" w:rsidR="00000000" w:rsidRPr="00000000">
        <w:rPr>
          <w:rtl w:val="0"/>
        </w:rPr>
        <w:t xml:space="preserve">            else resolve(out);</w:t>
      </w:r>
    </w:p>
    <w:p w:rsidR="00000000" w:rsidDel="00000000" w:rsidP="00000000" w:rsidRDefault="00000000" w:rsidRPr="00000000" ns1:paraId="00000DCD">
      <w:pPr>
        <w:rPr/>
      </w:pPr>
      <w:r w:rsidDel="00000000" w:rsidR="00000000" w:rsidRPr="00000000">
        <w:rPr>
          <w:rtl w:val="0"/>
        </w:rPr>
        <w:t xml:space="preserve">        });</w:t>
      </w:r>
    </w:p>
    <w:p w:rsidR="00000000" w:rsidDel="00000000" w:rsidP="00000000" w:rsidRDefault="00000000" w:rsidRPr="00000000" ns1:paraId="00000DCE">
      <w:pPr>
        <w:rPr/>
      </w:pPr>
      <w:r w:rsidDel="00000000" w:rsidR="00000000" w:rsidRPr="00000000">
        <w:rPr>
          <w:rtl w:val="0"/>
        </w:rPr>
        <w:t xml:space="preserve">        child.on('error', err =&gt; reject(err));</w:t>
      </w:r>
    </w:p>
    <w:p w:rsidR="00000000" w:rsidDel="00000000" w:rsidP="00000000" w:rsidRDefault="00000000" w:rsidRPr="00000000" ns1:paraId="00000DCF">
      <w:pPr>
        <w:rPr/>
      </w:pPr>
      <w:r w:rsidDel="00000000" w:rsidR="00000000" w:rsidRPr="00000000">
        <w:rPr>
          <w:rtl w:val="0"/>
        </w:rPr>
        <w:t xml:space="preserve">    });</w:t>
      </w:r>
    </w:p>
    <w:p w:rsidR="00000000" w:rsidDel="00000000" w:rsidP="00000000" w:rsidRDefault="00000000" w:rsidRPr="00000000" ns1:paraId="00000DD0">
      <w:pPr>
        <w:rPr/>
      </w:pPr>
      <w:r w:rsidDel="00000000" w:rsidR="00000000" w:rsidRPr="00000000">
        <w:rPr>
          <w:rtl w:val="0"/>
        </w:rPr>
        <w:t xml:space="preserve">}</w:t>
      </w:r>
    </w:p>
    <w:p w:rsidR="00000000" w:rsidDel="00000000" w:rsidP="00000000" w:rsidRDefault="00000000" w:rsidRPr="00000000" ns1:paraId="00000DD1">
      <w:pPr>
        <w:rPr/>
      </w:pPr>
      <w:r w:rsidDel="00000000" w:rsidR="00000000" w:rsidRPr="00000000">
        <w:rPr>
          <w:rtl w:val="0"/>
        </w:rPr>
      </w:r>
    </w:p>
    <w:p w:rsidR="00000000" w:rsidDel="00000000" w:rsidP="00000000" w:rsidRDefault="00000000" w:rsidRPr="00000000" ns1:paraId="00000DD2">
      <w:pPr>
        <w:rPr/>
      </w:pPr>
      <w:r w:rsidDel="00000000" w:rsidR="00000000" w:rsidRPr="00000000">
        <w:rPr>
          <w:rtl w:val="0"/>
        </w:rPr>
        <w:t xml:space="preserve">// ── Authentication ────────────────────────────────────────────</w:t>
      </w:r>
    </w:p>
    <w:p w:rsidR="00000000" w:rsidDel="00000000" w:rsidP="00000000" w:rsidRDefault="00000000" w:rsidRPr="00000000" ns1:paraId="00000DD3">
      <w:pPr>
        <w:rPr/>
      </w:pPr>
      <w:r w:rsidDel="00000000" w:rsidR="00000000" w:rsidRPr="00000000">
        <w:rPr>
          <w:rtl w:val="0"/>
        </w:rPr>
        <w:t xml:space="preserve">// In-memory token store for demo: token -&gt; voterId</w:t>
      </w:r>
    </w:p>
    <w:p w:rsidR="00000000" w:rsidDel="00000000" w:rsidP="00000000" w:rsidRDefault="00000000" w:rsidRPr="00000000" ns1:paraId="00000DD4">
      <w:pPr>
        <w:rPr/>
      </w:pPr>
      <w:r w:rsidDel="00000000" w:rsidR="00000000" w:rsidRPr="00000000">
        <w:rPr>
          <w:rtl w:val="0"/>
        </w:rPr>
        <w:t xml:space="preserve">const TOKENS = {};</w:t>
      </w:r>
    </w:p>
    <w:p w:rsidR="00000000" w:rsidDel="00000000" w:rsidP="00000000" w:rsidRDefault="00000000" w:rsidRPr="00000000" ns1:paraId="00000DD5">
      <w:pPr>
        <w:rPr/>
      </w:pPr>
      <w:r w:rsidDel="00000000" w:rsidR="00000000" w:rsidRPr="00000000">
        <w:rPr>
          <w:rtl w:val="0"/>
        </w:rPr>
      </w:r>
    </w:p>
    <w:p w:rsidR="00000000" w:rsidDel="00000000" w:rsidP="00000000" w:rsidRDefault="00000000" w:rsidRPr="00000000" ns1:paraId="00000DD6">
      <w:pPr>
        <w:rPr/>
      </w:pPr>
      <w:r w:rsidDel="00000000" w:rsidR="00000000" w:rsidRPr="00000000">
        <w:rPr>
          <w:rtl w:val="0"/>
        </w:rPr>
        <w:t xml:space="preserve">function authenticate(req, res, next) {</w:t>
      </w:r>
    </w:p>
    <w:p w:rsidR="00000000" w:rsidDel="00000000" w:rsidP="00000000" w:rsidRDefault="00000000" w:rsidRPr="00000000" ns1:paraId="00000DD7">
      <w:pPr>
        <w:rPr/>
      </w:pPr>
      <w:r w:rsidDel="00000000" w:rsidR="00000000" w:rsidRPr="00000000">
        <w:rPr>
          <w:rtl w:val="0"/>
        </w:rPr>
        <w:t xml:space="preserve">    const authHeader = req.headers['authorization'];</w:t>
      </w:r>
    </w:p>
    <w:p w:rsidR="00000000" w:rsidDel="00000000" w:rsidP="00000000" w:rsidRDefault="00000000" w:rsidRPr="00000000" ns1:paraId="00000DD8">
      <w:pPr>
        <w:rPr/>
      </w:pPr>
      <w:r w:rsidDel="00000000" w:rsidR="00000000" w:rsidRPr="00000000">
        <w:rPr>
          <w:rtl w:val="0"/>
        </w:rPr>
        <w:t xml:space="preserve">    if (!authHeader || !authHeader.startsWith('Bearer ')) {</w:t>
      </w:r>
    </w:p>
    <w:p w:rsidR="00000000" w:rsidDel="00000000" w:rsidP="00000000" w:rsidRDefault="00000000" w:rsidRPr="00000000" ns1:paraId="00000DD9">
      <w:pPr>
        <w:rPr/>
      </w:pPr>
      <w:r w:rsidDel="00000000" w:rsidR="00000000" w:rsidRPr="00000000">
        <w:rPr>
          <w:rtl w:val="0"/>
        </w:rPr>
        <w:t xml:space="preserve">        return res.status(401).json({ error: 'Missing or invalid Authorization header' });</w:t>
      </w:r>
    </w:p>
    <w:p w:rsidR="00000000" w:rsidDel="00000000" w:rsidP="00000000" w:rsidRDefault="00000000" w:rsidRPr="00000000" ns1:paraId="00000DDA">
      <w:pPr>
        <w:rPr/>
      </w:pPr>
      <w:r w:rsidDel="00000000" w:rsidR="00000000" w:rsidRPr="00000000">
        <w:rPr>
          <w:rtl w:val="0"/>
        </w:rPr>
        <w:t xml:space="preserve">    }</w:t>
      </w:r>
    </w:p>
    <w:p w:rsidR="00000000" w:rsidDel="00000000" w:rsidP="00000000" w:rsidRDefault="00000000" w:rsidRPr="00000000" ns1:paraId="00000DDB">
      <w:pPr>
        <w:rPr/>
      </w:pPr>
      <w:r w:rsidDel="00000000" w:rsidR="00000000" w:rsidRPr="00000000">
        <w:rPr>
          <w:rtl w:val="0"/>
        </w:rPr>
        <w:t xml:space="preserve">    const token = authHeader.split(' ')[1];</w:t>
      </w:r>
    </w:p>
    <w:p w:rsidR="00000000" w:rsidDel="00000000" w:rsidP="00000000" w:rsidRDefault="00000000" w:rsidRPr="00000000" ns1:paraId="00000DDC">
      <w:pPr>
        <w:rPr/>
      </w:pPr>
      <w:r w:rsidDel="00000000" w:rsidR="00000000" w:rsidRPr="00000000">
        <w:rPr>
          <w:rtl w:val="0"/>
        </w:rPr>
        <w:t xml:space="preserve">    const voterId = TOKENS[token];</w:t>
      </w:r>
    </w:p>
    <w:p w:rsidR="00000000" w:rsidDel="00000000" w:rsidP="00000000" w:rsidRDefault="00000000" w:rsidRPr="00000000" ns1:paraId="00000DDD">
      <w:pPr>
        <w:rPr/>
      </w:pPr>
      <w:r w:rsidDel="00000000" w:rsidR="00000000" w:rsidRPr="00000000">
        <w:rPr>
          <w:rtl w:val="0"/>
        </w:rPr>
        <w:t xml:space="preserve">    </w:t>
      </w:r>
    </w:p>
    <w:p w:rsidR="00000000" w:rsidDel="00000000" w:rsidP="00000000" w:rsidRDefault="00000000" w:rsidRPr="00000000" ns1:paraId="00000DDE">
      <w:pPr>
        <w:rPr/>
      </w:pPr>
      <w:r w:rsidDel="00000000" w:rsidR="00000000" w:rsidRPr="00000000">
        <w:rPr>
          <w:rtl w:val="0"/>
        </w:rPr>
        <w:t xml:space="preserve">    if (!voterId) {</w:t>
      </w:r>
    </w:p>
    <w:p w:rsidR="00000000" w:rsidDel="00000000" w:rsidP="00000000" w:rsidRDefault="00000000" w:rsidRPr="00000000" ns1:paraId="00000DDF">
      <w:pPr>
        <w:rPr/>
      </w:pPr>
      <w:r w:rsidDel="00000000" w:rsidR="00000000" w:rsidRPr="00000000">
        <w:rPr>
          <w:rtl w:val="0"/>
        </w:rPr>
        <w:t xml:space="preserve">        return res.status(401).json({ error: 'Invalid token' });</w:t>
      </w:r>
    </w:p>
    <w:p w:rsidR="00000000" w:rsidDel="00000000" w:rsidP="00000000" w:rsidRDefault="00000000" w:rsidRPr="00000000" ns1:paraId="00000DE0">
      <w:pPr>
        <w:rPr/>
      </w:pPr>
      <w:r w:rsidDel="00000000" w:rsidR="00000000" w:rsidRPr="00000000">
        <w:rPr>
          <w:rtl w:val="0"/>
        </w:rPr>
        <w:t xml:space="preserve">    }</w:t>
      </w:r>
    </w:p>
    <w:p w:rsidR="00000000" w:rsidDel="00000000" w:rsidP="00000000" w:rsidRDefault="00000000" w:rsidRPr="00000000" ns1:paraId="00000DE1">
      <w:pPr>
        <w:rPr/>
      </w:pPr>
      <w:r w:rsidDel="00000000" w:rsidR="00000000" w:rsidRPr="00000000">
        <w:rPr>
          <w:rtl w:val="0"/>
        </w:rPr>
        <w:t xml:space="preserve">    </w:t>
      </w:r>
    </w:p>
    <w:p w:rsidR="00000000" w:rsidDel="00000000" w:rsidP="00000000" w:rsidRDefault="00000000" w:rsidRPr="00000000" ns1:paraId="00000DE2">
      <w:pPr>
        <w:rPr/>
      </w:pPr>
      <w:r w:rsidDel="00000000" w:rsidR="00000000" w:rsidRPr="00000000">
        <w:rPr>
          <w:rtl w:val="0"/>
        </w:rPr>
        <w:t xml:space="preserve">    // Provide voterId down the chain</w:t>
      </w:r>
    </w:p>
    <w:p w:rsidR="00000000" w:rsidDel="00000000" w:rsidP="00000000" w:rsidRDefault="00000000" w:rsidRPr="00000000" ns1:paraId="00000DE3">
      <w:pPr>
        <w:rPr/>
      </w:pPr>
      <w:r w:rsidDel="00000000" w:rsidR="00000000" w:rsidRPr="00000000">
        <w:rPr>
          <w:rtl w:val="0"/>
        </w:rPr>
        <w:t xml:space="preserve">    req.voterId = voterId;</w:t>
      </w:r>
    </w:p>
    <w:p w:rsidR="00000000" w:rsidDel="00000000" w:rsidP="00000000" w:rsidRDefault="00000000" w:rsidRPr="00000000" ns1:paraId="00000DE4">
      <w:pPr>
        <w:rPr/>
      </w:pPr>
      <w:r w:rsidDel="00000000" w:rsidR="00000000" w:rsidRPr="00000000">
        <w:rPr>
          <w:rtl w:val="0"/>
        </w:rPr>
        <w:t xml:space="preserve">    next();</w:t>
      </w:r>
    </w:p>
    <w:p w:rsidR="00000000" w:rsidDel="00000000" w:rsidP="00000000" w:rsidRDefault="00000000" w:rsidRPr="00000000" ns1:paraId="00000DE5">
      <w:pPr>
        <w:rPr/>
      </w:pPr>
      <w:r w:rsidDel="00000000" w:rsidR="00000000" w:rsidRPr="00000000">
        <w:rPr>
          <w:rtl w:val="0"/>
        </w:rPr>
        <w:t xml:space="preserve">}</w:t>
      </w:r>
    </w:p>
    <w:p w:rsidR="00000000" w:rsidDel="00000000" w:rsidP="00000000" w:rsidRDefault="00000000" w:rsidRPr="00000000" ns1:paraId="00000DE6">
      <w:pPr>
        <w:rPr/>
      </w:pPr>
      <w:r w:rsidDel="00000000" w:rsidR="00000000" w:rsidRPr="00000000">
        <w:rPr>
          <w:rtl w:val="0"/>
        </w:rPr>
      </w:r>
    </w:p>
    <w:p w:rsidR="00000000" w:rsidDel="00000000" w:rsidP="00000000" w:rsidRDefault="00000000" w:rsidRPr="00000000" ns1:paraId="00000DE7">
      <w:pPr>
        <w:rPr/>
      </w:pPr>
      <w:r w:rsidDel="00000000" w:rsidR="00000000" w:rsidRPr="00000000">
        <w:rPr>
          <w:rtl w:val="0"/>
        </w:rPr>
        <w:t xml:space="preserve">// ── Middleware ────────────────────────────────────────────────</w:t>
      </w:r>
    </w:p>
    <w:p w:rsidR="00000000" w:rsidDel="00000000" w:rsidP="00000000" w:rsidRDefault="00000000" w:rsidRPr="00000000" ns1:paraId="00000DE8">
      <w:pPr>
        <w:rPr/>
      </w:pPr>
      <w:r w:rsidDel="00000000" w:rsidR="00000000" w:rsidRPr="00000000">
        <w:rPr>
          <w:rtl w:val="0"/>
        </w:rPr>
        <w:t xml:space="preserve">app.use(cors());</w:t>
      </w:r>
    </w:p>
    <w:p w:rsidR="00000000" w:rsidDel="00000000" w:rsidP="00000000" w:rsidRDefault="00000000" w:rsidRPr="00000000" ns1:paraId="00000DE9">
      <w:pPr>
        <w:rPr/>
      </w:pPr>
      <w:r w:rsidDel="00000000" w:rsidR="00000000" w:rsidRPr="00000000">
        <w:rPr>
          <w:rtl w:val="0"/>
        </w:rPr>
        <w:t xml:space="preserve">app.use(express.json());</w:t>
      </w:r>
    </w:p>
    <w:p w:rsidR="00000000" w:rsidDel="00000000" w:rsidP="00000000" w:rsidRDefault="00000000" w:rsidRPr="00000000" ns1:paraId="00000DEA">
      <w:pPr>
        <w:rPr/>
      </w:pPr>
      <w:r w:rsidDel="00000000" w:rsidR="00000000" w:rsidRPr="00000000">
        <w:rPr>
          <w:rtl w:val="0"/>
        </w:rPr>
        <w:t xml:space="preserve">// Custom raw parser for binary uploads</w:t>
      </w:r>
    </w:p>
    <w:p w:rsidR="00000000" w:rsidDel="00000000" w:rsidP="00000000" w:rsidRDefault="00000000" w:rsidRPr="00000000" ns1:paraId="00000DEB">
      <w:pPr>
        <w:rPr/>
      </w:pPr>
      <w:r w:rsidDel="00000000" w:rsidR="00000000" w:rsidRPr="00000000">
        <w:rPr>
          <w:rtl w:val="0"/>
        </w:rPr>
        <w:t xml:space="preserve">app.use(express.raw({ type: 'application/octet-stream', limit: '10mb' }));</w:t>
      </w:r>
    </w:p>
    <w:p w:rsidR="00000000" w:rsidDel="00000000" w:rsidP="00000000" w:rsidRDefault="00000000" w:rsidRPr="00000000" ns1:paraId="00000DEC">
      <w:pPr>
        <w:rPr/>
      </w:pPr>
      <w:r w:rsidDel="00000000" w:rsidR="00000000" w:rsidRPr="00000000">
        <w:rPr>
          <w:rtl w:val="0"/>
        </w:rPr>
      </w:r>
    </w:p>
    <w:p w:rsidR="00000000" w:rsidDel="00000000" w:rsidP="00000000" w:rsidRDefault="00000000" w:rsidRPr="00000000" ns1:paraId="00000DED">
      <w:pPr>
        <w:rPr/>
      </w:pPr>
      <w:r w:rsidDel="00000000" w:rsidR="00000000" w:rsidRPr="00000000">
        <w:rPr>
          <w:rtl w:val="0"/>
        </w:rPr>
        <w:t xml:space="preserve">app.use((req, _res, next) =&gt; {</w:t>
      </w:r>
    </w:p>
    <w:p w:rsidR="00000000" w:rsidDel="00000000" w:rsidP="00000000" w:rsidRDefault="00000000" w:rsidRPr="00000000" ns1:paraId="00000DEE">
      <w:pPr>
        <w:rPr/>
      </w:pPr>
      <w:r w:rsidDel="00000000" w:rsidR="00000000" w:rsidRPr="00000000">
        <w:rPr>
          <w:rtl w:val="0"/>
        </w:rPr>
        <w:t xml:space="preserve">    const ts = new Date().toISOString().slice(11, 19);</w:t>
      </w:r>
    </w:p>
    <w:p w:rsidR="00000000" w:rsidDel="00000000" w:rsidP="00000000" w:rsidRDefault="00000000" w:rsidRPr="00000000" ns1:paraId="00000DEF">
      <w:pPr>
        <w:rPr/>
      </w:pPr>
      <w:r w:rsidDel="00000000" w:rsidR="00000000" w:rsidRPr="00000000">
        <w:rPr>
          <w:rtl w:val="0"/>
        </w:rPr>
        <w:t xml:space="preserve">    console.log(`[${ts}] ${req.method} ${req.path}`);</w:t>
      </w:r>
    </w:p>
    <w:p w:rsidR="00000000" w:rsidDel="00000000" w:rsidP="00000000" w:rsidRDefault="00000000" w:rsidRPr="00000000" ns1:paraId="00000DF0">
      <w:pPr>
        <w:rPr/>
      </w:pPr>
      <w:r w:rsidDel="00000000" w:rsidR="00000000" w:rsidRPr="00000000">
        <w:rPr>
          <w:rtl w:val="0"/>
        </w:rPr>
        <w:t xml:space="preserve">    next();</w:t>
      </w:r>
    </w:p>
    <w:p w:rsidR="00000000" w:rsidDel="00000000" w:rsidP="00000000" w:rsidRDefault="00000000" w:rsidRPr="00000000" ns1:paraId="00000DF1">
      <w:pPr>
        <w:rPr/>
      </w:pPr>
      <w:r w:rsidDel="00000000" w:rsidR="00000000" w:rsidRPr="00000000">
        <w:rPr>
          <w:rtl w:val="0"/>
        </w:rPr>
        <w:t xml:space="preserve">});</w:t>
      </w:r>
    </w:p>
    <w:p w:rsidR="00000000" w:rsidDel="00000000" w:rsidP="00000000" w:rsidRDefault="00000000" w:rsidRPr="00000000" ns1:paraId="00000DF2">
      <w:pPr>
        <w:rPr/>
      </w:pPr>
      <w:r w:rsidDel="00000000" w:rsidR="00000000" w:rsidRPr="00000000">
        <w:rPr>
          <w:rtl w:val="0"/>
        </w:rPr>
      </w:r>
    </w:p>
    <w:p w:rsidR="00000000" w:rsidDel="00000000" w:rsidP="00000000" w:rsidRDefault="00000000" w:rsidRPr="00000000" ns1:paraId="00000DF3">
      <w:pPr>
        <w:rPr/>
      </w:pPr>
      <w:r w:rsidDel="00000000" w:rsidR="00000000" w:rsidRPr="00000000">
        <w:rPr>
          <w:rtl w:val="0"/>
        </w:rPr>
        <w:t xml:space="preserve">// ── Routes ────────────────────────────────────────────────────</w:t>
      </w:r>
    </w:p>
    <w:p w:rsidR="00000000" w:rsidDel="00000000" w:rsidP="00000000" w:rsidRDefault="00000000" w:rsidRPr="00000000" ns1:paraId="00000DF4">
      <w:pPr>
        <w:rPr/>
      </w:pPr>
      <w:r w:rsidDel="00000000" w:rsidR="00000000" w:rsidRPr="00000000">
        <w:rPr>
          <w:rtl w:val="0"/>
        </w:rPr>
        <w:t xml:space="preserve">app.get('/health', (req, res) =&gt; res.json({ status: 'ok' }));</w:t>
      </w:r>
    </w:p>
    <w:p w:rsidR="00000000" w:rsidDel="00000000" w:rsidP="00000000" w:rsidRDefault="00000000" w:rsidRPr="00000000" ns1:paraId="00000DF5">
      <w:pPr>
        <w:rPr/>
      </w:pPr>
      <w:r w:rsidDel="00000000" w:rsidR="00000000" w:rsidRPr="00000000">
        <w:rPr>
          <w:rtl w:val="0"/>
        </w:rPr>
      </w:r>
    </w:p>
    <w:p w:rsidR="00000000" w:rsidDel="00000000" w:rsidP="00000000" w:rsidRDefault="00000000" w:rsidRPr="00000000" ns1:paraId="00000DF6">
      <w:pPr>
        <w:rPr/>
      </w:pPr>
      <w:r w:rsidDel="00000000" w:rsidR="00000000" w:rsidRPr="00000000">
        <w:rPr>
          <w:rtl w:val="0"/>
        </w:rPr>
        <w:t xml:space="preserve">app.get('/status', (req, res) =&gt; {</w:t>
      </w:r>
    </w:p>
    <w:p w:rsidR="00000000" w:rsidDel="00000000" w:rsidP="00000000" w:rsidRDefault="00000000" w:rsidRPr="00000000" ns1:paraId="00000DF7">
      <w:pPr>
        <w:rPr/>
      </w:pPr>
      <w:r w:rsidDel="00000000" w:rsidR="00000000" w:rsidRPr="00000000">
        <w:rPr>
          <w:rtl w:val="0"/>
        </w:rPr>
        <w:t xml:space="preserve">    const st = loadState();</w:t>
      </w:r>
    </w:p>
    <w:p w:rsidR="00000000" w:rsidDel="00000000" w:rsidP="00000000" w:rsidRDefault="00000000" w:rsidRPr="00000000" ns1:paraId="00000DF8">
      <w:pPr>
        <w:rPr/>
      </w:pPr>
      <w:r w:rsidDel="00000000" w:rsidR="00000000" w:rsidRPr="00000000">
        <w:rPr>
          <w:rtl w:val="0"/>
        </w:rPr>
        <w:t xml:space="preserve">    const voters = readVoterList();</w:t>
      </w:r>
    </w:p>
    <w:p w:rsidR="00000000" w:rsidDel="00000000" w:rsidP="00000000" w:rsidRDefault="00000000" w:rsidRPr="00000000" ns1:paraId="00000DF9">
      <w:pPr>
        <w:rPr/>
      </w:pPr>
      <w:r w:rsidDel="00000000" w:rsidR="00000000" w:rsidRPr="00000000">
        <w:rPr>
          <w:rtl w:val="0"/>
        </w:rPr>
        <w:t xml:space="preserve">    const votes = fs.existsSync(DIRS.ciphertexts) ? fs.readdirSync(DIRS.ciphertexts).filter(f =&gt; f.endsWith('.bin')) : [];</w:t>
      </w:r>
    </w:p>
    <w:p w:rsidR="00000000" w:rsidDel="00000000" w:rsidP="00000000" w:rsidRDefault="00000000" w:rsidRPr="00000000" ns1:paraId="00000DFA">
      <w:pPr>
        <w:rPr/>
      </w:pPr>
      <w:r w:rsidDel="00000000" w:rsidR="00000000" w:rsidRPr="00000000">
        <w:rPr>
          <w:rtl w:val="0"/>
        </w:rPr>
        <w:t xml:space="preserve">    const shares = fs.existsSync(DIRS.shares) ? fs.readdirSync(DIRS.shares).filter(f =&gt; f.endsWith('.bin')) : [];</w:t>
      </w:r>
    </w:p>
    <w:p w:rsidR="00000000" w:rsidDel="00000000" w:rsidP="00000000" w:rsidRDefault="00000000" w:rsidRPr="00000000" ns1:paraId="00000DFB">
      <w:pPr>
        <w:rPr/>
      </w:pPr>
      <w:r w:rsidDel="00000000" w:rsidR="00000000" w:rsidRPr="00000000">
        <w:rPr>
          <w:rtl w:val="0"/>
        </w:rPr>
        <w:t xml:space="preserve">    </w:t>
      </w:r>
    </w:p>
    <w:p w:rsidR="00000000" w:rsidDel="00000000" w:rsidP="00000000" w:rsidRDefault="00000000" w:rsidRPr="00000000" ns1:paraId="00000DFC">
      <w:pPr>
        <w:rPr/>
      </w:pPr>
      <w:r w:rsidDel="00000000" w:rsidR="00000000" w:rsidRPr="00000000">
        <w:rPr>
          <w:rtl w:val="0"/>
        </w:rPr>
        <w:t xml:space="preserve">    let phase = 'registration';</w:t>
      </w:r>
    </w:p>
    <w:p w:rsidR="00000000" w:rsidDel="00000000" w:rsidP="00000000" w:rsidRDefault="00000000" w:rsidRPr="00000000" ns1:paraId="00000DFD">
      <w:pPr>
        <w:rPr/>
      </w:pPr>
      <w:r w:rsidDel="00000000" w:rsidR="00000000" w:rsidRPr="00000000">
        <w:rPr>
          <w:rtl w:val="0"/>
        </w:rPr>
        <w:t xml:space="preserve">    if (fs.existsSync(FINAL_RESULT)) phase = 'complete';</w:t>
      </w:r>
    </w:p>
    <w:p w:rsidR="00000000" w:rsidDel="00000000" w:rsidP="00000000" w:rsidRDefault="00000000" w:rsidRPr="00000000" ns1:paraId="00000DFE">
      <w:pPr>
        <w:rPr/>
      </w:pPr>
      <w:r w:rsidDel="00000000" w:rsidR="00000000" w:rsidRPr="00000000">
        <w:rPr>
          <w:rtl w:val="0"/>
        </w:rPr>
        <w:t xml:space="preserve">    else if (fs.existsSync(ENC_TALLY)) phase = 'decrypting';</w:t>
      </w:r>
    </w:p>
    <w:p w:rsidR="00000000" w:rsidDel="00000000" w:rsidP="00000000" w:rsidRDefault="00000000" w:rsidRPr="00000000" ns1:paraId="00000DFF">
      <w:pPr>
        <w:rPr/>
      </w:pPr>
      <w:r w:rsidDel="00000000" w:rsidR="00000000" w:rsidRPr="00000000">
        <w:rPr>
          <w:rtl w:val="0"/>
        </w:rPr>
        <w:t xml:space="preserve">    else if (st.finalized) phase = 'voting';</w:t>
      </w:r>
    </w:p>
    <w:p w:rsidR="00000000" w:rsidDel="00000000" w:rsidP="00000000" w:rsidRDefault="00000000" w:rsidRPr="00000000" ns1:paraId="00000E00">
      <w:pPr>
        <w:rPr/>
      </w:pPr>
      <w:r w:rsidDel="00000000" w:rsidR="00000000" w:rsidRPr="00000000">
        <w:rPr>
          <w:rtl w:val="0"/>
        </w:rPr>
      </w:r>
    </w:p>
    <w:p w:rsidR="00000000" w:rsidDel="00000000" w:rsidP="00000000" w:rsidRDefault="00000000" w:rsidRPr="00000000" ns1:paraId="00000E01">
      <w:pPr>
        <w:rPr/>
      </w:pPr>
      <w:r w:rsidDel="00000000" w:rsidR="00000000" w:rsidRPr="00000000">
        <w:rPr>
          <w:rtl w:val="0"/>
        </w:rPr>
        <w:t xml:space="preserve">    let result = null;</w:t>
      </w:r>
    </w:p>
    <w:p w:rsidR="00000000" w:rsidDel="00000000" w:rsidP="00000000" w:rsidRDefault="00000000" w:rsidRPr="00000000" ns1:paraId="00000E02">
      <w:pPr>
        <w:rPr/>
      </w:pPr>
      <w:r w:rsidDel="00000000" w:rsidR="00000000" w:rsidRPr="00000000">
        <w:rPr>
          <w:rtl w:val="0"/>
        </w:rPr>
        <w:t xml:space="preserve">    let results = null;</w:t>
      </w:r>
    </w:p>
    <w:p w:rsidR="00000000" w:rsidDel="00000000" w:rsidP="00000000" w:rsidRDefault="00000000" w:rsidRPr="00000000" ns1:paraId="00000E03">
      <w:pPr>
        <w:rPr/>
      </w:pPr>
      <w:r w:rsidDel="00000000" w:rsidR="00000000" w:rsidRPr="00000000">
        <w:rPr>
          <w:rtl w:val="0"/>
        </w:rPr>
        <w:t xml:space="preserve">    const candidates = loadCandidates();</w:t>
      </w:r>
    </w:p>
    <w:p w:rsidR="00000000" w:rsidDel="00000000" w:rsidP="00000000" w:rsidRDefault="00000000" w:rsidRPr="00000000" ns1:paraId="00000E04">
      <w:pPr>
        <w:rPr/>
      </w:pPr>
      <w:r w:rsidDel="00000000" w:rsidR="00000000" w:rsidRPr="00000000">
        <w:rPr>
          <w:rtl w:val="0"/>
        </w:rPr>
      </w:r>
    </w:p>
    <w:p w:rsidR="00000000" w:rsidDel="00000000" w:rsidP="00000000" w:rsidRDefault="00000000" w:rsidRPr="00000000" ns1:paraId="00000E05">
      <w:pPr>
        <w:rPr/>
      </w:pPr>
      <w:r w:rsidDel="00000000" w:rsidR="00000000" w:rsidRPr="00000000">
        <w:rPr>
          <w:rtl w:val="0"/>
        </w:rPr>
        <w:t xml:space="preserve">    if (phase === 'complete') {</w:t>
      </w:r>
    </w:p>
    <w:p w:rsidR="00000000" w:rsidDel="00000000" w:rsidP="00000000" w:rsidRDefault="00000000" w:rsidRPr="00000000" ns1:paraId="00000E06">
      <w:pPr>
        <w:rPr/>
      </w:pPr>
      <w:r w:rsidDel="00000000" w:rsidR="00000000" w:rsidRPr="00000000">
        <w:rPr>
          <w:rtl w:val="0"/>
        </w:rPr>
        <w:t xml:space="preserve">        const raw = fs.readFileSync(FINAL_RESULT, 'utf8').trim();</w:t>
      </w:r>
    </w:p>
    <w:p w:rsidR="00000000" w:rsidDel="00000000" w:rsidP="00000000" w:rsidRDefault="00000000" w:rsidRPr="00000000" ns1:paraId="00000E07">
      <w:pPr>
        <w:rPr/>
      </w:pPr>
      <w:r w:rsidDel="00000000" w:rsidR="00000000" w:rsidRPr="00000000">
        <w:rPr>
          <w:rtl w:val="0"/>
        </w:rPr>
        <w:t xml:space="preserve">        result = raw;</w:t>
      </w:r>
    </w:p>
    <w:p w:rsidR="00000000" w:rsidDel="00000000" w:rsidP="00000000" w:rsidRDefault="00000000" w:rsidRPr="00000000" ns1:paraId="00000E08">
      <w:pPr>
        <w:rPr/>
      </w:pPr>
      <w:r w:rsidDel="00000000" w:rsidR="00000000" w:rsidRPr="00000000">
        <w:rPr>
          <w:rtl w:val="0"/>
        </w:rPr>
        <w:t xml:space="preserve">        const parsed = [];</w:t>
      </w:r>
    </w:p>
    <w:p w:rsidR="00000000" w:rsidDel="00000000" w:rsidP="00000000" w:rsidRDefault="00000000" w:rsidRPr="00000000" ns1:paraId="00000E09">
      <w:pPr>
        <w:rPr/>
      </w:pPr>
      <w:r w:rsidDel="00000000" w:rsidR="00000000" w:rsidRPr="00000000">
        <w:rPr>
          <w:rtl w:val="0"/>
        </w:rPr>
        <w:t xml:space="preserve">        for (const line of raw.split('\n')) {</w:t>
      </w:r>
    </w:p>
    <w:p w:rsidR="00000000" w:rsidDel="00000000" w:rsidP="00000000" w:rsidRDefault="00000000" w:rsidRPr="00000000" ns1:paraId="00000E0A">
      <w:pPr>
        <w:rPr/>
      </w:pPr>
      <w:r w:rsidDel="00000000" w:rsidR="00000000" w:rsidRPr="00000000">
        <w:rPr>
          <w:rtl w:val="0"/>
        </w:rPr>
        <w:t xml:space="preserve">            const m = line.match(/^CANDIDATE_(\d+):(\d+)$/);</w:t>
      </w:r>
    </w:p>
    <w:p w:rsidR="00000000" w:rsidDel="00000000" w:rsidP="00000000" w:rsidRDefault="00000000" w:rsidRPr="00000000" ns1:paraId="00000E0B">
      <w:pPr>
        <w:rPr/>
      </w:pPr>
      <w:r w:rsidDel="00000000" w:rsidR="00000000" w:rsidRPr="00000000">
        <w:rPr>
          <w:rtl w:val="0"/>
        </w:rPr>
        <w:t xml:space="preserve">            if (m) {</w:t>
      </w:r>
    </w:p>
    <w:p w:rsidR="00000000" w:rsidDel="00000000" w:rsidP="00000000" w:rsidRDefault="00000000" w:rsidRPr="00000000" ns1:paraId="00000E0C">
      <w:pPr>
        <w:rPr/>
      </w:pPr>
      <w:r w:rsidDel="00000000" w:rsidR="00000000" w:rsidRPr="00000000">
        <w:rPr>
          <w:rtl w:val="0"/>
        </w:rPr>
        <w:t xml:space="preserve">                const idx = parseInt(m[1], 10);</w:t>
      </w:r>
    </w:p>
    <w:p w:rsidR="00000000" w:rsidDel="00000000" w:rsidP="00000000" w:rsidRDefault="00000000" w:rsidRPr="00000000" ns1:paraId="00000E0D">
      <w:pPr>
        <w:rPr/>
      </w:pPr>
      <w:r w:rsidDel="00000000" w:rsidR="00000000" w:rsidRPr="00000000">
        <w:rPr>
          <w:rtl w:val="0"/>
        </w:rPr>
        <w:t xml:space="preserve">                const cnt = parseInt(m[2], 10);</w:t>
      </w:r>
    </w:p>
    <w:p w:rsidR="00000000" w:rsidDel="00000000" w:rsidP="00000000" w:rsidRDefault="00000000" w:rsidRPr="00000000" ns1:paraId="00000E0E">
      <w:pPr>
        <w:rPr/>
      </w:pPr>
      <w:r w:rsidDel="00000000" w:rsidR="00000000" w:rsidRPr="00000000">
        <w:rPr>
          <w:rtl w:val="0"/>
        </w:rPr>
        <w:t xml:space="preserve">                const cand = candidates.find(c =&gt; c.id === idx) || { id: idx, name: `Candidate ${idx}` };</w:t>
      </w:r>
    </w:p>
    <w:p w:rsidR="00000000" w:rsidDel="00000000" w:rsidP="00000000" w:rsidRDefault="00000000" w:rsidRPr="00000000" ns1:paraId="00000E0F">
      <w:pPr>
        <w:rPr/>
      </w:pPr>
      <w:r w:rsidDel="00000000" w:rsidR="00000000" w:rsidRPr="00000000">
        <w:rPr>
          <w:rtl w:val="0"/>
        </w:rPr>
        <w:t xml:space="preserve">                parsed.push({ ...cand, votes: cnt });</w:t>
      </w:r>
    </w:p>
    <w:p w:rsidR="00000000" w:rsidDel="00000000" w:rsidP="00000000" w:rsidRDefault="00000000" w:rsidRPr="00000000" ns1:paraId="00000E10">
      <w:pPr>
        <w:rPr/>
      </w:pPr>
      <w:r w:rsidDel="00000000" w:rsidR="00000000" w:rsidRPr="00000000">
        <w:rPr>
          <w:rtl w:val="0"/>
        </w:rPr>
        <w:t xml:space="preserve">            }</w:t>
      </w:r>
    </w:p>
    <w:p w:rsidR="00000000" w:rsidDel="00000000" w:rsidP="00000000" w:rsidRDefault="00000000" w:rsidRPr="00000000" ns1:paraId="00000E11">
      <w:pPr>
        <w:rPr/>
      </w:pPr>
      <w:r w:rsidDel="00000000" w:rsidR="00000000" w:rsidRPr="00000000">
        <w:rPr>
          <w:rtl w:val="0"/>
        </w:rPr>
        <w:t xml:space="preserve">        }</w:t>
      </w:r>
    </w:p>
    <w:p w:rsidR="00000000" w:rsidDel="00000000" w:rsidP="00000000" w:rsidRDefault="00000000" w:rsidRPr="00000000" ns1:paraId="00000E12">
      <w:pPr>
        <w:rPr/>
      </w:pPr>
      <w:r w:rsidDel="00000000" w:rsidR="00000000" w:rsidRPr="00000000">
        <w:rPr>
          <w:rtl w:val="0"/>
        </w:rPr>
        <w:t xml:space="preserve">        if (parsed.length &gt; 0) {</w:t>
      </w:r>
    </w:p>
    <w:p w:rsidR="00000000" w:rsidDel="00000000" w:rsidP="00000000" w:rsidRDefault="00000000" w:rsidRPr="00000000" ns1:paraId="00000E13">
      <w:pPr>
        <w:rPr/>
      </w:pPr>
      <w:r w:rsidDel="00000000" w:rsidR="00000000" w:rsidRPr="00000000">
        <w:rPr>
          <w:rtl w:val="0"/>
        </w:rPr>
        <w:t xml:space="preserve">            parsed.sort((a, b) =&gt; b.votes - a.votes);</w:t>
      </w:r>
    </w:p>
    <w:p w:rsidR="00000000" w:rsidDel="00000000" w:rsidP="00000000" w:rsidRDefault="00000000" w:rsidRPr="00000000" ns1:paraId="00000E14">
      <w:pPr>
        <w:rPr/>
      </w:pPr>
      <w:r w:rsidDel="00000000" w:rsidR="00000000" w:rsidRPr="00000000">
        <w:rPr>
          <w:rtl w:val="0"/>
        </w:rPr>
        <w:t xml:space="preserve">            results = parsed;</w:t>
      </w:r>
    </w:p>
    <w:p w:rsidR="00000000" w:rsidDel="00000000" w:rsidP="00000000" w:rsidRDefault="00000000" w:rsidRPr="00000000" ns1:paraId="00000E15">
      <w:pPr>
        <w:rPr/>
      </w:pPr>
      <w:r w:rsidDel="00000000" w:rsidR="00000000" w:rsidRPr="00000000">
        <w:rPr>
          <w:rtl w:val="0"/>
        </w:rPr>
        <w:t xml:space="preserve">        }</w:t>
      </w:r>
    </w:p>
    <w:p w:rsidR="00000000" w:rsidDel="00000000" w:rsidP="00000000" w:rsidRDefault="00000000" w:rsidRPr="00000000" ns1:paraId="00000E16">
      <w:pPr>
        <w:rPr/>
      </w:pPr>
      <w:r w:rsidDel="00000000" w:rsidR="00000000" w:rsidRPr="00000000">
        <w:rPr>
          <w:rtl w:val="0"/>
        </w:rPr>
        <w:t xml:space="preserve">    }</w:t>
      </w:r>
    </w:p>
    <w:p w:rsidR="00000000" w:rsidDel="00000000" w:rsidP="00000000" w:rsidRDefault="00000000" w:rsidRPr="00000000" ns1:paraId="00000E17">
      <w:pPr>
        <w:rPr/>
      </w:pPr>
      <w:r w:rsidDel="00000000" w:rsidR="00000000" w:rsidRPr="00000000">
        <w:rPr>
          <w:rtl w:val="0"/>
        </w:rPr>
      </w:r>
    </w:p>
    <w:p w:rsidR="00000000" w:rsidDel="00000000" w:rsidP="00000000" w:rsidRDefault="00000000" w:rsidRPr="00000000" ns1:paraId="00000E18">
      <w:pPr>
        <w:rPr/>
      </w:pPr>
      <w:r w:rsidDel="00000000" w:rsidR="00000000" w:rsidRPr="00000000">
        <w:rPr>
          <w:rtl w:val="0"/>
        </w:rPr>
        <w:t xml:space="preserve">    res.json({</w:t>
      </w:r>
    </w:p>
    <w:p w:rsidR="00000000" w:rsidDel="00000000" w:rsidP="00000000" w:rsidRDefault="00000000" w:rsidRPr="00000000" ns1:paraId="00000E19">
      <w:pPr>
        <w:rPr/>
      </w:pPr>
      <w:r w:rsidDel="00000000" w:rsidR="00000000" w:rsidRPr="00000000">
        <w:rPr>
          <w:rtl w:val="0"/>
        </w:rPr>
        <w:t xml:space="preserve">        phase,</w:t>
      </w:r>
    </w:p>
    <w:p w:rsidR="00000000" w:rsidDel="00000000" w:rsidP="00000000" w:rsidRDefault="00000000" w:rsidRPr="00000000" ns1:paraId="00000E1A">
      <w:pPr>
        <w:rPr/>
      </w:pPr>
      <w:r w:rsidDel="00000000" w:rsidR="00000000" w:rsidRPr="00000000">
        <w:rPr>
          <w:rtl w:val="0"/>
        </w:rPr>
        <w:t xml:space="preserve">        candidates,</w:t>
      </w:r>
    </w:p>
    <w:p w:rsidR="00000000" w:rsidDel="00000000" w:rsidP="00000000" w:rsidRDefault="00000000" w:rsidRPr="00000000" ns1:paraId="00000E1B">
      <w:pPr>
        <w:rPr/>
      </w:pPr>
      <w:r w:rsidDel="00000000" w:rsidR="00000000" w:rsidRPr="00000000">
        <w:rPr>
          <w:rtl w:val="0"/>
        </w:rPr>
        <w:t xml:space="preserve">        voters,</w:t>
      </w:r>
    </w:p>
    <w:p w:rsidR="00000000" w:rsidDel="00000000" w:rsidP="00000000" w:rsidRDefault="00000000" w:rsidRPr="00000000" ns1:paraId="00000E1C">
      <w:pPr>
        <w:rPr/>
      </w:pPr>
      <w:r w:rsidDel="00000000" w:rsidR="00000000" w:rsidRPr="00000000">
        <w:rPr>
          <w:rtl w:val="0"/>
        </w:rPr>
        <w:t xml:space="preserve">        voters_count: voters.length,</w:t>
      </w:r>
    </w:p>
    <w:p w:rsidR="00000000" w:rsidDel="00000000" w:rsidP="00000000" w:rsidRDefault="00000000" w:rsidRPr="00000000" ns1:paraId="00000E1D">
      <w:pPr>
        <w:rPr/>
      </w:pPr>
      <w:r w:rsidDel="00000000" w:rsidR="00000000" w:rsidRPr="00000000">
        <w:rPr>
          <w:rtl w:val="0"/>
        </w:rPr>
        <w:t xml:space="preserve">        finalized: !!st.finalized,</w:t>
      </w:r>
    </w:p>
    <w:p w:rsidR="00000000" w:rsidDel="00000000" w:rsidP="00000000" w:rsidRDefault="00000000" w:rsidRPr="00000000" ns1:paraId="00000E1E">
      <w:pPr>
        <w:rPr/>
      </w:pPr>
      <w:r w:rsidDel="00000000" w:rsidR="00000000" w:rsidRPr="00000000">
        <w:rPr>
          <w:rtl w:val="0"/>
        </w:rPr>
        <w:t xml:space="preserve">        votes_received: votes.length,</w:t>
      </w:r>
    </w:p>
    <w:p w:rsidR="00000000" w:rsidDel="00000000" w:rsidP="00000000" w:rsidRDefault="00000000" w:rsidRPr="00000000" ns1:paraId="00000E1F">
      <w:pPr>
        <w:rPr/>
      </w:pPr>
      <w:r w:rsidDel="00000000" w:rsidR="00000000" w:rsidRPr="00000000">
        <w:rPr>
          <w:rtl w:val="0"/>
        </w:rPr>
        <w:t xml:space="preserve">        votes_expected: voters.length,</w:t>
      </w:r>
    </w:p>
    <w:p w:rsidR="00000000" w:rsidDel="00000000" w:rsidP="00000000" w:rsidRDefault="00000000" w:rsidRPr="00000000" ns1:paraId="00000E20">
      <w:pPr>
        <w:rPr/>
      </w:pPr>
      <w:r w:rsidDel="00000000" w:rsidR="00000000" w:rsidRPr="00000000">
        <w:rPr>
          <w:rtl w:val="0"/>
        </w:rPr>
        <w:t xml:space="preserve">        tally_computed: fs.existsSync(ENC_TALLY),</w:t>
      </w:r>
    </w:p>
    <w:p w:rsidR="00000000" w:rsidDel="00000000" w:rsidP="00000000" w:rsidRDefault="00000000" w:rsidRPr="00000000" ns1:paraId="00000E21">
      <w:pPr>
        <w:rPr/>
      </w:pPr>
      <w:r w:rsidDel="00000000" w:rsidR="00000000" w:rsidRPr="00000000">
        <w:rPr>
          <w:rtl w:val="0"/>
        </w:rPr>
        <w:t xml:space="preserve">        shares_received: shares.map(f =&gt; f.replace(/^share_/, '').replace(/\.bin$/, '')),</w:t>
      </w:r>
    </w:p>
    <w:p w:rsidR="00000000" w:rsidDel="00000000" w:rsidP="00000000" w:rsidRDefault="00000000" w:rsidRPr="00000000" ns1:paraId="00000E22">
      <w:pPr>
        <w:rPr/>
      </w:pPr>
      <w:r w:rsidDel="00000000" w:rsidR="00000000" w:rsidRPr="00000000">
        <w:rPr>
          <w:rtl w:val="0"/>
        </w:rPr>
        <w:t xml:space="preserve">        shares_needed: voters,</w:t>
      </w:r>
    </w:p>
    <w:p w:rsidR="00000000" w:rsidDel="00000000" w:rsidP="00000000" w:rsidRDefault="00000000" w:rsidRPr="00000000" ns1:paraId="00000E23">
      <w:pPr>
        <w:rPr/>
      </w:pPr>
      <w:r w:rsidDel="00000000" w:rsidR="00000000" w:rsidRPr="00000000">
        <w:rPr>
          <w:rtl w:val="0"/>
        </w:rPr>
        <w:t xml:space="preserve">        result,</w:t>
      </w:r>
    </w:p>
    <w:p w:rsidR="00000000" w:rsidDel="00000000" w:rsidP="00000000" w:rsidRDefault="00000000" w:rsidRPr="00000000" ns1:paraId="00000E24">
      <w:pPr>
        <w:rPr/>
      </w:pPr>
      <w:r w:rsidDel="00000000" w:rsidR="00000000" w:rsidRPr="00000000">
        <w:rPr>
          <w:rtl w:val="0"/>
        </w:rPr>
        <w:t xml:space="preserve">        results</w:t>
      </w:r>
    </w:p>
    <w:p w:rsidR="00000000" w:rsidDel="00000000" w:rsidP="00000000" w:rsidRDefault="00000000" w:rsidRPr="00000000" ns1:paraId="00000E25">
      <w:pPr>
        <w:rPr/>
      </w:pPr>
      <w:r w:rsidDel="00000000" w:rsidR="00000000" w:rsidRPr="00000000">
        <w:rPr>
          <w:rtl w:val="0"/>
        </w:rPr>
        <w:t xml:space="preserve">    });</w:t>
      </w:r>
    </w:p>
    <w:p w:rsidR="00000000" w:rsidDel="00000000" w:rsidP="00000000" w:rsidRDefault="00000000" w:rsidRPr="00000000" ns1:paraId="00000E26">
      <w:pPr>
        <w:rPr/>
      </w:pPr>
      <w:r w:rsidDel="00000000" w:rsidR="00000000" w:rsidRPr="00000000">
        <w:rPr>
          <w:rtl w:val="0"/>
        </w:rPr>
        <w:t xml:space="preserve">});</w:t>
      </w:r>
    </w:p>
    <w:p w:rsidR="00000000" w:rsidDel="00000000" w:rsidP="00000000" w:rsidRDefault="00000000" w:rsidRPr="00000000" ns1:paraId="00000E27">
      <w:pPr>
        <w:rPr/>
      </w:pPr>
      <w:r w:rsidDel="00000000" w:rsidR="00000000" w:rsidRPr="00000000">
        <w:rPr>
          <w:rtl w:val="0"/>
        </w:rPr>
      </w:r>
    </w:p>
    <w:p w:rsidR="00000000" w:rsidDel="00000000" w:rsidP="00000000" w:rsidRDefault="00000000" w:rsidRPr="00000000" ns1:paraId="00000E28">
      <w:pPr>
        <w:rPr/>
      </w:pPr>
      <w:r w:rsidDel="00000000" w:rsidR="00000000" w:rsidRPr="00000000">
        <w:rPr>
          <w:rtl w:val="0"/>
        </w:rPr>
        <w:t xml:space="preserve">app.get('/candidates', (req, res) =&gt; {</w:t>
      </w:r>
    </w:p>
    <w:p w:rsidR="00000000" w:rsidDel="00000000" w:rsidP="00000000" w:rsidRDefault="00000000" w:rsidRPr="00000000" ns1:paraId="00000E29">
      <w:pPr>
        <w:rPr/>
      </w:pPr>
      <w:r w:rsidDel="00000000" w:rsidR="00000000" w:rsidRPr="00000000">
        <w:rPr>
          <w:rtl w:val="0"/>
        </w:rPr>
        <w:t xml:space="preserve">    res.json({ candidates: loadCandidates() });</w:t>
      </w:r>
    </w:p>
    <w:p w:rsidR="00000000" w:rsidDel="00000000" w:rsidP="00000000" w:rsidRDefault="00000000" w:rsidRPr="00000000" ns1:paraId="00000E2A">
      <w:pPr>
        <w:rPr/>
      </w:pPr>
      <w:r w:rsidDel="00000000" w:rsidR="00000000" w:rsidRPr="00000000">
        <w:rPr>
          <w:rtl w:val="0"/>
        </w:rPr>
        <w:t xml:space="preserve">});</w:t>
      </w:r>
    </w:p>
    <w:p w:rsidR="00000000" w:rsidDel="00000000" w:rsidP="00000000" w:rsidRDefault="00000000" w:rsidRPr="00000000" ns1:paraId="00000E2B">
      <w:pPr>
        <w:rPr/>
      </w:pPr>
      <w:r w:rsidDel="00000000" w:rsidR="00000000" w:rsidRPr="00000000">
        <w:rPr>
          <w:rtl w:val="0"/>
        </w:rPr>
      </w:r>
    </w:p>
    <w:p w:rsidR="00000000" w:rsidDel="00000000" w:rsidP="00000000" w:rsidRDefault="00000000" w:rsidRPr="00000000" ns1:paraId="00000E2C">
      <w:pPr>
        <w:rPr/>
      </w:pPr>
      <w:r w:rsidDel="00000000" w:rsidR="00000000" w:rsidRPr="00000000">
        <w:rPr>
          <w:rtl w:val="0"/>
        </w:rPr>
        <w:t xml:space="preserve">// Admin configures candidates</w:t>
      </w:r>
    </w:p>
    <w:p w:rsidR="00000000" w:rsidDel="00000000" w:rsidP="00000000" w:rsidRDefault="00000000" w:rsidRPr="00000000" ns1:paraId="00000E2D">
      <w:pPr>
        <w:rPr/>
      </w:pPr>
      <w:r w:rsidDel="00000000" w:rsidR="00000000" w:rsidRPr="00000000">
        <w:rPr>
          <w:rtl w:val="0"/>
        </w:rPr>
        <w:t xml:space="preserve">app.post('/candidates', (req, res) =&gt; {</w:t>
      </w:r>
    </w:p>
    <w:p w:rsidR="00000000" w:rsidDel="00000000" w:rsidP="00000000" w:rsidRDefault="00000000" w:rsidRPr="00000000" ns1:paraId="00000E2E">
      <w:pPr>
        <w:rPr/>
      </w:pPr>
      <w:r w:rsidDel="00000000" w:rsidR="00000000" w:rsidRPr="00000000">
        <w:rPr>
          <w:rtl w:val="0"/>
        </w:rPr>
        <w:t xml:space="preserve">    const st = loadState();</w:t>
      </w:r>
    </w:p>
    <w:p w:rsidR="00000000" w:rsidDel="00000000" w:rsidP="00000000" w:rsidRDefault="00000000" w:rsidRPr="00000000" ns1:paraId="00000E2F">
      <w:pPr>
        <w:rPr/>
      </w:pPr>
      <w:r w:rsidDel="00000000" w:rsidR="00000000" w:rsidRPr="00000000">
        <w:rPr>
          <w:rtl w:val="0"/>
        </w:rPr>
        <w:t xml:space="preserve">    if (st.finalized) return res.status(409).json({ error: 'Cannot change candidates after registration is finalized.' });</w:t>
      </w:r>
    </w:p>
    <w:p w:rsidR="00000000" w:rsidDel="00000000" w:rsidP="00000000" w:rsidRDefault="00000000" w:rsidRPr="00000000" ns1:paraId="00000E30">
      <w:pPr>
        <w:rPr/>
      </w:pPr>
      <w:r w:rsidDel="00000000" w:rsidR="00000000" w:rsidRPr="00000000">
        <w:rPr>
          <w:rtl w:val="0"/>
        </w:rPr>
      </w:r>
    </w:p>
    <w:p w:rsidR="00000000" w:rsidDel="00000000" w:rsidP="00000000" w:rsidRDefault="00000000" w:rsidRPr="00000000" ns1:paraId="00000E31">
      <w:pPr>
        <w:rPr/>
      </w:pPr>
      <w:r w:rsidDel="00000000" w:rsidR="00000000" w:rsidRPr="00000000">
        <w:rPr>
          <w:rtl w:val="0"/>
        </w:rPr>
        <w:t xml:space="preserve">    const { candidates } = req.body;</w:t>
      </w:r>
    </w:p>
    <w:p w:rsidR="00000000" w:rsidDel="00000000" w:rsidP="00000000" w:rsidRDefault="00000000" w:rsidRPr="00000000" ns1:paraId="00000E32">
      <w:pPr>
        <w:rPr/>
      </w:pPr>
      <w:r w:rsidDel="00000000" w:rsidR="00000000" w:rsidRPr="00000000">
        <w:rPr>
          <w:rtl w:val="0"/>
        </w:rPr>
        <w:t xml:space="preserve">    if (!Array.isArray(candidates) || candidates.length === 0)</w:t>
      </w:r>
    </w:p>
    <w:p w:rsidR="00000000" w:rsidDel="00000000" w:rsidP="00000000" w:rsidRDefault="00000000" w:rsidRPr="00000000" ns1:paraId="00000E33">
      <w:pPr>
        <w:rPr/>
      </w:pPr>
      <w:r w:rsidDel="00000000" w:rsidR="00000000" w:rsidRPr="00000000">
        <w:rPr>
          <w:rtl w:val="0"/>
        </w:rPr>
        <w:t xml:space="preserve">        return res.status(400).json({ error: 'candidates must be a non-empty array.' });</w:t>
      </w:r>
    </w:p>
    <w:p w:rsidR="00000000" w:rsidDel="00000000" w:rsidP="00000000" w:rsidRDefault="00000000" w:rsidRPr="00000000" ns1:paraId="00000E34">
      <w:pPr>
        <w:rPr/>
      </w:pPr>
      <w:r w:rsidDel="00000000" w:rsidR="00000000" w:rsidRPr="00000000">
        <w:rPr>
          <w:rtl w:val="0"/>
        </w:rPr>
      </w:r>
    </w:p>
    <w:p w:rsidR="00000000" w:rsidDel="00000000" w:rsidP="00000000" w:rsidRDefault="00000000" w:rsidRPr="00000000" ns1:paraId="00000E35">
      <w:pPr>
        <w:rPr/>
      </w:pPr>
      <w:r w:rsidDel="00000000" w:rsidR="00000000" w:rsidRPr="00000000">
        <w:rPr>
          <w:rtl w:val="0"/>
        </w:rPr>
        <w:t xml:space="preserve">    fs.writeFileSync(CANDIDATES_FILE, JSON.stringify({ candidates }, null, 2));</w:t>
      </w:r>
    </w:p>
    <w:p w:rsidR="00000000" w:rsidDel="00000000" w:rsidP="00000000" w:rsidRDefault="00000000" w:rsidRPr="00000000" ns1:paraId="00000E36">
      <w:pPr>
        <w:rPr/>
      </w:pPr>
      <w:r w:rsidDel="00000000" w:rsidR="00000000" w:rsidRPr="00000000">
        <w:rPr>
          <w:rtl w:val="0"/>
        </w:rPr>
        <w:t xml:space="preserve">    res.json({ status: 'ok', message: `${candidates.length} candidates saved.`, candidates });</w:t>
      </w:r>
    </w:p>
    <w:p w:rsidR="00000000" w:rsidDel="00000000" w:rsidP="00000000" w:rsidRDefault="00000000" w:rsidRPr="00000000" ns1:paraId="00000E37">
      <w:pPr>
        <w:rPr/>
      </w:pPr>
      <w:r w:rsidDel="00000000" w:rsidR="00000000" w:rsidRPr="00000000">
        <w:rPr>
          <w:rtl w:val="0"/>
        </w:rPr>
        <w:t xml:space="preserve">});</w:t>
      </w:r>
    </w:p>
    <w:p w:rsidR="00000000" w:rsidDel="00000000" w:rsidP="00000000" w:rsidRDefault="00000000" w:rsidRPr="00000000" ns1:paraId="00000E38">
      <w:pPr>
        <w:rPr/>
      </w:pPr>
      <w:r w:rsidDel="00000000" w:rsidR="00000000" w:rsidRPr="00000000">
        <w:rPr>
          <w:rtl w:val="0"/>
        </w:rPr>
      </w:r>
    </w:p>
    <w:p w:rsidR="00000000" w:rsidDel="00000000" w:rsidP="00000000" w:rsidRDefault="00000000" w:rsidRPr="00000000" ns1:paraId="00000E39">
      <w:pPr>
        <w:rPr/>
      </w:pPr>
      <w:r w:rsidDel="00000000" w:rsidR="00000000" w:rsidRPr="00000000">
        <w:rPr>
          <w:rtl w:val="0"/>
        </w:rPr>
        <w:t xml:space="preserve">// 1. REGISTRATION PHASE</w:t>
      </w:r>
    </w:p>
    <w:p w:rsidR="00000000" w:rsidDel="00000000" w:rsidP="00000000" w:rsidRDefault="00000000" w:rsidRPr="00000000" ns1:paraId="00000E3A">
      <w:pPr>
        <w:rPr/>
      </w:pPr>
      <w:r w:rsidDel="00000000" w:rsidR="00000000" w:rsidRPr="00000000">
        <w:rPr>
          <w:rtl w:val="0"/>
        </w:rPr>
        <w:t xml:space="preserve">app.post('/register', (req, res) =&gt; {</w:t>
      </w:r>
    </w:p>
    <w:p w:rsidR="00000000" w:rsidDel="00000000" w:rsidP="00000000" w:rsidRDefault="00000000" w:rsidRPr="00000000" ns1:paraId="00000E3B">
      <w:pPr>
        <w:rPr/>
      </w:pPr>
      <w:r w:rsidDel="00000000" w:rsidR="00000000" w:rsidRPr="00000000">
        <w:rPr>
          <w:rtl w:val="0"/>
        </w:rPr>
        <w:t xml:space="preserve">    const st = loadState();</w:t>
      </w:r>
    </w:p>
    <w:p w:rsidR="00000000" w:rsidDel="00000000" w:rsidP="00000000" w:rsidRDefault="00000000" w:rsidRPr="00000000" ns1:paraId="00000E3C">
      <w:pPr>
        <w:rPr/>
      </w:pPr>
      <w:r w:rsidDel="00000000" w:rsidR="00000000" w:rsidRPr="00000000">
        <w:rPr>
          <w:rtl w:val="0"/>
        </w:rPr>
        <w:t xml:space="preserve">    if (st.finalized) return res.status(409).json({ error: 'Registration is closed. Election finalized.' });</w:t>
      </w:r>
    </w:p>
    <w:p w:rsidR="00000000" w:rsidDel="00000000" w:rsidP="00000000" w:rsidRDefault="00000000" w:rsidRPr="00000000" ns1:paraId="00000E3D">
      <w:pPr>
        <w:rPr/>
      </w:pPr>
      <w:r w:rsidDel="00000000" w:rsidR="00000000" w:rsidRPr="00000000">
        <w:rPr>
          <w:rtl w:val="0"/>
        </w:rPr>
      </w:r>
    </w:p>
    <w:p w:rsidR="00000000" w:rsidDel="00000000" w:rsidP="00000000" w:rsidRDefault="00000000" w:rsidRPr="00000000" ns1:paraId="00000E3E">
      <w:pPr>
        <w:rPr/>
      </w:pPr>
      <w:r w:rsidDel="00000000" w:rsidR="00000000" w:rsidRPr="00000000">
        <w:rPr>
          <w:rtl w:val="0"/>
        </w:rPr>
        <w:t xml:space="preserve">    const { full_name, cccd, dob, address, phone } = req.body;</w:t>
      </w:r>
    </w:p>
    <w:p w:rsidR="00000000" w:rsidDel="00000000" w:rsidP="00000000" w:rsidRDefault="00000000" w:rsidRPr="00000000" ns1:paraId="00000E3F">
      <w:pPr>
        <w:rPr/>
      </w:pPr>
      <w:r w:rsidDel="00000000" w:rsidR="00000000" w:rsidRPr="00000000">
        <w:rPr>
          <w:rtl w:val="0"/>
        </w:rPr>
      </w:r>
    </w:p>
    <w:p w:rsidR="00000000" w:rsidDel="00000000" w:rsidP="00000000" w:rsidRDefault="00000000" w:rsidRPr="00000000" ns1:paraId="00000E40">
      <w:pPr>
        <w:rPr/>
      </w:pPr>
      <w:r w:rsidDel="00000000" w:rsidR="00000000" w:rsidRPr="00000000">
        <w:rPr>
          <w:rtl w:val="0"/>
        </w:rPr>
        <w:t xml:space="preserve">    // ── Validation ────────────────────────────────────────────</w:t>
      </w:r>
    </w:p>
    <w:p w:rsidR="00000000" w:rsidDel="00000000" w:rsidP="00000000" w:rsidRDefault="00000000" w:rsidRPr="00000000" ns1:paraId="00000E41">
      <w:pPr>
        <w:rPr/>
      </w:pPr>
      <w:r w:rsidDel="00000000" w:rsidR="00000000" w:rsidRPr="00000000">
        <w:rPr>
          <w:rtl w:val="0"/>
        </w:rPr>
        <w:t xml:space="preserve">    if (!full_name || !full_name.trim())</w:t>
      </w:r>
    </w:p>
    <w:p w:rsidR="00000000" w:rsidDel="00000000" w:rsidP="00000000" w:rsidRDefault="00000000" w:rsidRPr="00000000" ns1:paraId="00000E42">
      <w:pPr>
        <w:rPr/>
      </w:pPr>
      <w:r w:rsidDel="00000000" w:rsidR="00000000" w:rsidRPr="00000000">
        <w:rPr>
          <w:rtl w:val="0"/>
        </w:rPr>
        <w:t xml:space="preserve">        return res.status(400).json({ error: 'full_name is required.' });</w:t>
      </w:r>
    </w:p>
    <w:p w:rsidR="00000000" w:rsidDel="00000000" w:rsidP="00000000" w:rsidRDefault="00000000" w:rsidRPr="00000000" ns1:paraId="00000E43">
      <w:pPr>
        <w:rPr/>
      </w:pPr>
      <w:r w:rsidDel="00000000" w:rsidR="00000000" w:rsidRPr="00000000">
        <w:rPr>
          <w:rtl w:val="0"/>
        </w:rPr>
        <w:t xml:space="preserve">    if (!cccd)</w:t>
      </w:r>
    </w:p>
    <w:p w:rsidR="00000000" w:rsidDel="00000000" w:rsidP="00000000" w:rsidRDefault="00000000" w:rsidRPr="00000000" ns1:paraId="00000E44">
      <w:pPr>
        <w:rPr/>
      </w:pPr>
      <w:r w:rsidDel="00000000" w:rsidR="00000000" w:rsidRPr="00000000">
        <w:rPr>
          <w:rtl w:val="0"/>
        </w:rPr>
        <w:t xml:space="preserve">        return res.status(400).json({ error: 'cccd is required.' });</w:t>
      </w:r>
    </w:p>
    <w:p w:rsidR="00000000" w:rsidDel="00000000" w:rsidP="00000000" w:rsidRDefault="00000000" w:rsidRPr="00000000" ns1:paraId="00000E45">
      <w:pPr>
        <w:rPr/>
      </w:pPr>
      <w:r w:rsidDel="00000000" w:rsidR="00000000" w:rsidRPr="00000000">
        <w:rPr>
          <w:rtl w:val="0"/>
        </w:rPr>
        <w:t xml:space="preserve">    if (!validateCCCD(cccd))</w:t>
      </w:r>
    </w:p>
    <w:p w:rsidR="00000000" w:rsidDel="00000000" w:rsidP="00000000" w:rsidRDefault="00000000" w:rsidRPr="00000000" ns1:paraId="00000E46">
      <w:pPr>
        <w:rPr/>
      </w:pPr>
      <w:r w:rsidDel="00000000" w:rsidR="00000000" w:rsidRPr="00000000">
        <w:rPr>
          <w:rtl w:val="0"/>
        </w:rPr>
        <w:t xml:space="preserve">        return res.status(400).json({ error: 'cccd must be exactly 12 digits.' });</w:t>
      </w:r>
    </w:p>
    <w:p w:rsidR="00000000" w:rsidDel="00000000" w:rsidP="00000000" w:rsidRDefault="00000000" w:rsidRPr="00000000" ns1:paraId="00000E47">
      <w:pPr>
        <w:rPr/>
      </w:pPr>
      <w:r w:rsidDel="00000000" w:rsidR="00000000" w:rsidRPr="00000000">
        <w:rPr>
          <w:rtl w:val="0"/>
        </w:rPr>
        <w:t xml:space="preserve">    if (!dob)</w:t>
      </w:r>
    </w:p>
    <w:p w:rsidR="00000000" w:rsidDel="00000000" w:rsidP="00000000" w:rsidRDefault="00000000" w:rsidRPr="00000000" ns1:paraId="00000E48">
      <w:pPr>
        <w:rPr/>
      </w:pPr>
      <w:r w:rsidDel="00000000" w:rsidR="00000000" w:rsidRPr="00000000">
        <w:rPr>
          <w:rtl w:val="0"/>
        </w:rPr>
        <w:t xml:space="preserve">        return res.status(400).json({ error: 'dob (date of birth, YYYY-MM-DD) is required.' });</w:t>
      </w:r>
    </w:p>
    <w:p w:rsidR="00000000" w:rsidDel="00000000" w:rsidP="00000000" w:rsidRDefault="00000000" w:rsidRPr="00000000" ns1:paraId="00000E49">
      <w:pPr>
        <w:rPr/>
      </w:pPr>
      <w:r w:rsidDel="00000000" w:rsidR="00000000" w:rsidRPr="00000000">
        <w:rPr>
          <w:rtl w:val="0"/>
        </w:rPr>
        <w:t xml:space="preserve">    if (!address || !address.trim())</w:t>
      </w:r>
    </w:p>
    <w:p w:rsidR="00000000" w:rsidDel="00000000" w:rsidP="00000000" w:rsidRDefault="00000000" w:rsidRPr="00000000" ns1:paraId="00000E4A">
      <w:pPr>
        <w:rPr/>
      </w:pPr>
      <w:r w:rsidDel="00000000" w:rsidR="00000000" w:rsidRPr="00000000">
        <w:rPr>
          <w:rtl w:val="0"/>
        </w:rPr>
        <w:t xml:space="preserve">        return res.status(400).json({ error: 'address is required.' });</w:t>
      </w:r>
    </w:p>
    <w:p w:rsidR="00000000" w:rsidDel="00000000" w:rsidP="00000000" w:rsidRDefault="00000000" w:rsidRPr="00000000" ns1:paraId="00000E4B">
      <w:pPr>
        <w:rPr/>
      </w:pPr>
      <w:r w:rsidDel="00000000" w:rsidR="00000000" w:rsidRPr="00000000">
        <w:rPr>
          <w:rtl w:val="0"/>
        </w:rPr>
      </w:r>
    </w:p>
    <w:p w:rsidR="00000000" w:rsidDel="00000000" w:rsidP="00000000" w:rsidRDefault="00000000" w:rsidRPr="00000000" ns1:paraId="00000E4C">
      <w:pPr>
        <w:rPr/>
      </w:pPr>
      <w:r w:rsidDel="00000000" w:rsidR="00000000" w:rsidRPr="00000000">
        <w:rPr>
          <w:rtl w:val="0"/>
        </w:rPr>
        <w:t xml:space="preserve">    const age = getAge(dob);</w:t>
      </w:r>
    </w:p>
    <w:p w:rsidR="00000000" w:rsidDel="00000000" w:rsidP="00000000" w:rsidRDefault="00000000" w:rsidRPr="00000000" ns1:paraId="00000E4D">
      <w:pPr>
        <w:rPr/>
      </w:pPr>
      <w:r w:rsidDel="00000000" w:rsidR="00000000" w:rsidRPr="00000000">
        <w:rPr>
          <w:rtl w:val="0"/>
        </w:rPr>
        <w:t xml:space="preserve">    if (age &lt; 0)</w:t>
      </w:r>
    </w:p>
    <w:p w:rsidR="00000000" w:rsidDel="00000000" w:rsidP="00000000" w:rsidRDefault="00000000" w:rsidRPr="00000000" ns1:paraId="00000E4E">
      <w:pPr>
        <w:rPr/>
      </w:pPr>
      <w:r w:rsidDel="00000000" w:rsidR="00000000" w:rsidRPr="00000000">
        <w:rPr>
          <w:rtl w:val="0"/>
        </w:rPr>
        <w:t xml:space="preserve">        return res.status(400).json({ error: 'dob is not a valid date.' });</w:t>
      </w:r>
    </w:p>
    <w:p w:rsidR="00000000" w:rsidDel="00000000" w:rsidP="00000000" w:rsidRDefault="00000000" w:rsidRPr="00000000" ns1:paraId="00000E4F">
      <w:pPr>
        <w:rPr/>
      </w:pPr>
      <w:r w:rsidDel="00000000" w:rsidR="00000000" w:rsidRPr="00000000">
        <w:rPr>
          <w:rtl w:val="0"/>
        </w:rPr>
        <w:t xml:space="preserve">    if (age &lt; 18)</w:t>
      </w:r>
    </w:p>
    <w:p w:rsidR="00000000" w:rsidDel="00000000" w:rsidP="00000000" w:rsidRDefault="00000000" w:rsidRPr="00000000" ns1:paraId="00000E50">
      <w:pPr>
        <w:rPr/>
      </w:pPr>
      <w:r w:rsidDel="00000000" w:rsidR="00000000" w:rsidRPr="00000000">
        <w:rPr>
          <w:rtl w:val="0"/>
        </w:rPr>
        <w:t xml:space="preserve">        return res.status(400).json({ error: `Voter must be at least 18 years old (current age: ${age}).` });</w:t>
      </w:r>
    </w:p>
    <w:p w:rsidR="00000000" w:rsidDel="00000000" w:rsidP="00000000" w:rsidRDefault="00000000" w:rsidRPr="00000000" ns1:paraId="00000E51">
      <w:pPr>
        <w:rPr/>
      </w:pPr>
      <w:r w:rsidDel="00000000" w:rsidR="00000000" w:rsidRPr="00000000">
        <w:rPr>
          <w:rtl w:val="0"/>
        </w:rPr>
      </w:r>
    </w:p>
    <w:p w:rsidR="00000000" w:rsidDel="00000000" w:rsidP="00000000" w:rsidRDefault="00000000" w:rsidRPr="00000000" ns1:paraId="00000E52">
      <w:pPr>
        <w:rPr/>
      </w:pPr>
      <w:r w:rsidDel="00000000" w:rsidR="00000000" w:rsidRPr="00000000">
        <w:rPr>
          <w:rtl w:val="0"/>
        </w:rPr>
        <w:t xml:space="preserve">    // ── Uniqueness checks ─────────────────────────────────────</w:t>
      </w:r>
    </w:p>
    <w:p w:rsidR="00000000" w:rsidDel="00000000" w:rsidP="00000000" w:rsidRDefault="00000000" w:rsidRPr="00000000" ns1:paraId="00000E53">
      <w:pPr>
        <w:rPr/>
      </w:pPr>
      <w:r w:rsidDel="00000000" w:rsidR="00000000" w:rsidRPr="00000000">
        <w:rPr>
          <w:rtl w:val="0"/>
        </w:rPr>
        <w:t xml:space="preserve">    const voters = loadVoters();</w:t>
      </w:r>
    </w:p>
    <w:p w:rsidR="00000000" w:rsidDel="00000000" w:rsidP="00000000" w:rsidRDefault="00000000" w:rsidRPr="00000000" ns1:paraId="00000E54">
      <w:pPr>
        <w:rPr/>
      </w:pPr>
      <w:r w:rsidDel="00000000" w:rsidR="00000000" w:rsidRPr="00000000">
        <w:rPr>
          <w:rtl w:val="0"/>
        </w:rPr>
        <w:t xml:space="preserve">    if (voters.some(v =&gt; v.cccd === cccd))</w:t>
      </w:r>
    </w:p>
    <w:p w:rsidR="00000000" w:rsidDel="00000000" w:rsidP="00000000" w:rsidRDefault="00000000" w:rsidRPr="00000000" ns1:paraId="00000E55">
      <w:pPr>
        <w:rPr/>
      </w:pPr>
      <w:r w:rsidDel="00000000" w:rsidR="00000000" w:rsidRPr="00000000">
        <w:rPr>
          <w:rtl w:val="0"/>
        </w:rPr>
        <w:t xml:space="preserve">        return res.status(409).json({ error: 'This CCCD is already registered.' });</w:t>
      </w:r>
    </w:p>
    <w:p w:rsidR="00000000" w:rsidDel="00000000" w:rsidP="00000000" w:rsidRDefault="00000000" w:rsidRPr="00000000" ns1:paraId="00000E56">
      <w:pPr>
        <w:rPr/>
      </w:pPr>
      <w:r w:rsidDel="00000000" w:rsidR="00000000" w:rsidRPr="00000000">
        <w:rPr>
          <w:rtl w:val="0"/>
        </w:rPr>
      </w:r>
    </w:p>
    <w:p w:rsidR="00000000" w:rsidDel="00000000" w:rsidP="00000000" w:rsidRDefault="00000000" w:rsidRPr="00000000" ns1:paraId="00000E57">
      <w:pPr>
        <w:rPr/>
      </w:pPr>
      <w:r w:rsidDel="00000000" w:rsidR="00000000" w:rsidRPr="00000000">
        <w:rPr>
          <w:rtl w:val="0"/>
        </w:rPr>
        <w:t xml:space="preserve">    // Derive a unique, anonymised voter_id from the CCCD hash</w:t>
      </w:r>
    </w:p>
    <w:p w:rsidR="00000000" w:rsidDel="00000000" w:rsidP="00000000" w:rsidRDefault="00000000" w:rsidRPr="00000000" ns1:paraId="00000E58">
      <w:pPr>
        <w:rPr/>
      </w:pPr>
      <w:r w:rsidDel="00000000" w:rsidR="00000000" w:rsidRPr="00000000">
        <w:rPr>
          <w:rtl w:val="0"/>
        </w:rPr>
        <w:t xml:space="preserve">    const voterId = 'voter_' + crypto.createHash('sha256').update(cccd).digest('hex').slice(0, 8);</w:t>
      </w:r>
    </w:p>
    <w:p w:rsidR="00000000" w:rsidDel="00000000" w:rsidP="00000000" w:rsidRDefault="00000000" w:rsidRPr="00000000" ns1:paraId="00000E59">
      <w:pPr>
        <w:rPr/>
      </w:pPr>
      <w:r w:rsidDel="00000000" w:rsidR="00000000" w:rsidRPr="00000000">
        <w:rPr>
          <w:rtl w:val="0"/>
        </w:rPr>
        <w:t xml:space="preserve">    if (voters.some(v =&gt; v.voter_id === voterId) || Object.values(TOKENS).includes(voterId))</w:t>
      </w:r>
    </w:p>
    <w:p w:rsidR="00000000" w:rsidDel="00000000" w:rsidP="00000000" w:rsidRDefault="00000000" w:rsidRPr="00000000" ns1:paraId="00000E5A">
      <w:pPr>
        <w:rPr/>
      </w:pPr>
      <w:r w:rsidDel="00000000" w:rsidR="00000000" w:rsidRPr="00000000">
        <w:rPr>
          <w:rtl w:val="0"/>
        </w:rPr>
        <w:t xml:space="preserve">        return res.status(409).json({ error: 'Voter ID collision — please contact admin.' });</w:t>
      </w:r>
    </w:p>
    <w:p w:rsidR="00000000" w:rsidDel="00000000" w:rsidP="00000000" w:rsidRDefault="00000000" w:rsidRPr="00000000" ns1:paraId="00000E5B">
      <w:pPr>
        <w:rPr/>
      </w:pPr>
      <w:r w:rsidDel="00000000" w:rsidR="00000000" w:rsidRPr="00000000">
        <w:rPr>
          <w:rtl w:val="0"/>
        </w:rPr>
      </w:r>
    </w:p>
    <w:p w:rsidR="00000000" w:rsidDel="00000000" w:rsidP="00000000" w:rsidRDefault="00000000" w:rsidRPr="00000000" ns1:paraId="00000E5C">
      <w:pPr>
        <w:rPr/>
      </w:pPr>
      <w:r w:rsidDel="00000000" w:rsidR="00000000" w:rsidRPr="00000000">
        <w:rPr>
          <w:rtl w:val="0"/>
        </w:rPr>
        <w:t xml:space="preserve">    // ── Persist identity record ───────────────────────────────</w:t>
      </w:r>
    </w:p>
    <w:p w:rsidR="00000000" w:rsidDel="00000000" w:rsidP="00000000" w:rsidRDefault="00000000" w:rsidRPr="00000000" ns1:paraId="00000E5D">
      <w:pPr>
        <w:rPr/>
      </w:pPr>
      <w:r w:rsidDel="00000000" w:rsidR="00000000" w:rsidRPr="00000000">
        <w:rPr>
          <w:rtl w:val="0"/>
        </w:rPr>
        <w:t xml:space="preserve">    const record = {</w:t>
      </w:r>
    </w:p>
    <w:p w:rsidR="00000000" w:rsidDel="00000000" w:rsidP="00000000" w:rsidRDefault="00000000" w:rsidRPr="00000000" ns1:paraId="00000E5E">
      <w:pPr>
        <w:rPr/>
      </w:pPr>
      <w:r w:rsidDel="00000000" w:rsidR="00000000" w:rsidRPr="00000000">
        <w:rPr>
          <w:rtl w:val="0"/>
        </w:rPr>
        <w:t xml:space="preserve">        voter_id: voterId,</w:t>
      </w:r>
    </w:p>
    <w:p w:rsidR="00000000" w:rsidDel="00000000" w:rsidP="00000000" w:rsidRDefault="00000000" w:rsidRPr="00000000" ns1:paraId="00000E5F">
      <w:pPr>
        <w:rPr/>
      </w:pPr>
      <w:r w:rsidDel="00000000" w:rsidR="00000000" w:rsidRPr="00000000">
        <w:rPr>
          <w:rtl w:val="0"/>
        </w:rPr>
        <w:t xml:space="preserve">        cccd,</w:t>
      </w:r>
    </w:p>
    <w:p w:rsidR="00000000" w:rsidDel="00000000" w:rsidP="00000000" w:rsidRDefault="00000000" w:rsidRPr="00000000" ns1:paraId="00000E60">
      <w:pPr>
        <w:rPr/>
      </w:pPr>
      <w:r w:rsidDel="00000000" w:rsidR="00000000" w:rsidRPr="00000000">
        <w:rPr>
          <w:rtl w:val="0"/>
        </w:rPr>
        <w:t xml:space="preserve">        full_name: full_name.trim(),</w:t>
      </w:r>
    </w:p>
    <w:p w:rsidR="00000000" w:rsidDel="00000000" w:rsidP="00000000" w:rsidRDefault="00000000" w:rsidRPr="00000000" ns1:paraId="00000E61">
      <w:pPr>
        <w:rPr/>
      </w:pPr>
      <w:r w:rsidDel="00000000" w:rsidR="00000000" w:rsidRPr="00000000">
        <w:rPr>
          <w:rtl w:val="0"/>
        </w:rPr>
        <w:t xml:space="preserve">        dob,</w:t>
      </w:r>
    </w:p>
    <w:p w:rsidR="00000000" w:rsidDel="00000000" w:rsidP="00000000" w:rsidRDefault="00000000" w:rsidRPr="00000000" ns1:paraId="00000E62">
      <w:pPr>
        <w:rPr/>
      </w:pPr>
      <w:r w:rsidDel="00000000" w:rsidR="00000000" w:rsidRPr="00000000">
        <w:rPr>
          <w:rtl w:val="0"/>
        </w:rPr>
        <w:t xml:space="preserve">        address: address.trim(),</w:t>
      </w:r>
    </w:p>
    <w:p w:rsidR="00000000" w:rsidDel="00000000" w:rsidP="00000000" w:rsidRDefault="00000000" w:rsidRPr="00000000" ns1:paraId="00000E63">
      <w:pPr>
        <w:rPr/>
      </w:pPr>
      <w:r w:rsidDel="00000000" w:rsidR="00000000" w:rsidRPr="00000000">
        <w:rPr>
          <w:rtl w:val="0"/>
        </w:rPr>
        <w:t xml:space="preserve">        phone: (phone || '').trim() || null,</w:t>
      </w:r>
    </w:p>
    <w:p w:rsidR="00000000" w:rsidDel="00000000" w:rsidP="00000000" w:rsidRDefault="00000000" w:rsidRPr="00000000" ns1:paraId="00000E64">
      <w:pPr>
        <w:rPr/>
      </w:pPr>
      <w:r w:rsidDel="00000000" w:rsidR="00000000" w:rsidRPr="00000000">
        <w:rPr>
          <w:rtl w:val="0"/>
        </w:rPr>
        <w:t xml:space="preserve">        registered_at: new Date().toISOString(),</w:t>
      </w:r>
    </w:p>
    <w:p w:rsidR="00000000" w:rsidDel="00000000" w:rsidP="00000000" w:rsidRDefault="00000000" w:rsidRPr="00000000" ns1:paraId="00000E65">
      <w:pPr>
        <w:rPr/>
      </w:pPr>
      <w:r w:rsidDel="00000000" w:rsidR="00000000" w:rsidRPr="00000000">
        <w:rPr>
          <w:rtl w:val="0"/>
        </w:rPr>
        <w:t xml:space="preserve">        has_voted: false</w:t>
      </w:r>
    </w:p>
    <w:p w:rsidR="00000000" w:rsidDel="00000000" w:rsidP="00000000" w:rsidRDefault="00000000" w:rsidRPr="00000000" ns1:paraId="00000E66">
      <w:pPr>
        <w:rPr/>
      </w:pPr>
      <w:r w:rsidDel="00000000" w:rsidR="00000000" w:rsidRPr="00000000">
        <w:rPr>
          <w:rtl w:val="0"/>
        </w:rPr>
        <w:t xml:space="preserve">    };</w:t>
      </w:r>
    </w:p>
    <w:p w:rsidR="00000000" w:rsidDel="00000000" w:rsidP="00000000" w:rsidRDefault="00000000" w:rsidRPr="00000000" ns1:paraId="00000E67">
      <w:pPr>
        <w:rPr/>
      </w:pPr>
      <w:r w:rsidDel="00000000" w:rsidR="00000000" w:rsidRPr="00000000">
        <w:rPr>
          <w:rtl w:val="0"/>
        </w:rPr>
        <w:t xml:space="preserve">    voters.push(record);</w:t>
      </w:r>
    </w:p>
    <w:p w:rsidR="00000000" w:rsidDel="00000000" w:rsidP="00000000" w:rsidRDefault="00000000" w:rsidRPr="00000000" ns1:paraId="00000E68">
      <w:pPr>
        <w:rPr/>
      </w:pPr>
      <w:r w:rsidDel="00000000" w:rsidR="00000000" w:rsidRPr="00000000">
        <w:rPr>
          <w:rtl w:val="0"/>
        </w:rPr>
        <w:t xml:space="preserve">    saveVoters(voters);</w:t>
      </w:r>
    </w:p>
    <w:p w:rsidR="00000000" w:rsidDel="00000000" w:rsidP="00000000" w:rsidRDefault="00000000" w:rsidRPr="00000000" ns1:paraId="00000E69">
      <w:pPr>
        <w:rPr/>
      </w:pPr>
      <w:r w:rsidDel="00000000" w:rsidR="00000000" w:rsidRPr="00000000">
        <w:rPr>
          <w:rtl w:val="0"/>
        </w:rPr>
      </w:r>
    </w:p>
    <w:p w:rsidR="00000000" w:rsidDel="00000000" w:rsidP="00000000" w:rsidRDefault="00000000" w:rsidRPr="00000000" ns1:paraId="00000E6A">
      <w:pPr>
        <w:rPr/>
      </w:pPr>
      <w:r w:rsidDel="00000000" w:rsidR="00000000" w:rsidRPr="00000000">
        <w:rPr>
          <w:rtl w:val="0"/>
        </w:rPr>
        <w:t xml:space="preserve">    // ── Issue Eligibility Token ───────────────────────────────</w:t>
      </w:r>
    </w:p>
    <w:p w:rsidR="00000000" w:rsidDel="00000000" w:rsidP="00000000" w:rsidRDefault="00000000" w:rsidRPr="00000000" ns1:paraId="00000E6B">
      <w:pPr>
        <w:rPr/>
      </w:pPr>
      <w:r w:rsidDel="00000000" w:rsidR="00000000" w:rsidRPr="00000000">
        <w:rPr>
          <w:rtl w:val="0"/>
        </w:rPr>
        <w:t xml:space="preserve">    const token = crypto.randomBytes(32).toString('hex');</w:t>
      </w:r>
    </w:p>
    <w:p w:rsidR="00000000" w:rsidDel="00000000" w:rsidP="00000000" w:rsidRDefault="00000000" w:rsidRPr="00000000" ns1:paraId="00000E6C">
      <w:pPr>
        <w:rPr/>
      </w:pPr>
      <w:r w:rsidDel="00000000" w:rsidR="00000000" w:rsidRPr="00000000">
        <w:rPr>
          <w:rtl w:val="0"/>
        </w:rPr>
        <w:t xml:space="preserve">    TOKENS[token] = voterId;</w:t>
      </w:r>
    </w:p>
    <w:p w:rsidR="00000000" w:rsidDel="00000000" w:rsidP="00000000" w:rsidRDefault="00000000" w:rsidRPr="00000000" ns1:paraId="00000E6D">
      <w:pPr>
        <w:rPr/>
      </w:pPr>
      <w:r w:rsidDel="00000000" w:rsidR="00000000" w:rsidRPr="00000000">
        <w:rPr>
          <w:rtl w:val="0"/>
        </w:rPr>
      </w:r>
    </w:p>
    <w:p w:rsidR="00000000" w:rsidDel="00000000" w:rsidP="00000000" w:rsidRDefault="00000000" w:rsidRPr="00000000" ns1:paraId="00000E6E">
      <w:pPr>
        <w:rPr/>
      </w:pPr>
      <w:r w:rsidDel="00000000" w:rsidR="00000000" w:rsidRPr="00000000">
        <w:rPr>
          <w:rtl w:val="0"/>
        </w:rPr>
        <w:t xml:space="preserve">    const existingKeys = readVoterList();</w:t>
      </w:r>
    </w:p>
    <w:p w:rsidR="00000000" w:rsidDel="00000000" w:rsidP="00000000" w:rsidRDefault="00000000" w:rsidRPr="00000000" ns1:paraId="00000E6F">
      <w:pPr>
        <w:rPr/>
      </w:pPr>
      <w:r w:rsidDel="00000000" w:rsidR="00000000" w:rsidRPr="00000000">
        <w:rPr>
          <w:rtl w:val="0"/>
        </w:rPr>
        <w:t xml:space="preserve">    const isFirst = existingKeys.length === 0 ? 1 : 0;</w:t>
      </w:r>
    </w:p>
    <w:p w:rsidR="00000000" w:rsidDel="00000000" w:rsidP="00000000" w:rsidRDefault="00000000" w:rsidRPr="00000000" ns1:paraId="00000E70">
      <w:pPr>
        <w:rPr/>
      </w:pPr>
      <w:r w:rsidDel="00000000" w:rsidR="00000000" w:rsidRPr="00000000">
        <w:rPr>
          <w:rtl w:val="0"/>
        </w:rPr>
        <w:t xml:space="preserve">    console.log(`[register] New voter registered: ${voterId} | Name: ${full_name.trim()} (age ${age}, isFirst: ${isFirst})`);</w:t>
      </w:r>
    </w:p>
    <w:p w:rsidR="00000000" w:rsidDel="00000000" w:rsidP="00000000" w:rsidRDefault="00000000" w:rsidRPr="00000000" ns1:paraId="00000E71">
      <w:pPr>
        <w:rPr/>
      </w:pPr>
      <w:r w:rsidDel="00000000" w:rsidR="00000000" w:rsidRPr="00000000">
        <w:rPr>
          <w:rtl w:val="0"/>
        </w:rPr>
      </w:r>
    </w:p>
    <w:p w:rsidR="00000000" w:rsidDel="00000000" w:rsidP="00000000" w:rsidRDefault="00000000" w:rsidRPr="00000000" ns1:paraId="00000E72">
      <w:pPr>
        <w:rPr/>
      </w:pPr>
      <w:r w:rsidDel="00000000" w:rsidR="00000000" w:rsidRPr="00000000">
        <w:rPr>
          <w:rtl w:val="0"/>
        </w:rPr>
        <w:t xml:space="preserve">    res.json({</w:t>
      </w:r>
    </w:p>
    <w:p w:rsidR="00000000" w:rsidDel="00000000" w:rsidP="00000000" w:rsidRDefault="00000000" w:rsidRPr="00000000" ns1:paraId="00000E73">
      <w:pPr>
        <w:rPr/>
      </w:pPr>
      <w:r w:rsidDel="00000000" w:rsidR="00000000" w:rsidRPr="00000000">
        <w:rPr>
          <w:rtl w:val="0"/>
        </w:rPr>
        <w:t xml:space="preserve">        status: 'ok',</w:t>
      </w:r>
    </w:p>
    <w:p w:rsidR="00000000" w:rsidDel="00000000" w:rsidP="00000000" w:rsidRDefault="00000000" w:rsidRPr="00000000" ns1:paraId="00000E74">
      <w:pPr>
        <w:rPr/>
      </w:pPr>
      <w:r w:rsidDel="00000000" w:rsidR="00000000" w:rsidRPr="00000000">
        <w:rPr>
          <w:rtl w:val="0"/>
        </w:rPr>
        <w:t xml:space="preserve">        message: 'Registration successful. Token generated. Client must now upload PK.',</w:t>
      </w:r>
    </w:p>
    <w:p w:rsidR="00000000" w:rsidDel="00000000" w:rsidP="00000000" w:rsidRDefault="00000000" w:rsidRPr="00000000" ns1:paraId="00000E75">
      <w:pPr>
        <w:rPr/>
      </w:pPr>
      <w:r w:rsidDel="00000000" w:rsidR="00000000" w:rsidRPr="00000000">
        <w:rPr>
          <w:rtl w:val="0"/>
        </w:rPr>
        <w:t xml:space="preserve">        voter_id: voterId,</w:t>
      </w:r>
    </w:p>
    <w:p w:rsidR="00000000" w:rsidDel="00000000" w:rsidP="00000000" w:rsidRDefault="00000000" w:rsidRPr="00000000" ns1:paraId="00000E76">
      <w:pPr>
        <w:rPr/>
      </w:pPr>
      <w:r w:rsidDel="00000000" w:rsidR="00000000" w:rsidRPr="00000000">
        <w:rPr>
          <w:rtl w:val="0"/>
        </w:rPr>
        <w:t xml:space="preserve">        token,</w:t>
      </w:r>
    </w:p>
    <w:p w:rsidR="00000000" w:rsidDel="00000000" w:rsidP="00000000" w:rsidRDefault="00000000" w:rsidRPr="00000000" ns1:paraId="00000E77">
      <w:pPr>
        <w:rPr/>
      </w:pPr>
      <w:r w:rsidDel="00000000" w:rsidR="00000000" w:rsidRPr="00000000">
        <w:rPr>
          <w:rtl w:val="0"/>
        </w:rPr>
        <w:t xml:space="preserve">        isFirst</w:t>
      </w:r>
    </w:p>
    <w:p w:rsidR="00000000" w:rsidDel="00000000" w:rsidP="00000000" w:rsidRDefault="00000000" w:rsidRPr="00000000" ns1:paraId="00000E78">
      <w:pPr>
        <w:rPr/>
      </w:pPr>
      <w:r w:rsidDel="00000000" w:rsidR="00000000" w:rsidRPr="00000000">
        <w:rPr>
          <w:rtl w:val="0"/>
        </w:rPr>
        <w:t xml:space="preserve">    });</w:t>
      </w:r>
    </w:p>
    <w:p w:rsidR="00000000" w:rsidDel="00000000" w:rsidP="00000000" w:rsidRDefault="00000000" w:rsidRPr="00000000" ns1:paraId="00000E79">
      <w:pPr>
        <w:rPr/>
      </w:pPr>
      <w:r w:rsidDel="00000000" w:rsidR="00000000" w:rsidRPr="00000000">
        <w:rPr>
          <w:rtl w:val="0"/>
        </w:rPr>
        <w:t xml:space="preserve">});</w:t>
      </w:r>
    </w:p>
    <w:p w:rsidR="00000000" w:rsidDel="00000000" w:rsidP="00000000" w:rsidRDefault="00000000" w:rsidRPr="00000000" ns1:paraId="00000E7A">
      <w:pPr>
        <w:rPr/>
      </w:pPr>
      <w:r w:rsidDel="00000000" w:rsidR="00000000" w:rsidRPr="00000000">
        <w:rPr>
          <w:rtl w:val="0"/>
        </w:rPr>
      </w:r>
    </w:p>
    <w:p w:rsidR="00000000" w:rsidDel="00000000" w:rsidP="00000000" w:rsidRDefault="00000000" w:rsidRPr="00000000" ns1:paraId="00000E7B">
      <w:pPr>
        <w:rPr/>
      </w:pPr>
      <w:r w:rsidDel="00000000" w:rsidR="00000000" w:rsidRPr="00000000">
        <w:rPr>
          <w:rtl w:val="0"/>
        </w:rPr>
        <w:t xml:space="preserve">app.get('/joint_pk', (req, res) =&gt; {</w:t>
      </w:r>
    </w:p>
    <w:p w:rsidR="00000000" w:rsidDel="00000000" w:rsidP="00000000" w:rsidRDefault="00000000" w:rsidRPr="00000000" ns1:paraId="00000E7C">
      <w:pPr>
        <w:rPr/>
      </w:pPr>
      <w:r w:rsidDel="00000000" w:rsidR="00000000" w:rsidRPr="00000000">
        <w:rPr>
          <w:rtl w:val="0"/>
        </w:rPr>
        <w:t xml:space="preserve">    if (!fs.existsSync(JOINT_PK)) return res.status(404).send('Joint public key not found');</w:t>
      </w:r>
    </w:p>
    <w:p w:rsidR="00000000" w:rsidDel="00000000" w:rsidP="00000000" w:rsidRDefault="00000000" w:rsidRPr="00000000" ns1:paraId="00000E7D">
      <w:pPr>
        <w:rPr/>
      </w:pPr>
      <w:r w:rsidDel="00000000" w:rsidR="00000000" w:rsidRPr="00000000">
        <w:rPr>
          <w:rtl w:val="0"/>
        </w:rPr>
        <w:t xml:space="preserve">    res.sendFile(JOINT_PK);</w:t>
      </w:r>
    </w:p>
    <w:p w:rsidR="00000000" w:rsidDel="00000000" w:rsidP="00000000" w:rsidRDefault="00000000" w:rsidRPr="00000000" ns1:paraId="00000E7E">
      <w:pPr>
        <w:rPr/>
      </w:pPr>
      <w:r w:rsidDel="00000000" w:rsidR="00000000" w:rsidRPr="00000000">
        <w:rPr>
          <w:rtl w:val="0"/>
        </w:rPr>
        <w:t xml:space="preserve">});</w:t>
      </w:r>
    </w:p>
    <w:p w:rsidR="00000000" w:rsidDel="00000000" w:rsidP="00000000" w:rsidRDefault="00000000" w:rsidRPr="00000000" ns1:paraId="00000E7F">
      <w:pPr>
        <w:rPr/>
      </w:pPr>
      <w:r w:rsidDel="00000000" w:rsidR="00000000" w:rsidRPr="00000000">
        <w:rPr>
          <w:rtl w:val="0"/>
        </w:rPr>
      </w:r>
    </w:p>
    <w:p w:rsidR="00000000" w:rsidDel="00000000" w:rsidP="00000000" w:rsidRDefault="00000000" w:rsidRPr="00000000" ns1:paraId="00000E80">
      <w:pPr>
        <w:rPr/>
      </w:pPr>
      <w:r w:rsidDel="00000000" w:rsidR="00000000" w:rsidRPr="00000000">
        <w:rPr>
          <w:rtl w:val="0"/>
        </w:rPr>
        <w:t xml:space="preserve">// Mutex for sequential PK updates</w:t>
      </w:r>
    </w:p>
    <w:p w:rsidR="00000000" w:rsidDel="00000000" w:rsidP="00000000" w:rsidRDefault="00000000" w:rsidRPr="00000000" ns1:paraId="00000E81">
      <w:pPr>
        <w:rPr/>
      </w:pPr>
      <w:r w:rsidDel="00000000" w:rsidR="00000000" w:rsidRPr="00000000">
        <w:rPr>
          <w:rtl w:val="0"/>
        </w:rPr>
        <w:t xml:space="preserve">let pkUploadPromise = Promise.resolve();</w:t>
      </w:r>
    </w:p>
    <w:p w:rsidR="00000000" w:rsidDel="00000000" w:rsidP="00000000" w:rsidRDefault="00000000" w:rsidRPr="00000000" ns1:paraId="00000E82">
      <w:pPr>
        <w:rPr/>
      </w:pPr>
      <w:r w:rsidDel="00000000" w:rsidR="00000000" w:rsidRPr="00000000">
        <w:rPr>
          <w:rtl w:val="0"/>
        </w:rPr>
      </w:r>
    </w:p>
    <w:p w:rsidR="00000000" w:rsidDel="00000000" w:rsidP="00000000" w:rsidRDefault="00000000" w:rsidRPr="00000000" ns1:paraId="00000E83">
      <w:pPr>
        <w:rPr/>
      </w:pPr>
      <w:r w:rsidDel="00000000" w:rsidR="00000000" w:rsidRPr="00000000">
        <w:rPr>
          <w:rtl w:val="0"/>
        </w:rPr>
        <w:t xml:space="preserve">app.post('/upload_pk', authenticate, (req, res) =&gt; {</w:t>
      </w:r>
    </w:p>
    <w:p w:rsidR="00000000" w:rsidDel="00000000" w:rsidP="00000000" w:rsidRDefault="00000000" w:rsidRPr="00000000" ns1:paraId="00000E84">
      <w:pPr>
        <w:rPr/>
      </w:pPr>
      <w:r w:rsidDel="00000000" w:rsidR="00000000" w:rsidRPr="00000000">
        <w:rPr>
          <w:rtl w:val="0"/>
        </w:rPr>
        <w:t xml:space="preserve">    const st = loadState();</w:t>
      </w:r>
    </w:p>
    <w:p w:rsidR="00000000" w:rsidDel="00000000" w:rsidP="00000000" w:rsidRDefault="00000000" w:rsidRPr="00000000" ns1:paraId="00000E85">
      <w:pPr>
        <w:rPr/>
      </w:pPr>
      <w:r w:rsidDel="00000000" w:rsidR="00000000" w:rsidRPr="00000000">
        <w:rPr>
          <w:rtl w:val="0"/>
        </w:rPr>
        <w:t xml:space="preserve">    if (st.finalized) return res.status(409).json({ error: 'Registration is closed.' });</w:t>
      </w:r>
    </w:p>
    <w:p w:rsidR="00000000" w:rsidDel="00000000" w:rsidP="00000000" w:rsidRDefault="00000000" w:rsidRPr="00000000" ns1:paraId="00000E86">
      <w:pPr>
        <w:rPr/>
      </w:pPr>
      <w:r w:rsidDel="00000000" w:rsidR="00000000" w:rsidRPr="00000000">
        <w:rPr>
          <w:rtl w:val="0"/>
        </w:rPr>
      </w:r>
    </w:p>
    <w:p w:rsidR="00000000" w:rsidDel="00000000" w:rsidP="00000000" w:rsidRDefault="00000000" w:rsidRPr="00000000" ns1:paraId="00000E87">
      <w:pPr>
        <w:rPr/>
      </w:pPr>
      <w:r w:rsidDel="00000000" w:rsidR="00000000" w:rsidRPr="00000000">
        <w:rPr>
          <w:rtl w:val="0"/>
        </w:rPr>
        <w:t xml:space="preserve">    // Ensure strictly sequential processing of PK uploads to avoid chain corruption</w:t>
      </w:r>
    </w:p>
    <w:p w:rsidR="00000000" w:rsidDel="00000000" w:rsidP="00000000" w:rsidRDefault="00000000" w:rsidRPr="00000000" ns1:paraId="00000E88">
      <w:pPr>
        <w:rPr/>
      </w:pPr>
      <w:r w:rsidDel="00000000" w:rsidR="00000000" w:rsidRPr="00000000">
        <w:rPr>
          <w:rtl w:val="0"/>
        </w:rPr>
        <w:t xml:space="preserve">    pkUploadPromise = pkUploadPromise.then(() =&gt; {</w:t>
      </w:r>
    </w:p>
    <w:p w:rsidR="00000000" w:rsidDel="00000000" w:rsidP="00000000" w:rsidRDefault="00000000" w:rsidRPr="00000000" ns1:paraId="00000E89">
      <w:pPr>
        <w:rPr/>
      </w:pPr>
      <w:r w:rsidDel="00000000" w:rsidR="00000000" w:rsidRPr="00000000">
        <w:rPr>
          <w:rtl w:val="0"/>
        </w:rPr>
        <w:t xml:space="preserve">        return new Promise((resolve) =&gt; {</w:t>
      </w:r>
    </w:p>
    <w:p w:rsidR="00000000" w:rsidDel="00000000" w:rsidP="00000000" w:rsidRDefault="00000000" w:rsidRPr="00000000" ns1:paraId="00000E8A">
      <w:pPr>
        <w:rPr/>
      </w:pPr>
      <w:r w:rsidDel="00000000" w:rsidR="00000000" w:rsidRPr="00000000">
        <w:rPr>
          <w:rtl w:val="0"/>
        </w:rPr>
        <w:t xml:space="preserve">            const voterId = req.voterId;</w:t>
      </w:r>
    </w:p>
    <w:p w:rsidR="00000000" w:rsidDel="00000000" w:rsidP="00000000" w:rsidRDefault="00000000" w:rsidRPr="00000000" ns1:paraId="00000E8B">
      <w:pPr>
        <w:rPr/>
      </w:pPr>
      <w:r w:rsidDel="00000000" w:rsidR="00000000" w:rsidRPr="00000000">
        <w:rPr>
          <w:rtl w:val="0"/>
        </w:rPr>
        <w:t xml:space="preserve">            const existing = readVoterList();</w:t>
      </w:r>
    </w:p>
    <w:p w:rsidR="00000000" w:rsidDel="00000000" w:rsidP="00000000" w:rsidRDefault="00000000" w:rsidRPr="00000000" ns1:paraId="00000E8C">
      <w:pPr>
        <w:rPr/>
      </w:pPr>
      <w:r w:rsidDel="00000000" w:rsidR="00000000" w:rsidRPr="00000000">
        <w:rPr>
          <w:rtl w:val="0"/>
        </w:rPr>
      </w:r>
    </w:p>
    <w:p w:rsidR="00000000" w:rsidDel="00000000" w:rsidP="00000000" w:rsidRDefault="00000000" w:rsidRPr="00000000" ns1:paraId="00000E8D">
      <w:pPr>
        <w:rPr/>
      </w:pPr>
      <w:r w:rsidDel="00000000" w:rsidR="00000000" w:rsidRPr="00000000">
        <w:rPr>
          <w:rtl w:val="0"/>
        </w:rPr>
        <w:t xml:space="preserve">            if (existing.includes(voterId)) {</w:t>
      </w:r>
    </w:p>
    <w:p w:rsidR="00000000" w:rsidDel="00000000" w:rsidP="00000000" w:rsidRDefault="00000000" w:rsidRPr="00000000" ns1:paraId="00000E8E">
      <w:pPr>
        <w:rPr/>
      </w:pPr>
      <w:r w:rsidDel="00000000" w:rsidR="00000000" w:rsidRPr="00000000">
        <w:rPr>
          <w:rtl w:val="0"/>
        </w:rPr>
        <w:t xml:space="preserve">                res.status(409).json({ error: 'Voter has already uploaded their PK.' });</w:t>
      </w:r>
    </w:p>
    <w:p w:rsidR="00000000" w:rsidDel="00000000" w:rsidP="00000000" w:rsidRDefault="00000000" w:rsidRPr="00000000" ns1:paraId="00000E8F">
      <w:pPr>
        <w:rPr/>
      </w:pPr>
      <w:r w:rsidDel="00000000" w:rsidR="00000000" w:rsidRPr="00000000">
        <w:rPr>
          <w:rtl w:val="0"/>
        </w:rPr>
        <w:t xml:space="preserve">                return resolve();</w:t>
      </w:r>
    </w:p>
    <w:p w:rsidR="00000000" w:rsidDel="00000000" w:rsidP="00000000" w:rsidRDefault="00000000" w:rsidRPr="00000000" ns1:paraId="00000E90">
      <w:pPr>
        <w:rPr/>
      </w:pPr>
      <w:r w:rsidDel="00000000" w:rsidR="00000000" w:rsidRPr="00000000">
        <w:rPr>
          <w:rtl w:val="0"/>
        </w:rPr>
        <w:t xml:space="preserve">            }</w:t>
      </w:r>
    </w:p>
    <w:p w:rsidR="00000000" w:rsidDel="00000000" w:rsidP="00000000" w:rsidRDefault="00000000" w:rsidRPr="00000000" ns1:paraId="00000E91">
      <w:pPr>
        <w:rPr/>
      </w:pPr>
      <w:r w:rsidDel="00000000" w:rsidR="00000000" w:rsidRPr="00000000">
        <w:rPr>
          <w:rtl w:val="0"/>
        </w:rPr>
      </w:r>
    </w:p>
    <w:p w:rsidR="00000000" w:rsidDel="00000000" w:rsidP="00000000" w:rsidRDefault="00000000" w:rsidRPr="00000000" ns1:paraId="00000E92">
      <w:pPr>
        <w:rPr/>
      </w:pPr>
      <w:r w:rsidDel="00000000" w:rsidR="00000000" w:rsidRPr="00000000">
        <w:rPr>
          <w:rtl w:val="0"/>
        </w:rPr>
        <w:t xml:space="preserve">            if (!Buffer.isBuffer(req.body) || req.body.length === 0) {</w:t>
      </w:r>
    </w:p>
    <w:p w:rsidR="00000000" w:rsidDel="00000000" w:rsidP="00000000" w:rsidRDefault="00000000" w:rsidRPr="00000000" ns1:paraId="00000E93">
      <w:pPr>
        <w:rPr/>
      </w:pPr>
      <w:r w:rsidDel="00000000" w:rsidR="00000000" w:rsidRPr="00000000">
        <w:rPr>
          <w:rtl w:val="0"/>
        </w:rPr>
        <w:t xml:space="preserve">                res.status(400).json({ error: 'Binary public key payload required.' });</w:t>
      </w:r>
    </w:p>
    <w:p w:rsidR="00000000" w:rsidDel="00000000" w:rsidP="00000000" w:rsidRDefault="00000000" w:rsidRPr="00000000" ns1:paraId="00000E94">
      <w:pPr>
        <w:rPr/>
      </w:pPr>
      <w:r w:rsidDel="00000000" w:rsidR="00000000" w:rsidRPr="00000000">
        <w:rPr>
          <w:rtl w:val="0"/>
        </w:rPr>
        <w:t xml:space="preserve">                return resolve();</w:t>
      </w:r>
    </w:p>
    <w:p w:rsidR="00000000" w:rsidDel="00000000" w:rsidP="00000000" w:rsidRDefault="00000000" w:rsidRPr="00000000" ns1:paraId="00000E95">
      <w:pPr>
        <w:rPr/>
      </w:pPr>
      <w:r w:rsidDel="00000000" w:rsidR="00000000" w:rsidRPr="00000000">
        <w:rPr>
          <w:rtl w:val="0"/>
        </w:rPr>
        <w:t xml:space="preserve">            }</w:t>
      </w:r>
    </w:p>
    <w:p w:rsidR="00000000" w:rsidDel="00000000" w:rsidP="00000000" w:rsidRDefault="00000000" w:rsidRPr="00000000" ns1:paraId="00000E96">
      <w:pPr>
        <w:rPr/>
      </w:pPr>
      <w:r w:rsidDel="00000000" w:rsidR="00000000" w:rsidRPr="00000000">
        <w:rPr>
          <w:rtl w:val="0"/>
        </w:rPr>
      </w:r>
    </w:p>
    <w:p w:rsidR="00000000" w:rsidDel="00000000" w:rsidP="00000000" w:rsidRDefault="00000000" w:rsidRPr="00000000" ns1:paraId="00000E97">
      <w:pPr>
        <w:rPr/>
      </w:pPr>
      <w:r w:rsidDel="00000000" w:rsidR="00000000" w:rsidRPr="00000000">
        <w:rPr>
          <w:rtl w:val="0"/>
        </w:rPr>
        <w:t xml:space="preserve">            console.log(`[upload_pk] Received PK from ${voterId} (${req.body.length} bytes)`);</w:t>
      </w:r>
    </w:p>
    <w:p w:rsidR="00000000" w:rsidDel="00000000" w:rsidP="00000000" w:rsidRDefault="00000000" w:rsidRPr="00000000" ns1:paraId="00000E98">
      <w:pPr>
        <w:rPr/>
      </w:pPr>
      <w:r w:rsidDel="00000000" w:rsidR="00000000" w:rsidRPr="00000000">
        <w:rPr>
          <w:rtl w:val="0"/>
        </w:rPr>
      </w:r>
    </w:p>
    <w:p w:rsidR="00000000" w:rsidDel="00000000" w:rsidP="00000000" w:rsidRDefault="00000000" w:rsidRPr="00000000" ns1:paraId="00000E99">
      <w:pPr>
        <w:rPr/>
      </w:pPr>
      <w:r w:rsidDel="00000000" w:rsidR="00000000" w:rsidRPr="00000000">
        <w:rPr>
          <w:rtl w:val="0"/>
        </w:rPr>
        <w:t xml:space="preserve">            // Overwrite joint_pk.bin</w:t>
      </w:r>
    </w:p>
    <w:p w:rsidR="00000000" w:rsidDel="00000000" w:rsidP="00000000" w:rsidRDefault="00000000" w:rsidRPr="00000000" ns1:paraId="00000E9A">
      <w:pPr>
        <w:rPr/>
      </w:pPr>
      <w:r w:rsidDel="00000000" w:rsidR="00000000" w:rsidRPr="00000000">
        <w:rPr>
          <w:rtl w:val="0"/>
        </w:rPr>
        <w:t xml:space="preserve">            fs.writeFileSync(JOINT_PK, req.body);</w:t>
      </w:r>
    </w:p>
    <w:p w:rsidR="00000000" w:rsidDel="00000000" w:rsidP="00000000" w:rsidRDefault="00000000" w:rsidRPr="00000000" ns1:paraId="00000E9B">
      <w:pPr>
        <w:rPr/>
      </w:pPr>
      <w:r w:rsidDel="00000000" w:rsidR="00000000" w:rsidRPr="00000000">
        <w:rPr>
          <w:rtl w:val="0"/>
        </w:rPr>
        <w:t xml:space="preserve">            // Backup their individual key</w:t>
      </w:r>
    </w:p>
    <w:p w:rsidR="00000000" w:rsidDel="00000000" w:rsidP="00000000" w:rsidRDefault="00000000" w:rsidRPr="00000000" ns1:paraId="00000E9C">
      <w:pPr>
        <w:rPr/>
      </w:pPr>
      <w:r w:rsidDel="00000000" w:rsidR="00000000" w:rsidRPr="00000000">
        <w:rPr>
          <w:rtl w:val="0"/>
        </w:rPr>
        <w:t xml:space="preserve">            fs.writeFileSync(path.join(DIRS.keys, `pk_${voterId}.bin`), req.body);</w:t>
      </w:r>
    </w:p>
    <w:p w:rsidR="00000000" w:rsidDel="00000000" w:rsidP="00000000" w:rsidRDefault="00000000" w:rsidRPr="00000000" ns1:paraId="00000E9D">
      <w:pPr>
        <w:rPr/>
      </w:pPr>
      <w:r w:rsidDel="00000000" w:rsidR="00000000" w:rsidRPr="00000000">
        <w:rPr>
          <w:rtl w:val="0"/>
        </w:rPr>
        <w:t xml:space="preserve">            </w:t>
      </w:r>
    </w:p>
    <w:p w:rsidR="00000000" w:rsidDel="00000000" w:rsidP="00000000" w:rsidRDefault="00000000" w:rsidRPr="00000000" ns1:paraId="00000E9E">
      <w:pPr>
        <w:rPr/>
      </w:pPr>
      <w:r w:rsidDel="00000000" w:rsidR="00000000" w:rsidRPr="00000000">
        <w:rPr>
          <w:rtl w:val="0"/>
        </w:rPr>
        <w:t xml:space="preserve">            // Append to voter list</w:t>
      </w:r>
    </w:p>
    <w:p w:rsidR="00000000" w:rsidDel="00000000" w:rsidP="00000000" w:rsidRDefault="00000000" w:rsidRPr="00000000" ns1:paraId="00000E9F">
      <w:pPr>
        <w:rPr/>
      </w:pPr>
      <w:r w:rsidDel="00000000" w:rsidR="00000000" w:rsidRPr="00000000">
        <w:rPr>
          <w:rtl w:val="0"/>
        </w:rPr>
        <w:t xml:space="preserve">            fs.appendFileSync(VOTER_LIST, voterId + '\n');</w:t>
      </w:r>
    </w:p>
    <w:p w:rsidR="00000000" w:rsidDel="00000000" w:rsidP="00000000" w:rsidRDefault="00000000" w:rsidRPr="00000000" ns1:paraId="00000EA0">
      <w:pPr>
        <w:rPr/>
      </w:pPr>
      <w:r w:rsidDel="00000000" w:rsidR="00000000" w:rsidRPr="00000000">
        <w:rPr>
          <w:rtl w:val="0"/>
        </w:rPr>
      </w:r>
    </w:p>
    <w:p w:rsidR="00000000" w:rsidDel="00000000" w:rsidP="00000000" w:rsidRDefault="00000000" w:rsidRPr="00000000" ns1:paraId="00000EA1">
      <w:pPr>
        <w:rPr/>
      </w:pPr>
      <w:r w:rsidDel="00000000" w:rsidR="00000000" w:rsidRPr="00000000">
        <w:rPr>
          <w:rtl w:val="0"/>
        </w:rPr>
        <w:t xml:space="preserve">            res.json({ status: 'ok', message: `PK uploaded successfully. Joint key updated.` });</w:t>
      </w:r>
    </w:p>
    <w:p w:rsidR="00000000" w:rsidDel="00000000" w:rsidP="00000000" w:rsidRDefault="00000000" w:rsidRPr="00000000" ns1:paraId="00000EA2">
      <w:pPr>
        <w:rPr/>
      </w:pPr>
      <w:r w:rsidDel="00000000" w:rsidR="00000000" w:rsidRPr="00000000">
        <w:rPr>
          <w:rtl w:val="0"/>
        </w:rPr>
        <w:t xml:space="preserve">            resolve();</w:t>
      </w:r>
    </w:p>
    <w:p w:rsidR="00000000" w:rsidDel="00000000" w:rsidP="00000000" w:rsidRDefault="00000000" w:rsidRPr="00000000" ns1:paraId="00000EA3">
      <w:pPr>
        <w:rPr/>
      </w:pPr>
      <w:r w:rsidDel="00000000" w:rsidR="00000000" w:rsidRPr="00000000">
        <w:rPr>
          <w:rtl w:val="0"/>
        </w:rPr>
        <w:t xml:space="preserve">        });</w:t>
      </w:r>
    </w:p>
    <w:p w:rsidR="00000000" w:rsidDel="00000000" w:rsidP="00000000" w:rsidRDefault="00000000" w:rsidRPr="00000000" ns1:paraId="00000EA4">
      <w:pPr>
        <w:rPr/>
      </w:pPr>
      <w:r w:rsidDel="00000000" w:rsidR="00000000" w:rsidRPr="00000000">
        <w:rPr>
          <w:rtl w:val="0"/>
        </w:rPr>
        <w:t xml:space="preserve">    });</w:t>
      </w:r>
    </w:p>
    <w:p w:rsidR="00000000" w:rsidDel="00000000" w:rsidP="00000000" w:rsidRDefault="00000000" w:rsidRPr="00000000" ns1:paraId="00000EA5">
      <w:pPr>
        <w:rPr/>
      </w:pPr>
      <w:r w:rsidDel="00000000" w:rsidR="00000000" w:rsidRPr="00000000">
        <w:rPr>
          <w:rtl w:val="0"/>
        </w:rPr>
        <w:t xml:space="preserve">});</w:t>
      </w:r>
    </w:p>
    <w:p w:rsidR="00000000" w:rsidDel="00000000" w:rsidP="00000000" w:rsidRDefault="00000000" w:rsidRPr="00000000" ns1:paraId="00000EA6">
      <w:pPr>
        <w:rPr/>
      </w:pPr>
      <w:r w:rsidDel="00000000" w:rsidR="00000000" w:rsidRPr="00000000">
        <w:rPr>
          <w:rtl w:val="0"/>
        </w:rPr>
      </w:r>
    </w:p>
    <w:p w:rsidR="00000000" w:rsidDel="00000000" w:rsidP="00000000" w:rsidRDefault="00000000" w:rsidRPr="00000000" ns1:paraId="00000EA7">
      <w:pPr>
        <w:rPr/>
      </w:pPr>
      <w:r w:rsidDel="00000000" w:rsidR="00000000" w:rsidRPr="00000000">
        <w:rPr>
          <w:rtl w:val="0"/>
        </w:rPr>
        <w:t xml:space="preserve">app.post('/finalize', (req, res) =&gt; {</w:t>
      </w:r>
    </w:p>
    <w:p w:rsidR="00000000" w:rsidDel="00000000" w:rsidP="00000000" w:rsidRDefault="00000000" w:rsidRPr="00000000" ns1:paraId="00000EA8">
      <w:pPr>
        <w:rPr/>
      </w:pPr>
      <w:r w:rsidDel="00000000" w:rsidR="00000000" w:rsidRPr="00000000">
        <w:rPr>
          <w:rtl w:val="0"/>
        </w:rPr>
        <w:t xml:space="preserve">    const voters = readVoterList();</w:t>
      </w:r>
    </w:p>
    <w:p w:rsidR="00000000" w:rsidDel="00000000" w:rsidP="00000000" w:rsidRDefault="00000000" w:rsidRPr="00000000" ns1:paraId="00000EA9">
      <w:pPr>
        <w:rPr/>
      </w:pPr>
      <w:r w:rsidDel="00000000" w:rsidR="00000000" w:rsidRPr="00000000">
        <w:rPr>
          <w:rtl w:val="0"/>
        </w:rPr>
        <w:t xml:space="preserve">    if (voters.length &lt; 2) return res.status(400).json({ error: 'Need at least 2 registered voters.' });</w:t>
      </w:r>
    </w:p>
    <w:p w:rsidR="00000000" w:rsidDel="00000000" w:rsidP="00000000" w:rsidRDefault="00000000" w:rsidRPr="00000000" ns1:paraId="00000EAA">
      <w:pPr>
        <w:rPr/>
      </w:pPr>
      <w:r w:rsidDel="00000000" w:rsidR="00000000" w:rsidRPr="00000000">
        <w:rPr>
          <w:rtl w:val="0"/>
        </w:rPr>
        <w:t xml:space="preserve">    if (!fs.existsSync(JOINT_PK)) return res.status(400).json({ error: 'No joint PK found.' });</w:t>
      </w:r>
    </w:p>
    <w:p w:rsidR="00000000" w:rsidDel="00000000" w:rsidP="00000000" w:rsidRDefault="00000000" w:rsidRPr="00000000" ns1:paraId="00000EAB">
      <w:pPr>
        <w:rPr/>
      </w:pPr>
      <w:r w:rsidDel="00000000" w:rsidR="00000000" w:rsidRPr="00000000">
        <w:rPr>
          <w:rtl w:val="0"/>
        </w:rPr>
      </w:r>
    </w:p>
    <w:p w:rsidR="00000000" w:rsidDel="00000000" w:rsidP="00000000" w:rsidRDefault="00000000" w:rsidRPr="00000000" ns1:paraId="00000EAC">
      <w:pPr>
        <w:rPr/>
      </w:pPr>
      <w:r w:rsidDel="00000000" w:rsidR="00000000" w:rsidRPr="00000000">
        <w:rPr>
          <w:rtl w:val="0"/>
        </w:rPr>
        <w:t xml:space="preserve">    const st = loadState();</w:t>
      </w:r>
    </w:p>
    <w:p w:rsidR="00000000" w:rsidDel="00000000" w:rsidP="00000000" w:rsidRDefault="00000000" w:rsidRPr="00000000" ns1:paraId="00000EAD">
      <w:pPr>
        <w:rPr/>
      </w:pPr>
      <w:r w:rsidDel="00000000" w:rsidR="00000000" w:rsidRPr="00000000">
        <w:rPr>
          <w:rtl w:val="0"/>
        </w:rPr>
        <w:t xml:space="preserve">    if (st.finalized) return res.status(409).json({ error: 'Already finalized.' });</w:t>
      </w:r>
    </w:p>
    <w:p w:rsidR="00000000" w:rsidDel="00000000" w:rsidP="00000000" w:rsidRDefault="00000000" w:rsidRPr="00000000" ns1:paraId="00000EAE">
      <w:pPr>
        <w:rPr/>
      </w:pPr>
      <w:r w:rsidDel="00000000" w:rsidR="00000000" w:rsidRPr="00000000">
        <w:rPr>
          <w:rtl w:val="0"/>
        </w:rPr>
      </w:r>
    </w:p>
    <w:p w:rsidR="00000000" w:rsidDel="00000000" w:rsidP="00000000" w:rsidRDefault="00000000" w:rsidRPr="00000000" ns1:paraId="00000EAF">
      <w:pPr>
        <w:rPr/>
      </w:pPr>
      <w:r w:rsidDel="00000000" w:rsidR="00000000" w:rsidRPr="00000000">
        <w:rPr>
          <w:rtl w:val="0"/>
        </w:rPr>
        <w:t xml:space="preserve">    st.finalized = true;</w:t>
      </w:r>
    </w:p>
    <w:p w:rsidR="00000000" w:rsidDel="00000000" w:rsidP="00000000" w:rsidRDefault="00000000" w:rsidRPr="00000000" ns1:paraId="00000EB0">
      <w:pPr>
        <w:rPr/>
      </w:pPr>
      <w:r w:rsidDel="00000000" w:rsidR="00000000" w:rsidRPr="00000000">
        <w:rPr>
          <w:rtl w:val="0"/>
        </w:rPr>
        <w:t xml:space="preserve">    saveState(st);</w:t>
      </w:r>
    </w:p>
    <w:p w:rsidR="00000000" w:rsidDel="00000000" w:rsidP="00000000" w:rsidRDefault="00000000" w:rsidRPr="00000000" ns1:paraId="00000EB1">
      <w:pPr>
        <w:rPr/>
      </w:pPr>
      <w:r w:rsidDel="00000000" w:rsidR="00000000" w:rsidRPr="00000000">
        <w:rPr>
          <w:rFonts w:ascii="Arial Unicode MS" w:cs="Arial Unicode MS" w:eastAsia="Arial Unicode MS" w:hAnsi="Arial Unicode MS"/>
          <w:rtl w:val="0"/>
        </w:rPr>
        <w:t xml:space="preserve">    console.log(`[finalize] ✓ Election finalized with ${voters.length} voters.`);</w:t>
      </w:r>
    </w:p>
    <w:p w:rsidR="00000000" w:rsidDel="00000000" w:rsidP="00000000" w:rsidRDefault="00000000" w:rsidRPr="00000000" ns1:paraId="00000EB2">
      <w:pPr>
        <w:rPr/>
      </w:pPr>
      <w:r w:rsidDel="00000000" w:rsidR="00000000" w:rsidRPr="00000000">
        <w:rPr>
          <w:rtl w:val="0"/>
        </w:rPr>
        <w:t xml:space="preserve">    res.json({ status: 'ok', message: `Election finalized with ${voters.length} voters.`, voters });</w:t>
      </w:r>
    </w:p>
    <w:p w:rsidR="00000000" w:rsidDel="00000000" w:rsidP="00000000" w:rsidRDefault="00000000" w:rsidRPr="00000000" ns1:paraId="00000EB3">
      <w:pPr>
        <w:rPr/>
      </w:pPr>
      <w:r w:rsidDel="00000000" w:rsidR="00000000" w:rsidRPr="00000000">
        <w:rPr>
          <w:rtl w:val="0"/>
        </w:rPr>
        <w:t xml:space="preserve">});</w:t>
      </w:r>
    </w:p>
    <w:p w:rsidR="00000000" w:rsidDel="00000000" w:rsidP="00000000" w:rsidRDefault="00000000" w:rsidRPr="00000000" ns1:paraId="00000EB4">
      <w:pPr>
        <w:rPr/>
      </w:pPr>
      <w:r w:rsidDel="00000000" w:rsidR="00000000" w:rsidRPr="00000000">
        <w:rPr>
          <w:rtl w:val="0"/>
        </w:rPr>
      </w:r>
    </w:p>
    <w:p w:rsidR="00000000" w:rsidDel="00000000" w:rsidP="00000000" w:rsidRDefault="00000000" w:rsidRPr="00000000" ns1:paraId="00000EB5">
      <w:pPr>
        <w:rPr/>
      </w:pPr>
      <w:r w:rsidDel="00000000" w:rsidR="00000000" w:rsidRPr="00000000">
        <w:rPr>
          <w:rtl w:val="0"/>
        </w:rPr>
        <w:t xml:space="preserve">// 2. VOTING PHASE</w:t>
      </w:r>
    </w:p>
    <w:p w:rsidR="00000000" w:rsidDel="00000000" w:rsidP="00000000" w:rsidRDefault="00000000" w:rsidRPr="00000000" ns1:paraId="00000EB6">
      <w:pPr>
        <w:rPr/>
      </w:pPr>
      <w:r w:rsidDel="00000000" w:rsidR="00000000" w:rsidRPr="00000000">
        <w:rPr>
          <w:rtl w:val="0"/>
        </w:rPr>
        <w:t xml:space="preserve">app.post('/vote', authenticate, (req, res) =&gt; {</w:t>
      </w:r>
    </w:p>
    <w:p w:rsidR="00000000" w:rsidDel="00000000" w:rsidP="00000000" w:rsidRDefault="00000000" w:rsidRPr="00000000" ns1:paraId="00000EB7">
      <w:pPr>
        <w:rPr/>
      </w:pPr>
      <w:r w:rsidDel="00000000" w:rsidR="00000000" w:rsidRPr="00000000">
        <w:rPr>
          <w:rtl w:val="0"/>
        </w:rPr>
        <w:t xml:space="preserve">    const st = loadState();</w:t>
      </w:r>
    </w:p>
    <w:p w:rsidR="00000000" w:rsidDel="00000000" w:rsidP="00000000" w:rsidRDefault="00000000" w:rsidRPr="00000000" ns1:paraId="00000EB8">
      <w:pPr>
        <w:rPr/>
      </w:pPr>
      <w:r w:rsidDel="00000000" w:rsidR="00000000" w:rsidRPr="00000000">
        <w:rPr>
          <w:rtl w:val="0"/>
        </w:rPr>
        <w:t xml:space="preserve">    if (!st.finalized) return res.status(409).json({ error: 'Registration not finalized yet.' });</w:t>
      </w:r>
    </w:p>
    <w:p w:rsidR="00000000" w:rsidDel="00000000" w:rsidP="00000000" w:rsidRDefault="00000000" w:rsidRPr="00000000" ns1:paraId="00000EB9">
      <w:pPr>
        <w:rPr/>
      </w:pPr>
      <w:r w:rsidDel="00000000" w:rsidR="00000000" w:rsidRPr="00000000">
        <w:rPr>
          <w:rtl w:val="0"/>
        </w:rPr>
        <w:t xml:space="preserve">    if (fs.existsSync(ENC_TALLY)) return res.status(409).json({ error: 'Election closed. Tallying started.' });</w:t>
      </w:r>
    </w:p>
    <w:p w:rsidR="00000000" w:rsidDel="00000000" w:rsidP="00000000" w:rsidRDefault="00000000" w:rsidRPr="00000000" ns1:paraId="00000EBA">
      <w:pPr>
        <w:rPr/>
      </w:pPr>
      <w:r w:rsidDel="00000000" w:rsidR="00000000" w:rsidRPr="00000000">
        <w:rPr>
          <w:rtl w:val="0"/>
        </w:rPr>
      </w:r>
    </w:p>
    <w:p w:rsidR="00000000" w:rsidDel="00000000" w:rsidP="00000000" w:rsidRDefault="00000000" w:rsidRPr="00000000" ns1:paraId="00000EBB">
      <w:pPr>
        <w:rPr/>
      </w:pPr>
      <w:r w:rsidDel="00000000" w:rsidR="00000000" w:rsidRPr="00000000">
        <w:rPr>
          <w:rtl w:val="0"/>
        </w:rPr>
        <w:t xml:space="preserve">    const voterId = req.voterId;</w:t>
      </w:r>
    </w:p>
    <w:p w:rsidR="00000000" w:rsidDel="00000000" w:rsidP="00000000" w:rsidRDefault="00000000" w:rsidRPr="00000000" ns1:paraId="00000EBC">
      <w:pPr>
        <w:rPr/>
      </w:pPr>
      <w:r w:rsidDel="00000000" w:rsidR="00000000" w:rsidRPr="00000000">
        <w:rPr>
          <w:rtl w:val="0"/>
        </w:rPr>
        <w:t xml:space="preserve">    const voteFile = path.join(DIRS.ciphertexts, `enc_vote_${voterId}.bin`);</w:t>
      </w:r>
    </w:p>
    <w:p w:rsidR="00000000" w:rsidDel="00000000" w:rsidP="00000000" w:rsidRDefault="00000000" w:rsidRPr="00000000" ns1:paraId="00000EBD">
      <w:pPr>
        <w:rPr/>
      </w:pPr>
      <w:r w:rsidDel="00000000" w:rsidR="00000000" w:rsidRPr="00000000">
        <w:rPr>
          <w:rtl w:val="0"/>
        </w:rPr>
      </w:r>
    </w:p>
    <w:p w:rsidR="00000000" w:rsidDel="00000000" w:rsidP="00000000" w:rsidRDefault="00000000" w:rsidRPr="00000000" ns1:paraId="00000EBE">
      <w:pPr>
        <w:rPr/>
      </w:pPr>
      <w:r w:rsidDel="00000000" w:rsidR="00000000" w:rsidRPr="00000000">
        <w:rPr>
          <w:rtl w:val="0"/>
        </w:rPr>
        <w:t xml:space="preserve">    if (fs.existsSync(voteFile)) return res.status(409).json({ error: 'You have already voted.' });</w:t>
      </w:r>
    </w:p>
    <w:p w:rsidR="00000000" w:rsidDel="00000000" w:rsidP="00000000" w:rsidRDefault="00000000" w:rsidRPr="00000000" ns1:paraId="00000EBF">
      <w:pPr>
        <w:rPr/>
      </w:pPr>
      <w:r w:rsidDel="00000000" w:rsidR="00000000" w:rsidRPr="00000000">
        <w:rPr>
          <w:rtl w:val="0"/>
        </w:rPr>
        <w:t xml:space="preserve">    if (!Buffer.isBuffer(req.body) || req.body.length === 0) {</w:t>
      </w:r>
    </w:p>
    <w:p w:rsidR="00000000" w:rsidDel="00000000" w:rsidP="00000000" w:rsidRDefault="00000000" w:rsidRPr="00000000" ns1:paraId="00000EC0">
      <w:pPr>
        <w:rPr/>
      </w:pPr>
      <w:r w:rsidDel="00000000" w:rsidR="00000000" w:rsidRPr="00000000">
        <w:rPr>
          <w:rtl w:val="0"/>
        </w:rPr>
        <w:t xml:space="preserve">        return res.status(400).json({ error: 'Binary encrypted vote payload required.' });</w:t>
      </w:r>
    </w:p>
    <w:p w:rsidR="00000000" w:rsidDel="00000000" w:rsidP="00000000" w:rsidRDefault="00000000" w:rsidRPr="00000000" ns1:paraId="00000EC1">
      <w:pPr>
        <w:rPr/>
      </w:pPr>
      <w:r w:rsidDel="00000000" w:rsidR="00000000" w:rsidRPr="00000000">
        <w:rPr>
          <w:rtl w:val="0"/>
        </w:rPr>
        <w:t xml:space="preserve">    }</w:t>
      </w:r>
    </w:p>
    <w:p w:rsidR="00000000" w:rsidDel="00000000" w:rsidP="00000000" w:rsidRDefault="00000000" w:rsidRPr="00000000" ns1:paraId="00000EC2">
      <w:pPr>
        <w:rPr/>
      </w:pPr>
      <w:r w:rsidDel="00000000" w:rsidR="00000000" w:rsidRPr="00000000">
        <w:rPr>
          <w:rtl w:val="0"/>
        </w:rPr>
      </w:r>
    </w:p>
    <w:p w:rsidR="00000000" w:rsidDel="00000000" w:rsidP="00000000" w:rsidRDefault="00000000" w:rsidRPr="00000000" ns1:paraId="00000EC3">
      <w:pPr>
        <w:rPr/>
      </w:pPr>
      <w:r w:rsidDel="00000000" w:rsidR="00000000" w:rsidRPr="00000000">
        <w:rPr>
          <w:rtl w:val="0"/>
        </w:rPr>
        <w:t xml:space="preserve">    const commitment = req.headers['x-ballot-commitment'] || null;</w:t>
      </w:r>
    </w:p>
    <w:p w:rsidR="00000000" w:rsidDel="00000000" w:rsidP="00000000" w:rsidRDefault="00000000" w:rsidRPr="00000000" ns1:paraId="00000EC4">
      <w:pPr>
        <w:rPr/>
      </w:pPr>
      <w:r w:rsidDel="00000000" w:rsidR="00000000" w:rsidRPr="00000000">
        <w:rPr>
          <w:rtl w:val="0"/>
        </w:rPr>
      </w:r>
    </w:p>
    <w:p w:rsidR="00000000" w:rsidDel="00000000" w:rsidP="00000000" w:rsidRDefault="00000000" w:rsidRPr="00000000" ns1:paraId="00000EC5">
      <w:pPr>
        <w:rPr/>
      </w:pPr>
      <w:r w:rsidDel="00000000" w:rsidR="00000000" w:rsidRPr="00000000">
        <w:rPr>
          <w:rtl w:val="0"/>
        </w:rPr>
        <w:t xml:space="preserve">    fs.writeFileSync(voteFile, req.body);</w:t>
      </w:r>
    </w:p>
    <w:p w:rsidR="00000000" w:rsidDel="00000000" w:rsidP="00000000" w:rsidRDefault="00000000" w:rsidRPr="00000000" ns1:paraId="00000EC6">
      <w:pPr>
        <w:rPr/>
      </w:pPr>
      <w:r w:rsidDel="00000000" w:rsidR="00000000" w:rsidRPr="00000000">
        <w:rPr>
          <w:rtl w:val="0"/>
        </w:rPr>
        <w:t xml:space="preserve">    console.log(`[vote] Received encrypted vote from ${voterId} with commitment: ${commitment}`);</w:t>
      </w:r>
    </w:p>
    <w:p w:rsidR="00000000" w:rsidDel="00000000" w:rsidP="00000000" w:rsidRDefault="00000000" w:rsidRPr="00000000" ns1:paraId="00000EC7">
      <w:pPr>
        <w:rPr/>
      </w:pPr>
      <w:r w:rsidDel="00000000" w:rsidR="00000000" w:rsidRPr="00000000">
        <w:rPr>
          <w:rtl w:val="0"/>
        </w:rPr>
      </w:r>
    </w:p>
    <w:p w:rsidR="00000000" w:rsidDel="00000000" w:rsidP="00000000" w:rsidRDefault="00000000" w:rsidRPr="00000000" ns1:paraId="00000EC8">
      <w:pPr>
        <w:rPr/>
      </w:pPr>
      <w:r w:rsidDel="00000000" w:rsidR="00000000" w:rsidRPr="00000000">
        <w:rPr>
          <w:rtl w:val="0"/>
        </w:rPr>
        <w:t xml:space="preserve">    // Mark has_voted in identity DB</w:t>
      </w:r>
    </w:p>
    <w:p w:rsidR="00000000" w:rsidDel="00000000" w:rsidP="00000000" w:rsidRDefault="00000000" w:rsidRPr="00000000" ns1:paraId="00000EC9">
      <w:pPr>
        <w:rPr/>
      </w:pPr>
      <w:r w:rsidDel="00000000" w:rsidR="00000000" w:rsidRPr="00000000">
        <w:rPr>
          <w:rtl w:val="0"/>
        </w:rPr>
        <w:t xml:space="preserve">    const voters = loadVoters();</w:t>
      </w:r>
    </w:p>
    <w:p w:rsidR="00000000" w:rsidDel="00000000" w:rsidP="00000000" w:rsidRDefault="00000000" w:rsidRPr="00000000" ns1:paraId="00000ECA">
      <w:pPr>
        <w:rPr/>
      </w:pPr>
      <w:r w:rsidDel="00000000" w:rsidR="00000000" w:rsidRPr="00000000">
        <w:rPr>
          <w:rtl w:val="0"/>
        </w:rPr>
        <w:t xml:space="preserve">    const voterRecord = voters.find(v =&gt; v.voter_id === voterId);</w:t>
      </w:r>
    </w:p>
    <w:p w:rsidR="00000000" w:rsidDel="00000000" w:rsidP="00000000" w:rsidRDefault="00000000" w:rsidRPr="00000000" ns1:paraId="00000ECB">
      <w:pPr>
        <w:rPr/>
      </w:pPr>
      <w:r w:rsidDel="00000000" w:rsidR="00000000" w:rsidRPr="00000000">
        <w:rPr>
          <w:rtl w:val="0"/>
        </w:rPr>
        <w:t xml:space="preserve">    if (voterRecord) {</w:t>
      </w:r>
    </w:p>
    <w:p w:rsidR="00000000" w:rsidDel="00000000" w:rsidP="00000000" w:rsidRDefault="00000000" w:rsidRPr="00000000" ns1:paraId="00000ECC">
      <w:pPr>
        <w:rPr/>
      </w:pPr>
      <w:r w:rsidDel="00000000" w:rsidR="00000000" w:rsidRPr="00000000">
        <w:rPr>
          <w:rtl w:val="0"/>
        </w:rPr>
        <w:t xml:space="preserve">        voterRecord.has_voted = true;</w:t>
      </w:r>
    </w:p>
    <w:p w:rsidR="00000000" w:rsidDel="00000000" w:rsidP="00000000" w:rsidRDefault="00000000" w:rsidRPr="00000000" ns1:paraId="00000ECD">
      <w:pPr>
        <w:rPr/>
      </w:pPr>
      <w:r w:rsidDel="00000000" w:rsidR="00000000" w:rsidRPr="00000000">
        <w:rPr>
          <w:rtl w:val="0"/>
        </w:rPr>
        <w:t xml:space="preserve">        voterRecord.commitment = commitment;</w:t>
      </w:r>
    </w:p>
    <w:p w:rsidR="00000000" w:rsidDel="00000000" w:rsidP="00000000" w:rsidRDefault="00000000" w:rsidRPr="00000000" ns1:paraId="00000ECE">
      <w:pPr>
        <w:rPr/>
      </w:pPr>
      <w:r w:rsidDel="00000000" w:rsidR="00000000" w:rsidRPr="00000000">
        <w:rPr>
          <w:rtl w:val="0"/>
        </w:rPr>
        <w:t xml:space="preserve">        saveVoters(voters);</w:t>
      </w:r>
    </w:p>
    <w:p w:rsidR="00000000" w:rsidDel="00000000" w:rsidP="00000000" w:rsidRDefault="00000000" w:rsidRPr="00000000" ns1:paraId="00000ECF">
      <w:pPr>
        <w:rPr/>
      </w:pPr>
      <w:r w:rsidDel="00000000" w:rsidR="00000000" w:rsidRPr="00000000">
        <w:rPr>
          <w:rtl w:val="0"/>
        </w:rPr>
        <w:t xml:space="preserve">    }</w:t>
      </w:r>
    </w:p>
    <w:p w:rsidR="00000000" w:rsidDel="00000000" w:rsidP="00000000" w:rsidRDefault="00000000" w:rsidRPr="00000000" ns1:paraId="00000ED0">
      <w:pPr>
        <w:rPr/>
      </w:pPr>
      <w:r w:rsidDel="00000000" w:rsidR="00000000" w:rsidRPr="00000000">
        <w:rPr>
          <w:rtl w:val="0"/>
        </w:rPr>
      </w:r>
    </w:p>
    <w:p w:rsidR="00000000" w:rsidDel="00000000" w:rsidP="00000000" w:rsidRDefault="00000000" w:rsidRPr="00000000" ns1:paraId="00000ED1">
      <w:pPr>
        <w:rPr/>
      </w:pPr>
      <w:r w:rsidDel="00000000" w:rsidR="00000000" w:rsidRPr="00000000">
        <w:rPr>
          <w:rtl w:val="0"/>
        </w:rPr>
        <w:t xml:space="preserve">    const count = fs.readdirSync(DIRS.ciphertexts).filter(f =&gt; f.endsWith('.bin')).length;</w:t>
      </w:r>
    </w:p>
    <w:p w:rsidR="00000000" w:rsidDel="00000000" w:rsidP="00000000" w:rsidRDefault="00000000" w:rsidRPr="00000000" ns1:paraId="00000ED2">
      <w:pPr>
        <w:rPr/>
      </w:pPr>
      <w:r w:rsidDel="00000000" w:rsidR="00000000" w:rsidRPr="00000000">
        <w:rPr>
          <w:rtl w:val="0"/>
        </w:rPr>
        <w:t xml:space="preserve">    res.json({ status: 'ok', message: 'Encrypted vote recorded.', count });</w:t>
      </w:r>
    </w:p>
    <w:p w:rsidR="00000000" w:rsidDel="00000000" w:rsidP="00000000" w:rsidRDefault="00000000" w:rsidRPr="00000000" ns1:paraId="00000ED3">
      <w:pPr>
        <w:rPr/>
      </w:pPr>
      <w:r w:rsidDel="00000000" w:rsidR="00000000" w:rsidRPr="00000000">
        <w:rPr>
          <w:rtl w:val="0"/>
        </w:rPr>
        <w:t xml:space="preserve">});</w:t>
      </w:r>
    </w:p>
    <w:p w:rsidR="00000000" w:rsidDel="00000000" w:rsidP="00000000" w:rsidRDefault="00000000" w:rsidRPr="00000000" ns1:paraId="00000ED4">
      <w:pPr>
        <w:rPr/>
      </w:pPr>
      <w:r w:rsidDel="00000000" w:rsidR="00000000" w:rsidRPr="00000000">
        <w:rPr>
          <w:rtl w:val="0"/>
        </w:rPr>
      </w:r>
    </w:p>
    <w:p w:rsidR="00000000" w:rsidDel="00000000" w:rsidP="00000000" w:rsidRDefault="00000000" w:rsidRPr="00000000" ns1:paraId="00000ED5">
      <w:pPr>
        <w:rPr/>
      </w:pPr>
      <w:r w:rsidDel="00000000" w:rsidR="00000000" w:rsidRPr="00000000">
        <w:rPr>
          <w:rtl w:val="0"/>
        </w:rPr>
        <w:t xml:space="preserve">// ── Admin: voter registry endpoints ──────────────────────────</w:t>
      </w:r>
    </w:p>
    <w:p w:rsidR="00000000" w:rsidDel="00000000" w:rsidP="00000000" w:rsidRDefault="00000000" w:rsidRPr="00000000" ns1:paraId="00000ED6">
      <w:pPr>
        <w:rPr/>
      </w:pPr>
      <w:r w:rsidDel="00000000" w:rsidR="00000000" w:rsidRPr="00000000">
        <w:rPr>
          <w:rtl w:val="0"/>
        </w:rPr>
        <w:t xml:space="preserve">app.get('/voters', (req, res) =&gt; {</w:t>
      </w:r>
    </w:p>
    <w:p w:rsidR="00000000" w:rsidDel="00000000" w:rsidP="00000000" w:rsidRDefault="00000000" w:rsidRPr="00000000" ns1:paraId="00000ED7">
      <w:pPr>
        <w:rPr/>
      </w:pPr>
      <w:r w:rsidDel="00000000" w:rsidR="00000000" w:rsidRPr="00000000">
        <w:rPr>
          <w:rtl w:val="0"/>
        </w:rPr>
        <w:t xml:space="preserve">    const voters = loadVoters();</w:t>
      </w:r>
    </w:p>
    <w:p w:rsidR="00000000" w:rsidDel="00000000" w:rsidP="00000000" w:rsidRDefault="00000000" w:rsidRPr="00000000" ns1:paraId="00000ED8">
      <w:pPr>
        <w:rPr/>
      </w:pPr>
      <w:r w:rsidDel="00000000" w:rsidR="00000000" w:rsidRPr="00000000">
        <w:rPr>
          <w:rtl w:val="0"/>
        </w:rPr>
        <w:t xml:space="preserve">    // Mask CCCD for privacy (show only last 4 digits)</w:t>
      </w:r>
    </w:p>
    <w:p w:rsidR="00000000" w:rsidDel="00000000" w:rsidP="00000000" w:rsidRDefault="00000000" w:rsidRPr="00000000" ns1:paraId="00000ED9">
      <w:pPr>
        <w:rPr/>
      </w:pPr>
      <w:r w:rsidDel="00000000" w:rsidR="00000000" w:rsidRPr="00000000">
        <w:rPr>
          <w:rtl w:val="0"/>
        </w:rPr>
        <w:t xml:space="preserve">    const masked = voters.map(v =&gt; ({</w:t>
      </w:r>
    </w:p>
    <w:p w:rsidR="00000000" w:rsidDel="00000000" w:rsidP="00000000" w:rsidRDefault="00000000" w:rsidRPr="00000000" ns1:paraId="00000EDA">
      <w:pPr>
        <w:rPr/>
      </w:pPr>
      <w:r w:rsidDel="00000000" w:rsidR="00000000" w:rsidRPr="00000000">
        <w:rPr>
          <w:rtl w:val="0"/>
        </w:rPr>
        <w:t xml:space="preserve">        voter_id: v.voter_id,</w:t>
      </w:r>
    </w:p>
    <w:p w:rsidR="00000000" w:rsidDel="00000000" w:rsidP="00000000" w:rsidRDefault="00000000" w:rsidRPr="00000000" ns1:paraId="00000EDB">
      <w:pPr>
        <w:rPr/>
      </w:pPr>
      <w:r w:rsidDel="00000000" w:rsidR="00000000" w:rsidRPr="00000000">
        <w:rPr>
          <w:rtl w:val="0"/>
        </w:rPr>
        <w:t xml:space="preserve">        full_name: v.full_name,</w:t>
      </w:r>
    </w:p>
    <w:p w:rsidR="00000000" w:rsidDel="00000000" w:rsidP="00000000" w:rsidRDefault="00000000" w:rsidRPr="00000000" ns1:paraId="00000EDC">
      <w:pPr>
        <w:rPr/>
      </w:pPr>
      <w:r w:rsidDel="00000000" w:rsidR="00000000" w:rsidRPr="00000000">
        <w:rPr>
          <w:rtl w:val="0"/>
        </w:rPr>
        <w:t xml:space="preserve">        cccd_masked: '••••••••' + v.cccd.slice(-4),</w:t>
      </w:r>
    </w:p>
    <w:p w:rsidR="00000000" w:rsidDel="00000000" w:rsidP="00000000" w:rsidRDefault="00000000" w:rsidRPr="00000000" ns1:paraId="00000EDD">
      <w:pPr>
        <w:rPr/>
      </w:pPr>
      <w:r w:rsidDel="00000000" w:rsidR="00000000" w:rsidRPr="00000000">
        <w:rPr>
          <w:rtl w:val="0"/>
        </w:rPr>
        <w:t xml:space="preserve">        dob: v.dob,</w:t>
      </w:r>
    </w:p>
    <w:p w:rsidR="00000000" w:rsidDel="00000000" w:rsidP="00000000" w:rsidRDefault="00000000" w:rsidRPr="00000000" ns1:paraId="00000EDE">
      <w:pPr>
        <w:rPr/>
      </w:pPr>
      <w:r w:rsidDel="00000000" w:rsidR="00000000" w:rsidRPr="00000000">
        <w:rPr>
          <w:rtl w:val="0"/>
        </w:rPr>
        <w:t xml:space="preserve">        address: v.address,</w:t>
      </w:r>
    </w:p>
    <w:p w:rsidR="00000000" w:rsidDel="00000000" w:rsidP="00000000" w:rsidRDefault="00000000" w:rsidRPr="00000000" ns1:paraId="00000EDF">
      <w:pPr>
        <w:rPr/>
      </w:pPr>
      <w:r w:rsidDel="00000000" w:rsidR="00000000" w:rsidRPr="00000000">
        <w:rPr>
          <w:rtl w:val="0"/>
        </w:rPr>
        <w:t xml:space="preserve">        registered_at: v.registered_at,</w:t>
      </w:r>
    </w:p>
    <w:p w:rsidR="00000000" w:rsidDel="00000000" w:rsidP="00000000" w:rsidRDefault="00000000" w:rsidRPr="00000000" ns1:paraId="00000EE0">
      <w:pPr>
        <w:rPr/>
      </w:pPr>
      <w:r w:rsidDel="00000000" w:rsidR="00000000" w:rsidRPr="00000000">
        <w:rPr>
          <w:rtl w:val="0"/>
        </w:rPr>
        <w:t xml:space="preserve">        has_voted: v.has_voted</w:t>
      </w:r>
    </w:p>
    <w:p w:rsidR="00000000" w:rsidDel="00000000" w:rsidP="00000000" w:rsidRDefault="00000000" w:rsidRPr="00000000" ns1:paraId="00000EE1">
      <w:pPr>
        <w:rPr/>
      </w:pPr>
      <w:r w:rsidDel="00000000" w:rsidR="00000000" w:rsidRPr="00000000">
        <w:rPr>
          <w:rtl w:val="0"/>
        </w:rPr>
        <w:t xml:space="preserve">    }));</w:t>
      </w:r>
    </w:p>
    <w:p w:rsidR="00000000" w:rsidDel="00000000" w:rsidP="00000000" w:rsidRDefault="00000000" w:rsidRPr="00000000" ns1:paraId="00000EE2">
      <w:pPr>
        <w:rPr/>
      </w:pPr>
      <w:r w:rsidDel="00000000" w:rsidR="00000000" w:rsidRPr="00000000">
        <w:rPr>
          <w:rtl w:val="0"/>
        </w:rPr>
        <w:t xml:space="preserve">    res.json({ count: masked.length, voters: masked });</w:t>
      </w:r>
    </w:p>
    <w:p w:rsidR="00000000" w:rsidDel="00000000" w:rsidP="00000000" w:rsidRDefault="00000000" w:rsidRPr="00000000" ns1:paraId="00000EE3">
      <w:pPr>
        <w:rPr/>
      </w:pPr>
      <w:r w:rsidDel="00000000" w:rsidR="00000000" w:rsidRPr="00000000">
        <w:rPr>
          <w:rtl w:val="0"/>
        </w:rPr>
        <w:t xml:space="preserve">});</w:t>
      </w:r>
    </w:p>
    <w:p w:rsidR="00000000" w:rsidDel="00000000" w:rsidP="00000000" w:rsidRDefault="00000000" w:rsidRPr="00000000" ns1:paraId="00000EE4">
      <w:pPr>
        <w:rPr/>
      </w:pPr>
      <w:r w:rsidDel="00000000" w:rsidR="00000000" w:rsidRPr="00000000">
        <w:rPr>
          <w:rtl w:val="0"/>
        </w:rPr>
      </w:r>
    </w:p>
    <w:p w:rsidR="00000000" w:rsidDel="00000000" w:rsidP="00000000" w:rsidRDefault="00000000" w:rsidRPr="00000000" ns1:paraId="00000EE5">
      <w:pPr>
        <w:rPr/>
      </w:pPr>
      <w:r w:rsidDel="00000000" w:rsidR="00000000" w:rsidRPr="00000000">
        <w:rPr>
          <w:rtl w:val="0"/>
        </w:rPr>
        <w:t xml:space="preserve">app.get('/voter/:id', (req, res) =&gt; {</w:t>
      </w:r>
    </w:p>
    <w:p w:rsidR="00000000" w:rsidDel="00000000" w:rsidP="00000000" w:rsidRDefault="00000000" w:rsidRPr="00000000" ns1:paraId="00000EE6">
      <w:pPr>
        <w:rPr/>
      </w:pPr>
      <w:r w:rsidDel="00000000" w:rsidR="00000000" w:rsidRPr="00000000">
        <w:rPr>
          <w:rtl w:val="0"/>
        </w:rPr>
        <w:t xml:space="preserve">    const voters = loadVoters();</w:t>
      </w:r>
    </w:p>
    <w:p w:rsidR="00000000" w:rsidDel="00000000" w:rsidP="00000000" w:rsidRDefault="00000000" w:rsidRPr="00000000" ns1:paraId="00000EE7">
      <w:pPr>
        <w:rPr/>
      </w:pPr>
      <w:r w:rsidDel="00000000" w:rsidR="00000000" w:rsidRPr="00000000">
        <w:rPr>
          <w:rtl w:val="0"/>
        </w:rPr>
        <w:t xml:space="preserve">    const voter = voters.find(v =&gt; v.voter_id === req.params.id);</w:t>
      </w:r>
    </w:p>
    <w:p w:rsidR="00000000" w:rsidDel="00000000" w:rsidP="00000000" w:rsidRDefault="00000000" w:rsidRPr="00000000" ns1:paraId="00000EE8">
      <w:pPr>
        <w:rPr/>
      </w:pPr>
      <w:r w:rsidDel="00000000" w:rsidR="00000000" w:rsidRPr="00000000">
        <w:rPr>
          <w:rtl w:val="0"/>
        </w:rPr>
        <w:t xml:space="preserve">    if (!voter) return res.status(404).json({ error: 'Voter not found.' });</w:t>
      </w:r>
    </w:p>
    <w:p w:rsidR="00000000" w:rsidDel="00000000" w:rsidP="00000000" w:rsidRDefault="00000000" w:rsidRPr="00000000" ns1:paraId="00000EE9">
      <w:pPr>
        <w:rPr/>
      </w:pPr>
      <w:r w:rsidDel="00000000" w:rsidR="00000000" w:rsidRPr="00000000">
        <w:rPr>
          <w:rtl w:val="0"/>
        </w:rPr>
        <w:t xml:space="preserve">    // Return masked version</w:t>
      </w:r>
    </w:p>
    <w:p w:rsidR="00000000" w:rsidDel="00000000" w:rsidP="00000000" w:rsidRDefault="00000000" w:rsidRPr="00000000" ns1:paraId="00000EEA">
      <w:pPr>
        <w:rPr/>
      </w:pPr>
      <w:r w:rsidDel="00000000" w:rsidR="00000000" w:rsidRPr="00000000">
        <w:rPr>
          <w:rtl w:val="0"/>
        </w:rPr>
        <w:t xml:space="preserve">    res.json({</w:t>
      </w:r>
    </w:p>
    <w:p w:rsidR="00000000" w:rsidDel="00000000" w:rsidP="00000000" w:rsidRDefault="00000000" w:rsidRPr="00000000" ns1:paraId="00000EEB">
      <w:pPr>
        <w:rPr/>
      </w:pPr>
      <w:r w:rsidDel="00000000" w:rsidR="00000000" w:rsidRPr="00000000">
        <w:rPr>
          <w:rtl w:val="0"/>
        </w:rPr>
        <w:t xml:space="preserve">        voter_id: voter.voter_id,</w:t>
      </w:r>
    </w:p>
    <w:p w:rsidR="00000000" w:rsidDel="00000000" w:rsidP="00000000" w:rsidRDefault="00000000" w:rsidRPr="00000000" ns1:paraId="00000EEC">
      <w:pPr>
        <w:rPr/>
      </w:pPr>
      <w:r w:rsidDel="00000000" w:rsidR="00000000" w:rsidRPr="00000000">
        <w:rPr>
          <w:rtl w:val="0"/>
        </w:rPr>
        <w:t xml:space="preserve">        full_name: voter.full_name,</w:t>
      </w:r>
    </w:p>
    <w:p w:rsidR="00000000" w:rsidDel="00000000" w:rsidP="00000000" w:rsidRDefault="00000000" w:rsidRPr="00000000" ns1:paraId="00000EED">
      <w:pPr>
        <w:rPr/>
      </w:pPr>
      <w:r w:rsidDel="00000000" w:rsidR="00000000" w:rsidRPr="00000000">
        <w:rPr>
          <w:rtl w:val="0"/>
        </w:rPr>
        <w:t xml:space="preserve">        cccd_masked: '••••••••' + voter.cccd.slice(-4),</w:t>
      </w:r>
    </w:p>
    <w:p w:rsidR="00000000" w:rsidDel="00000000" w:rsidP="00000000" w:rsidRDefault="00000000" w:rsidRPr="00000000" ns1:paraId="00000EEE">
      <w:pPr>
        <w:rPr/>
      </w:pPr>
      <w:r w:rsidDel="00000000" w:rsidR="00000000" w:rsidRPr="00000000">
        <w:rPr>
          <w:rtl w:val="0"/>
        </w:rPr>
        <w:t xml:space="preserve">        dob: voter.dob,</w:t>
      </w:r>
    </w:p>
    <w:p w:rsidR="00000000" w:rsidDel="00000000" w:rsidP="00000000" w:rsidRDefault="00000000" w:rsidRPr="00000000" ns1:paraId="00000EEF">
      <w:pPr>
        <w:rPr/>
      </w:pPr>
      <w:r w:rsidDel="00000000" w:rsidR="00000000" w:rsidRPr="00000000">
        <w:rPr>
          <w:rtl w:val="0"/>
        </w:rPr>
        <w:t xml:space="preserve">        address: voter.address,</w:t>
      </w:r>
    </w:p>
    <w:p w:rsidR="00000000" w:rsidDel="00000000" w:rsidP="00000000" w:rsidRDefault="00000000" w:rsidRPr="00000000" ns1:paraId="00000EF0">
      <w:pPr>
        <w:rPr/>
      </w:pPr>
      <w:r w:rsidDel="00000000" w:rsidR="00000000" w:rsidRPr="00000000">
        <w:rPr>
          <w:rtl w:val="0"/>
        </w:rPr>
        <w:t xml:space="preserve">        phone: voter.phone ? '••••' + voter.phone.slice(-4) : null,</w:t>
      </w:r>
    </w:p>
    <w:p w:rsidR="00000000" w:rsidDel="00000000" w:rsidP="00000000" w:rsidRDefault="00000000" w:rsidRPr="00000000" ns1:paraId="00000EF1">
      <w:pPr>
        <w:rPr/>
      </w:pPr>
      <w:r w:rsidDel="00000000" w:rsidR="00000000" w:rsidRPr="00000000">
        <w:rPr>
          <w:rtl w:val="0"/>
        </w:rPr>
        <w:t xml:space="preserve">        registered_at: voter.registered_at,</w:t>
      </w:r>
    </w:p>
    <w:p w:rsidR="00000000" w:rsidDel="00000000" w:rsidP="00000000" w:rsidRDefault="00000000" w:rsidRPr="00000000" ns1:paraId="00000EF2">
      <w:pPr>
        <w:rPr/>
      </w:pPr>
      <w:r w:rsidDel="00000000" w:rsidR="00000000" w:rsidRPr="00000000">
        <w:rPr>
          <w:rtl w:val="0"/>
        </w:rPr>
        <w:t xml:space="preserve">        has_voted: voter.has_voted</w:t>
      </w:r>
    </w:p>
    <w:p w:rsidR="00000000" w:rsidDel="00000000" w:rsidP="00000000" w:rsidRDefault="00000000" w:rsidRPr="00000000" ns1:paraId="00000EF3">
      <w:pPr>
        <w:rPr/>
      </w:pPr>
      <w:r w:rsidDel="00000000" w:rsidR="00000000" w:rsidRPr="00000000">
        <w:rPr>
          <w:rtl w:val="0"/>
        </w:rPr>
        <w:t xml:space="preserve">    });</w:t>
      </w:r>
    </w:p>
    <w:p w:rsidR="00000000" w:rsidDel="00000000" w:rsidP="00000000" w:rsidRDefault="00000000" w:rsidRPr="00000000" ns1:paraId="00000EF4">
      <w:pPr>
        <w:rPr/>
      </w:pPr>
      <w:r w:rsidDel="00000000" w:rsidR="00000000" w:rsidRPr="00000000">
        <w:rPr>
          <w:rtl w:val="0"/>
        </w:rPr>
        <w:t xml:space="preserve">});</w:t>
      </w:r>
    </w:p>
    <w:p w:rsidR="00000000" w:rsidDel="00000000" w:rsidP="00000000" w:rsidRDefault="00000000" w:rsidRPr="00000000" ns1:paraId="00000EF5">
      <w:pPr>
        <w:rPr/>
      </w:pPr>
      <w:r w:rsidDel="00000000" w:rsidR="00000000" w:rsidRPr="00000000">
        <w:rPr>
          <w:rtl w:val="0"/>
        </w:rPr>
      </w:r>
    </w:p>
    <w:p w:rsidR="00000000" w:rsidDel="00000000" w:rsidP="00000000" w:rsidRDefault="00000000" w:rsidRPr="00000000" ns1:paraId="00000EF6">
      <w:pPr>
        <w:rPr/>
      </w:pPr>
      <w:r w:rsidDel="00000000" w:rsidR="00000000" w:rsidRPr="00000000">
        <w:rPr>
          <w:rtl w:val="0"/>
        </w:rPr>
        <w:t xml:space="preserve">app.post('/tally', async (req, res) =&gt; {</w:t>
      </w:r>
    </w:p>
    <w:p w:rsidR="00000000" w:rsidDel="00000000" w:rsidP="00000000" w:rsidRDefault="00000000" w:rsidRPr="00000000" ns1:paraId="00000EF7">
      <w:pPr>
        <w:rPr/>
      </w:pPr>
      <w:r w:rsidDel="00000000" w:rsidR="00000000" w:rsidRPr="00000000">
        <w:rPr>
          <w:rtl w:val="0"/>
        </w:rPr>
        <w:t xml:space="preserve">    const st = loadState();</w:t>
      </w:r>
    </w:p>
    <w:p w:rsidR="00000000" w:rsidDel="00000000" w:rsidP="00000000" w:rsidRDefault="00000000" w:rsidRPr="00000000" ns1:paraId="00000EF8">
      <w:pPr>
        <w:rPr/>
      </w:pPr>
      <w:r w:rsidDel="00000000" w:rsidR="00000000" w:rsidRPr="00000000">
        <w:rPr>
          <w:rtl w:val="0"/>
        </w:rPr>
        <w:t xml:space="preserve">    if (!st.finalized) return res.status(409).json({ error: 'Not voting yet.' });</w:t>
      </w:r>
    </w:p>
    <w:p w:rsidR="00000000" w:rsidDel="00000000" w:rsidP="00000000" w:rsidRDefault="00000000" w:rsidRPr="00000000" ns1:paraId="00000EF9">
      <w:pPr>
        <w:rPr/>
      </w:pPr>
      <w:r w:rsidDel="00000000" w:rsidR="00000000" w:rsidRPr="00000000">
        <w:rPr>
          <w:rtl w:val="0"/>
        </w:rPr>
      </w:r>
    </w:p>
    <w:p w:rsidR="00000000" w:rsidDel="00000000" w:rsidP="00000000" w:rsidRDefault="00000000" w:rsidRPr="00000000" ns1:paraId="00000EFA">
      <w:pPr>
        <w:rPr/>
      </w:pPr>
      <w:r w:rsidDel="00000000" w:rsidR="00000000" w:rsidRPr="00000000">
        <w:rPr>
          <w:rtl w:val="0"/>
        </w:rPr>
        <w:t xml:space="preserve">    const votes = fs.readdirSync(DIRS.ciphertexts).filter(f =&gt; f.endsWith('.bin'));</w:t>
      </w:r>
    </w:p>
    <w:p w:rsidR="00000000" w:rsidDel="00000000" w:rsidP="00000000" w:rsidRDefault="00000000" w:rsidRPr="00000000" ns1:paraId="00000EFB">
      <w:pPr>
        <w:rPr/>
      </w:pPr>
      <w:r w:rsidDel="00000000" w:rsidR="00000000" w:rsidRPr="00000000">
        <w:rPr>
          <w:rtl w:val="0"/>
        </w:rPr>
        <w:t xml:space="preserve">    if (votes.length === 0) return res.status(400).json({ error: 'No votes received yet.' });</w:t>
      </w:r>
    </w:p>
    <w:p w:rsidR="00000000" w:rsidDel="00000000" w:rsidP="00000000" w:rsidRDefault="00000000" w:rsidRPr="00000000" ns1:paraId="00000EFC">
      <w:pPr>
        <w:rPr/>
      </w:pPr>
      <w:r w:rsidDel="00000000" w:rsidR="00000000" w:rsidRPr="00000000">
        <w:rPr>
          <w:rtl w:val="0"/>
        </w:rPr>
      </w:r>
    </w:p>
    <w:p w:rsidR="00000000" w:rsidDel="00000000" w:rsidP="00000000" w:rsidRDefault="00000000" w:rsidRPr="00000000" ns1:paraId="00000EFD">
      <w:pPr>
        <w:rPr/>
      </w:pPr>
      <w:r w:rsidDel="00000000" w:rsidR="00000000" w:rsidRPr="00000000">
        <w:rPr>
          <w:rtl w:val="0"/>
        </w:rPr>
        <w:t xml:space="preserve">    console.log(`[tally] Homomorphic tally over ${votes.length} votes...`);</w:t>
      </w:r>
    </w:p>
    <w:p w:rsidR="00000000" w:rsidDel="00000000" w:rsidP="00000000" w:rsidRDefault="00000000" w:rsidRPr="00000000" ns1:paraId="00000EFE">
      <w:pPr>
        <w:rPr/>
      </w:pPr>
      <w:r w:rsidDel="00000000" w:rsidR="00000000" w:rsidRPr="00000000">
        <w:rPr>
          <w:rtl w:val="0"/>
        </w:rPr>
        <w:t xml:space="preserve">    try {</w:t>
      </w:r>
    </w:p>
    <w:p w:rsidR="00000000" w:rsidDel="00000000" w:rsidP="00000000" w:rsidRDefault="00000000" w:rsidRPr="00000000" ns1:paraId="00000EFF">
      <w:pPr>
        <w:rPr/>
      </w:pPr>
      <w:r w:rsidDel="00000000" w:rsidR="00000000" w:rsidRPr="00000000">
        <w:rPr>
          <w:rtl w:val="0"/>
        </w:rPr>
        <w:t xml:space="preserve">        const out = await runBinaryAsync('tally');</w:t>
      </w:r>
    </w:p>
    <w:p w:rsidR="00000000" w:rsidDel="00000000" w:rsidP="00000000" w:rsidRDefault="00000000" w:rsidRPr="00000000" ns1:paraId="00000F00">
      <w:pPr>
        <w:rPr/>
      </w:pPr>
      <w:r w:rsidDel="00000000" w:rsidR="00000000" w:rsidRPr="00000000">
        <w:rPr>
          <w:rtl w:val="0"/>
        </w:rPr>
        <w:t xml:space="preserve">        console.log(out);</w:t>
      </w:r>
    </w:p>
    <w:p w:rsidR="00000000" w:rsidDel="00000000" w:rsidP="00000000" w:rsidRDefault="00000000" w:rsidRPr="00000000" ns1:paraId="00000F01">
      <w:pPr>
        <w:rPr/>
      </w:pPr>
      <w:r w:rsidDel="00000000" w:rsidR="00000000" w:rsidRPr="00000000">
        <w:rPr>
          <w:rtl w:val="0"/>
        </w:rPr>
        <w:t xml:space="preserve">        res.json({ status: 'ok', message: `Homomorphic tally computed over ${votes.length} votes.` });</w:t>
      </w:r>
    </w:p>
    <w:p w:rsidR="00000000" w:rsidDel="00000000" w:rsidP="00000000" w:rsidRDefault="00000000" w:rsidRPr="00000000" ns1:paraId="00000F02">
      <w:pPr>
        <w:rPr/>
      </w:pPr>
      <w:r w:rsidDel="00000000" w:rsidR="00000000" w:rsidRPr="00000000">
        <w:rPr>
          <w:rtl w:val="0"/>
        </w:rPr>
        <w:t xml:space="preserve">    } catch (err) {</w:t>
      </w:r>
    </w:p>
    <w:p w:rsidR="00000000" w:rsidDel="00000000" w:rsidP="00000000" w:rsidRDefault="00000000" w:rsidRPr="00000000" ns1:paraId="00000F03">
      <w:pPr>
        <w:rPr/>
      </w:pPr>
      <w:r w:rsidDel="00000000" w:rsidR="00000000" w:rsidRPr="00000000">
        <w:rPr>
          <w:rtl w:val="0"/>
        </w:rPr>
        <w:t xml:space="preserve">        console.error('[tally] ERROR:', err.message);</w:t>
      </w:r>
    </w:p>
    <w:p w:rsidR="00000000" w:rsidDel="00000000" w:rsidP="00000000" w:rsidRDefault="00000000" w:rsidRPr="00000000" ns1:paraId="00000F04">
      <w:pPr>
        <w:rPr/>
      </w:pPr>
      <w:r w:rsidDel="00000000" w:rsidR="00000000" w:rsidRPr="00000000">
        <w:rPr>
          <w:rtl w:val="0"/>
        </w:rPr>
        <w:t xml:space="preserve">        res.status(500).json({ error: err.message });</w:t>
      </w:r>
    </w:p>
    <w:p w:rsidR="00000000" w:rsidDel="00000000" w:rsidP="00000000" w:rsidRDefault="00000000" w:rsidRPr="00000000" ns1:paraId="00000F05">
      <w:pPr>
        <w:rPr/>
      </w:pPr>
      <w:r w:rsidDel="00000000" w:rsidR="00000000" w:rsidRPr="00000000">
        <w:rPr>
          <w:rtl w:val="0"/>
        </w:rPr>
        <w:t xml:space="preserve">    }</w:t>
      </w:r>
    </w:p>
    <w:p w:rsidR="00000000" w:rsidDel="00000000" w:rsidP="00000000" w:rsidRDefault="00000000" w:rsidRPr="00000000" ns1:paraId="00000F06">
      <w:pPr>
        <w:rPr/>
      </w:pPr>
      <w:r w:rsidDel="00000000" w:rsidR="00000000" w:rsidRPr="00000000">
        <w:rPr>
          <w:rtl w:val="0"/>
        </w:rPr>
        <w:t xml:space="preserve">});</w:t>
      </w:r>
    </w:p>
    <w:p w:rsidR="00000000" w:rsidDel="00000000" w:rsidP="00000000" w:rsidRDefault="00000000" w:rsidRPr="00000000" ns1:paraId="00000F07">
      <w:pPr>
        <w:rPr/>
      </w:pPr>
      <w:r w:rsidDel="00000000" w:rsidR="00000000" w:rsidRPr="00000000">
        <w:rPr>
          <w:rtl w:val="0"/>
        </w:rPr>
      </w:r>
    </w:p>
    <w:p w:rsidR="00000000" w:rsidDel="00000000" w:rsidP="00000000" w:rsidRDefault="00000000" w:rsidRPr="00000000" ns1:paraId="00000F08">
      <w:pPr>
        <w:rPr/>
      </w:pPr>
      <w:r w:rsidDel="00000000" w:rsidR="00000000" w:rsidRPr="00000000">
        <w:rPr>
          <w:rtl w:val="0"/>
        </w:rPr>
        <w:t xml:space="preserve">app.get('/tally', (req, res) =&gt; {</w:t>
      </w:r>
    </w:p>
    <w:p w:rsidR="00000000" w:rsidDel="00000000" w:rsidP="00000000" w:rsidRDefault="00000000" w:rsidRPr="00000000" ns1:paraId="00000F09">
      <w:pPr>
        <w:rPr/>
      </w:pPr>
      <w:r w:rsidDel="00000000" w:rsidR="00000000" w:rsidRPr="00000000">
        <w:rPr>
          <w:rtl w:val="0"/>
        </w:rPr>
        <w:t xml:space="preserve">    if (!fs.existsSync(ENC_TALLY)) return res.status(404).send('Tally not found');</w:t>
      </w:r>
    </w:p>
    <w:p w:rsidR="00000000" w:rsidDel="00000000" w:rsidP="00000000" w:rsidRDefault="00000000" w:rsidRPr="00000000" ns1:paraId="00000F0A">
      <w:pPr>
        <w:rPr/>
      </w:pPr>
      <w:r w:rsidDel="00000000" w:rsidR="00000000" w:rsidRPr="00000000">
        <w:rPr>
          <w:rtl w:val="0"/>
        </w:rPr>
        <w:t xml:space="preserve">    res.sendFile(ENC_TALLY);</w:t>
      </w:r>
    </w:p>
    <w:p w:rsidR="00000000" w:rsidDel="00000000" w:rsidP="00000000" w:rsidRDefault="00000000" w:rsidRPr="00000000" ns1:paraId="00000F0B">
      <w:pPr>
        <w:rPr/>
      </w:pPr>
      <w:r w:rsidDel="00000000" w:rsidR="00000000" w:rsidRPr="00000000">
        <w:rPr>
          <w:rtl w:val="0"/>
        </w:rPr>
        <w:t xml:space="preserve">});</w:t>
      </w:r>
    </w:p>
    <w:p w:rsidR="00000000" w:rsidDel="00000000" w:rsidP="00000000" w:rsidRDefault="00000000" w:rsidRPr="00000000" ns1:paraId="00000F0C">
      <w:pPr>
        <w:rPr/>
      </w:pPr>
      <w:r w:rsidDel="00000000" w:rsidR="00000000" w:rsidRPr="00000000">
        <w:rPr>
          <w:rtl w:val="0"/>
        </w:rPr>
      </w:r>
    </w:p>
    <w:p w:rsidR="00000000" w:rsidDel="00000000" w:rsidP="00000000" w:rsidRDefault="00000000" w:rsidRPr="00000000" ns1:paraId="00000F0D">
      <w:pPr>
        <w:rPr/>
      </w:pPr>
      <w:r w:rsidDel="00000000" w:rsidR="00000000" w:rsidRPr="00000000">
        <w:rPr>
          <w:rtl w:val="0"/>
        </w:rPr>
        <w:t xml:space="preserve">// 3. DECRYPTION PHASE</w:t>
      </w:r>
    </w:p>
    <w:p w:rsidR="00000000" w:rsidDel="00000000" w:rsidP="00000000" w:rsidRDefault="00000000" w:rsidRPr="00000000" ns1:paraId="00000F0E">
      <w:pPr>
        <w:rPr/>
      </w:pPr>
      <w:r w:rsidDel="00000000" w:rsidR="00000000" w:rsidRPr="00000000">
        <w:rPr>
          <w:rtl w:val="0"/>
        </w:rPr>
        <w:t xml:space="preserve">app.post('/share', authenticate, async (req, res) =&gt; {</w:t>
      </w:r>
    </w:p>
    <w:p w:rsidR="00000000" w:rsidDel="00000000" w:rsidP="00000000" w:rsidRDefault="00000000" w:rsidRPr="00000000" ns1:paraId="00000F0F">
      <w:pPr>
        <w:rPr/>
      </w:pPr>
      <w:r w:rsidDel="00000000" w:rsidR="00000000" w:rsidRPr="00000000">
        <w:rPr>
          <w:rtl w:val="0"/>
        </w:rPr>
        <w:t xml:space="preserve">    const voterId = req.voterId;</w:t>
      </w:r>
    </w:p>
    <w:p w:rsidR="00000000" w:rsidDel="00000000" w:rsidP="00000000" w:rsidRDefault="00000000" w:rsidRPr="00000000" ns1:paraId="00000F10">
      <w:pPr>
        <w:rPr/>
      </w:pPr>
      <w:r w:rsidDel="00000000" w:rsidR="00000000" w:rsidRPr="00000000">
        <w:rPr>
          <w:rtl w:val="0"/>
        </w:rPr>
        <w:t xml:space="preserve">    if (!fs.existsSync(ENC_TALLY)) return res.status(400).json({ error: 'Tally not computed yet.' });</w:t>
      </w:r>
    </w:p>
    <w:p w:rsidR="00000000" w:rsidDel="00000000" w:rsidP="00000000" w:rsidRDefault="00000000" w:rsidRPr="00000000" ns1:paraId="00000F11">
      <w:pPr>
        <w:rPr/>
      </w:pPr>
      <w:r w:rsidDel="00000000" w:rsidR="00000000" w:rsidRPr="00000000">
        <w:rPr>
          <w:rtl w:val="0"/>
        </w:rPr>
      </w:r>
    </w:p>
    <w:p w:rsidR="00000000" w:rsidDel="00000000" w:rsidP="00000000" w:rsidRDefault="00000000" w:rsidRPr="00000000" ns1:paraId="00000F12">
      <w:pPr>
        <w:rPr/>
      </w:pPr>
      <w:r w:rsidDel="00000000" w:rsidR="00000000" w:rsidRPr="00000000">
        <w:rPr>
          <w:rtl w:val="0"/>
        </w:rPr>
        <w:t xml:space="preserve">    const shareFile = path.join(DIRS.shares, `share_${voterId}.bin`);</w:t>
      </w:r>
    </w:p>
    <w:p w:rsidR="00000000" w:rsidDel="00000000" w:rsidP="00000000" w:rsidRDefault="00000000" w:rsidRPr="00000000" ns1:paraId="00000F13">
      <w:pPr>
        <w:rPr/>
      </w:pPr>
      <w:r w:rsidDel="00000000" w:rsidR="00000000" w:rsidRPr="00000000">
        <w:rPr>
          <w:rtl w:val="0"/>
        </w:rPr>
        <w:t xml:space="preserve">    if (fs.existsSync(shareFile)) return res.status(409).json({ error: 'Decryption share already submitted.' });</w:t>
      </w:r>
    </w:p>
    <w:p w:rsidR="00000000" w:rsidDel="00000000" w:rsidP="00000000" w:rsidRDefault="00000000" w:rsidRPr="00000000" ns1:paraId="00000F14">
      <w:pPr>
        <w:rPr/>
      </w:pPr>
      <w:r w:rsidDel="00000000" w:rsidR="00000000" w:rsidRPr="00000000">
        <w:rPr>
          <w:rtl w:val="0"/>
        </w:rPr>
      </w:r>
    </w:p>
    <w:p w:rsidR="00000000" w:rsidDel="00000000" w:rsidP="00000000" w:rsidRDefault="00000000" w:rsidRPr="00000000" ns1:paraId="00000F15">
      <w:pPr>
        <w:rPr/>
      </w:pPr>
      <w:r w:rsidDel="00000000" w:rsidR="00000000" w:rsidRPr="00000000">
        <w:rPr>
          <w:rtl w:val="0"/>
        </w:rPr>
        <w:t xml:space="preserve">    if (!Buffer.isBuffer(req.body) || req.body.length === 0) {</w:t>
      </w:r>
    </w:p>
    <w:p w:rsidR="00000000" w:rsidDel="00000000" w:rsidP="00000000" w:rsidRDefault="00000000" w:rsidRPr="00000000" ns1:paraId="00000F16">
      <w:pPr>
        <w:rPr/>
      </w:pPr>
      <w:r w:rsidDel="00000000" w:rsidR="00000000" w:rsidRPr="00000000">
        <w:rPr>
          <w:rtl w:val="0"/>
        </w:rPr>
        <w:t xml:space="preserve">        return res.status(400).json({ error: 'Binary share payload required.' });</w:t>
      </w:r>
    </w:p>
    <w:p w:rsidR="00000000" w:rsidDel="00000000" w:rsidP="00000000" w:rsidRDefault="00000000" w:rsidRPr="00000000" ns1:paraId="00000F17">
      <w:pPr>
        <w:rPr/>
      </w:pPr>
      <w:r w:rsidDel="00000000" w:rsidR="00000000" w:rsidRPr="00000000">
        <w:rPr>
          <w:rtl w:val="0"/>
        </w:rPr>
        <w:t xml:space="preserve">    }</w:t>
      </w:r>
    </w:p>
    <w:p w:rsidR="00000000" w:rsidDel="00000000" w:rsidP="00000000" w:rsidRDefault="00000000" w:rsidRPr="00000000" ns1:paraId="00000F18">
      <w:pPr>
        <w:rPr/>
      </w:pPr>
      <w:r w:rsidDel="00000000" w:rsidR="00000000" w:rsidRPr="00000000">
        <w:rPr>
          <w:rtl w:val="0"/>
        </w:rPr>
      </w:r>
    </w:p>
    <w:p w:rsidR="00000000" w:rsidDel="00000000" w:rsidP="00000000" w:rsidRDefault="00000000" w:rsidRPr="00000000" ns1:paraId="00000F19">
      <w:pPr>
        <w:rPr/>
      </w:pPr>
      <w:r w:rsidDel="00000000" w:rsidR="00000000" w:rsidRPr="00000000">
        <w:rPr>
          <w:rtl w:val="0"/>
        </w:rPr>
        <w:t xml:space="preserve">    fs.writeFileSync(shareFile, req.body);</w:t>
      </w:r>
    </w:p>
    <w:p w:rsidR="00000000" w:rsidDel="00000000" w:rsidP="00000000" w:rsidRDefault="00000000" w:rsidRPr="00000000" ns1:paraId="00000F1A">
      <w:pPr>
        <w:rPr/>
      </w:pPr>
      <w:r w:rsidDel="00000000" w:rsidR="00000000" w:rsidRPr="00000000">
        <w:rPr>
          <w:rtl w:val="0"/>
        </w:rPr>
        <w:t xml:space="preserve">    console.log(`[share] Received decryption share from ${voterId}`);</w:t>
      </w:r>
    </w:p>
    <w:p w:rsidR="00000000" w:rsidDel="00000000" w:rsidP="00000000" w:rsidRDefault="00000000" w:rsidRPr="00000000" ns1:paraId="00000F1B">
      <w:pPr>
        <w:rPr/>
      </w:pPr>
      <w:r w:rsidDel="00000000" w:rsidR="00000000" w:rsidRPr="00000000">
        <w:rPr>
          <w:rtl w:val="0"/>
        </w:rPr>
      </w:r>
    </w:p>
    <w:p w:rsidR="00000000" w:rsidDel="00000000" w:rsidP="00000000" w:rsidRDefault="00000000" w:rsidRPr="00000000" ns1:paraId="00000F1C">
      <w:pPr>
        <w:rPr/>
      </w:pPr>
      <w:r w:rsidDel="00000000" w:rsidR="00000000" w:rsidRPr="00000000">
        <w:rPr>
          <w:rtl w:val="0"/>
        </w:rPr>
        <w:t xml:space="preserve">    const voters = readVoterList();</w:t>
      </w:r>
    </w:p>
    <w:p w:rsidR="00000000" w:rsidDel="00000000" w:rsidP="00000000" w:rsidRDefault="00000000" w:rsidRPr="00000000" ns1:paraId="00000F1D">
      <w:pPr>
        <w:rPr/>
      </w:pPr>
      <w:r w:rsidDel="00000000" w:rsidR="00000000" w:rsidRPr="00000000">
        <w:rPr>
          <w:rtl w:val="0"/>
        </w:rPr>
        <w:t xml:space="preserve">    const shares = fs.readdirSync(DIRS.shares).filter(f =&gt; f.endsWith('.bin'));</w:t>
      </w:r>
    </w:p>
    <w:p w:rsidR="00000000" w:rsidDel="00000000" w:rsidP="00000000" w:rsidRDefault="00000000" w:rsidRPr="00000000" ns1:paraId="00000F1E">
      <w:pPr>
        <w:rPr/>
      </w:pPr>
      <w:r w:rsidDel="00000000" w:rsidR="00000000" w:rsidRPr="00000000">
        <w:rPr>
          <w:rtl w:val="0"/>
        </w:rPr>
        <w:t xml:space="preserve">    const submitted = shares.map(f =&gt; f.replace(/^share_/, '').replace(/\.bin$/, ''));</w:t>
      </w:r>
    </w:p>
    <w:p w:rsidR="00000000" w:rsidDel="00000000" w:rsidP="00000000" w:rsidRDefault="00000000" w:rsidRPr="00000000" ns1:paraId="00000F1F">
      <w:pPr>
        <w:rPr/>
      </w:pPr>
      <w:r w:rsidDel="00000000" w:rsidR="00000000" w:rsidRPr="00000000">
        <w:rPr>
          <w:rtl w:val="0"/>
        </w:rPr>
        <w:t xml:space="preserve">    const allIn = voters.every(v =&gt; submitted.includes(v));</w:t>
      </w:r>
    </w:p>
    <w:p w:rsidR="00000000" w:rsidDel="00000000" w:rsidP="00000000" w:rsidRDefault="00000000" w:rsidRPr="00000000" ns1:paraId="00000F20">
      <w:pPr>
        <w:rPr/>
      </w:pPr>
      <w:r w:rsidDel="00000000" w:rsidR="00000000" w:rsidRPr="00000000">
        <w:rPr>
          <w:rtl w:val="0"/>
        </w:rPr>
      </w:r>
    </w:p>
    <w:p w:rsidR="00000000" w:rsidDel="00000000" w:rsidP="00000000" w:rsidRDefault="00000000" w:rsidRPr="00000000" ns1:paraId="00000F21">
      <w:pPr>
        <w:rPr/>
      </w:pPr>
      <w:r w:rsidDel="00000000" w:rsidR="00000000" w:rsidRPr="00000000">
        <w:rPr>
          <w:rtl w:val="0"/>
        </w:rPr>
        <w:t xml:space="preserve">    let result = null;</w:t>
      </w:r>
    </w:p>
    <w:p w:rsidR="00000000" w:rsidDel="00000000" w:rsidP="00000000" w:rsidRDefault="00000000" w:rsidRPr="00000000" ns1:paraId="00000F22">
      <w:pPr>
        <w:rPr/>
      </w:pPr>
      <w:r w:rsidDel="00000000" w:rsidR="00000000" w:rsidRPr="00000000">
        <w:rPr>
          <w:rtl w:val="0"/>
        </w:rPr>
        <w:t xml:space="preserve">    if (allIn) {</w:t>
      </w:r>
    </w:p>
    <w:p w:rsidR="00000000" w:rsidDel="00000000" w:rsidP="00000000" w:rsidRDefault="00000000" w:rsidRPr="00000000" ns1:paraId="00000F23">
      <w:pPr>
        <w:rPr/>
      </w:pPr>
      <w:r w:rsidDel="00000000" w:rsidR="00000000" w:rsidRPr="00000000">
        <w:rPr>
          <w:rtl w:val="0"/>
        </w:rPr>
        <w:t xml:space="preserve">        console.log('[share] All shares received! Running combine asynchronously...');</w:t>
      </w:r>
    </w:p>
    <w:p w:rsidR="00000000" w:rsidDel="00000000" w:rsidP="00000000" w:rsidRDefault="00000000" w:rsidRPr="00000000" ns1:paraId="00000F24">
      <w:pPr>
        <w:rPr/>
      </w:pPr>
      <w:r w:rsidDel="00000000" w:rsidR="00000000" w:rsidRPr="00000000">
        <w:rPr>
          <w:rtl w:val="0"/>
        </w:rPr>
        <w:t xml:space="preserve">        try {</w:t>
      </w:r>
    </w:p>
    <w:p w:rsidR="00000000" w:rsidDel="00000000" w:rsidP="00000000" w:rsidRDefault="00000000" w:rsidRPr="00000000" ns1:paraId="00000F25">
      <w:pPr>
        <w:rPr/>
      </w:pPr>
      <w:r w:rsidDel="00000000" w:rsidR="00000000" w:rsidRPr="00000000">
        <w:rPr>
          <w:rtl w:val="0"/>
        </w:rPr>
        <w:t xml:space="preserve">            const out = await runBinaryAsync('combine');</w:t>
      </w:r>
    </w:p>
    <w:p w:rsidR="00000000" w:rsidDel="00000000" w:rsidP="00000000" w:rsidRDefault="00000000" w:rsidRPr="00000000" ns1:paraId="00000F26">
      <w:pPr>
        <w:rPr/>
      </w:pPr>
      <w:r w:rsidDel="00000000" w:rsidR="00000000" w:rsidRPr="00000000">
        <w:rPr>
          <w:rtl w:val="0"/>
        </w:rPr>
        <w:t xml:space="preserve">            console.log(out);</w:t>
      </w:r>
    </w:p>
    <w:p w:rsidR="00000000" w:rsidDel="00000000" w:rsidP="00000000" w:rsidRDefault="00000000" w:rsidRPr="00000000" ns1:paraId="00000F27">
      <w:pPr>
        <w:rPr/>
      </w:pPr>
      <w:r w:rsidDel="00000000" w:rsidR="00000000" w:rsidRPr="00000000">
        <w:rPr>
          <w:rtl w:val="0"/>
        </w:rPr>
        <w:t xml:space="preserve">            if (fs.existsSync(FINAL_RESULT)) {</w:t>
      </w:r>
    </w:p>
    <w:p w:rsidR="00000000" w:rsidDel="00000000" w:rsidP="00000000" w:rsidRDefault="00000000" w:rsidRPr="00000000" ns1:paraId="00000F28">
      <w:pPr>
        <w:rPr/>
      </w:pPr>
      <w:r w:rsidDel="00000000" w:rsidR="00000000" w:rsidRPr="00000000">
        <w:rPr>
          <w:rtl w:val="0"/>
        </w:rPr>
        <w:t xml:space="preserve">                result = fs.readFileSync(FINAL_RESULT, 'utf8').trim();</w:t>
      </w:r>
    </w:p>
    <w:p w:rsidR="00000000" w:rsidDel="00000000" w:rsidP="00000000" w:rsidRDefault="00000000" w:rsidRPr="00000000" ns1:paraId="00000F29">
      <w:pPr>
        <w:rPr/>
      </w:pPr>
      <w:r w:rsidDel="00000000" w:rsidR="00000000" w:rsidRPr="00000000">
        <w:rPr>
          <w:rtl w:val="0"/>
        </w:rPr>
        <w:t xml:space="preserve">            }</w:t>
      </w:r>
    </w:p>
    <w:p w:rsidR="00000000" w:rsidDel="00000000" w:rsidP="00000000" w:rsidRDefault="00000000" w:rsidRPr="00000000" ns1:paraId="00000F2A">
      <w:pPr>
        <w:rPr/>
      </w:pPr>
      <w:r w:rsidDel="00000000" w:rsidR="00000000" w:rsidRPr="00000000">
        <w:rPr>
          <w:rtl w:val="0"/>
        </w:rPr>
        <w:t xml:space="preserve">        } catch (err) {</w:t>
      </w:r>
    </w:p>
    <w:p w:rsidR="00000000" w:rsidDel="00000000" w:rsidP="00000000" w:rsidRDefault="00000000" w:rsidRPr="00000000" ns1:paraId="00000F2B">
      <w:pPr>
        <w:rPr/>
      </w:pPr>
      <w:r w:rsidDel="00000000" w:rsidR="00000000" w:rsidRPr="00000000">
        <w:rPr>
          <w:rtl w:val="0"/>
        </w:rPr>
        <w:t xml:space="preserve">            console.error('[combine] ERROR:', err.message);</w:t>
      </w:r>
    </w:p>
    <w:p w:rsidR="00000000" w:rsidDel="00000000" w:rsidP="00000000" w:rsidRDefault="00000000" w:rsidRPr="00000000" ns1:paraId="00000F2C">
      <w:pPr>
        <w:rPr/>
      </w:pPr>
      <w:r w:rsidDel="00000000" w:rsidR="00000000" w:rsidRPr="00000000">
        <w:rPr>
          <w:rtl w:val="0"/>
        </w:rPr>
        <w:t xml:space="preserve">            return res.status(500).json({ error: 'Failed to combine shares: ' + err.message });</w:t>
      </w:r>
    </w:p>
    <w:p w:rsidR="00000000" w:rsidDel="00000000" w:rsidP="00000000" w:rsidRDefault="00000000" w:rsidRPr="00000000" ns1:paraId="00000F2D">
      <w:pPr>
        <w:rPr/>
      </w:pPr>
      <w:r w:rsidDel="00000000" w:rsidR="00000000" w:rsidRPr="00000000">
        <w:rPr>
          <w:rtl w:val="0"/>
        </w:rPr>
        <w:t xml:space="preserve">        }</w:t>
      </w:r>
    </w:p>
    <w:p w:rsidR="00000000" w:rsidDel="00000000" w:rsidP="00000000" w:rsidRDefault="00000000" w:rsidRPr="00000000" ns1:paraId="00000F2E">
      <w:pPr>
        <w:rPr/>
      </w:pPr>
      <w:r w:rsidDel="00000000" w:rsidR="00000000" w:rsidRPr="00000000">
        <w:rPr>
          <w:rtl w:val="0"/>
        </w:rPr>
        <w:t xml:space="preserve">    }</w:t>
      </w:r>
    </w:p>
    <w:p w:rsidR="00000000" w:rsidDel="00000000" w:rsidP="00000000" w:rsidRDefault="00000000" w:rsidRPr="00000000" ns1:paraId="00000F2F">
      <w:pPr>
        <w:rPr/>
      </w:pPr>
      <w:r w:rsidDel="00000000" w:rsidR="00000000" w:rsidRPr="00000000">
        <w:rPr>
          <w:rtl w:val="0"/>
        </w:rPr>
      </w:r>
    </w:p>
    <w:p w:rsidR="00000000" w:rsidDel="00000000" w:rsidP="00000000" w:rsidRDefault="00000000" w:rsidRPr="00000000" ns1:paraId="00000F30">
      <w:pPr>
        <w:rPr/>
      </w:pPr>
      <w:r w:rsidDel="00000000" w:rsidR="00000000" w:rsidRPr="00000000">
        <w:rPr>
          <w:rtl w:val="0"/>
        </w:rPr>
        <w:t xml:space="preserve">    res.json({</w:t>
      </w:r>
    </w:p>
    <w:p w:rsidR="00000000" w:rsidDel="00000000" w:rsidP="00000000" w:rsidRDefault="00000000" w:rsidRPr="00000000" ns1:paraId="00000F31">
      <w:pPr>
        <w:rPr/>
      </w:pPr>
      <w:r w:rsidDel="00000000" w:rsidR="00000000" w:rsidRPr="00000000">
        <w:rPr>
          <w:rtl w:val="0"/>
        </w:rPr>
        <w:t xml:space="preserve">        status: 'ok',</w:t>
      </w:r>
    </w:p>
    <w:p w:rsidR="00000000" w:rsidDel="00000000" w:rsidP="00000000" w:rsidRDefault="00000000" w:rsidRPr="00000000" ns1:paraId="00000F32">
      <w:pPr>
        <w:rPr/>
      </w:pPr>
      <w:r w:rsidDel="00000000" w:rsidR="00000000" w:rsidRPr="00000000">
        <w:rPr>
          <w:rtl w:val="0"/>
        </w:rPr>
        <w:t xml:space="preserve">        message: 'Share accepted.',</w:t>
      </w:r>
    </w:p>
    <w:p w:rsidR="00000000" w:rsidDel="00000000" w:rsidP="00000000" w:rsidRDefault="00000000" w:rsidRPr="00000000" ns1:paraId="00000F33">
      <w:pPr>
        <w:rPr/>
      </w:pPr>
      <w:r w:rsidDel="00000000" w:rsidR="00000000" w:rsidRPr="00000000">
        <w:rPr>
          <w:rtl w:val="0"/>
        </w:rPr>
        <w:t xml:space="preserve">        submitted,</w:t>
      </w:r>
    </w:p>
    <w:p w:rsidR="00000000" w:rsidDel="00000000" w:rsidP="00000000" w:rsidRDefault="00000000" w:rsidRPr="00000000" ns1:paraId="00000F34">
      <w:pPr>
        <w:rPr/>
      </w:pPr>
      <w:r w:rsidDel="00000000" w:rsidR="00000000" w:rsidRPr="00000000">
        <w:rPr>
          <w:rtl w:val="0"/>
        </w:rPr>
        <w:t xml:space="preserve">        all_in: allIn,</w:t>
      </w:r>
    </w:p>
    <w:p w:rsidR="00000000" w:rsidDel="00000000" w:rsidP="00000000" w:rsidRDefault="00000000" w:rsidRPr="00000000" ns1:paraId="00000F35">
      <w:pPr>
        <w:rPr/>
      </w:pPr>
      <w:r w:rsidDel="00000000" w:rsidR="00000000" w:rsidRPr="00000000">
        <w:rPr>
          <w:rtl w:val="0"/>
        </w:rPr>
        <w:t xml:space="preserve">        result</w:t>
      </w:r>
    </w:p>
    <w:p w:rsidR="00000000" w:rsidDel="00000000" w:rsidP="00000000" w:rsidRDefault="00000000" w:rsidRPr="00000000" ns1:paraId="00000F36">
      <w:pPr>
        <w:rPr/>
      </w:pPr>
      <w:r w:rsidDel="00000000" w:rsidR="00000000" w:rsidRPr="00000000">
        <w:rPr>
          <w:rtl w:val="0"/>
        </w:rPr>
        <w:t xml:space="preserve">    });</w:t>
      </w:r>
    </w:p>
    <w:p w:rsidR="00000000" w:rsidDel="00000000" w:rsidP="00000000" w:rsidRDefault="00000000" w:rsidRPr="00000000" ns1:paraId="00000F37">
      <w:pPr>
        <w:rPr/>
      </w:pPr>
      <w:r w:rsidDel="00000000" w:rsidR="00000000" w:rsidRPr="00000000">
        <w:rPr>
          <w:rtl w:val="0"/>
        </w:rPr>
        <w:t xml:space="preserve">});</w:t>
      </w:r>
    </w:p>
    <w:p w:rsidR="00000000" w:rsidDel="00000000" w:rsidP="00000000" w:rsidRDefault="00000000" w:rsidRPr="00000000" ns1:paraId="00000F38">
      <w:pPr>
        <w:rPr/>
      </w:pPr>
      <w:r w:rsidDel="00000000" w:rsidR="00000000" w:rsidRPr="00000000">
        <w:rPr>
          <w:rtl w:val="0"/>
        </w:rPr>
      </w:r>
    </w:p>
    <w:p w:rsidR="00000000" w:rsidDel="00000000" w:rsidP="00000000" w:rsidRDefault="00000000" w:rsidRPr="00000000" ns1:paraId="00000F39">
      <w:pPr>
        <w:rPr/>
      </w:pPr>
      <w:r w:rsidDel="00000000" w:rsidR="00000000" w:rsidRPr="00000000">
        <w:rPr>
          <w:rtl w:val="0"/>
        </w:rPr>
        <w:t xml:space="preserve">app.get('/result', (req, res) =&gt; {</w:t>
      </w:r>
    </w:p>
    <w:p w:rsidR="00000000" w:rsidDel="00000000" w:rsidP="00000000" w:rsidRDefault="00000000" w:rsidRPr="00000000" ns1:paraId="00000F3A">
      <w:pPr>
        <w:rPr/>
      </w:pPr>
      <w:r w:rsidDel="00000000" w:rsidR="00000000" w:rsidRPr="00000000">
        <w:rPr>
          <w:rtl w:val="0"/>
        </w:rPr>
        <w:t xml:space="preserve">    if (!fs.existsSync(FINAL_RESULT)) return res.status(404).json({ error: 'Result not available.' });</w:t>
      </w:r>
    </w:p>
    <w:p w:rsidR="00000000" w:rsidDel="00000000" w:rsidP="00000000" w:rsidRDefault="00000000" w:rsidRPr="00000000" ns1:paraId="00000F3B">
      <w:pPr>
        <w:rPr/>
      </w:pPr>
      <w:r w:rsidDel="00000000" w:rsidR="00000000" w:rsidRPr="00000000">
        <w:rPr>
          <w:rtl w:val="0"/>
        </w:rPr>
        <w:t xml:space="preserve">    res.json({ result: fs.readFileSync(FINAL_RESULT, 'utf8').trim() });</w:t>
      </w:r>
    </w:p>
    <w:p w:rsidR="00000000" w:rsidDel="00000000" w:rsidP="00000000" w:rsidRDefault="00000000" w:rsidRPr="00000000" ns1:paraId="00000F3C">
      <w:pPr>
        <w:rPr/>
      </w:pPr>
      <w:r w:rsidDel="00000000" w:rsidR="00000000" w:rsidRPr="00000000">
        <w:rPr>
          <w:rtl w:val="0"/>
        </w:rPr>
        <w:t xml:space="preserve">});</w:t>
      </w:r>
    </w:p>
    <w:p w:rsidR="00000000" w:rsidDel="00000000" w:rsidP="00000000" w:rsidRDefault="00000000" w:rsidRPr="00000000" ns1:paraId="00000F3D">
      <w:pPr>
        <w:rPr/>
      </w:pPr>
      <w:r w:rsidDel="00000000" w:rsidR="00000000" w:rsidRPr="00000000">
        <w:rPr>
          <w:rtl w:val="0"/>
        </w:rPr>
      </w:r>
    </w:p>
    <w:p w:rsidR="00000000" w:rsidDel="00000000" w:rsidP="00000000" w:rsidRDefault="00000000" w:rsidRPr="00000000" ns1:paraId="00000F3E">
      <w:pPr>
        <w:rPr/>
      </w:pPr>
      <w:r w:rsidDel="00000000" w:rsidR="00000000" w:rsidRPr="00000000">
        <w:rPr>
          <w:rtl w:val="0"/>
        </w:rPr>
        <w:t xml:space="preserve">// ── AUDIT &amp; BALLOT VALIDITY ENDPOINTS ─────────────────────────</w:t>
      </w:r>
    </w:p>
    <w:p w:rsidR="00000000" w:rsidDel="00000000" w:rsidP="00000000" w:rsidRDefault="00000000" w:rsidRPr="00000000" ns1:paraId="00000F3F">
      <w:pPr>
        <w:rPr/>
      </w:pPr>
      <w:r w:rsidDel="00000000" w:rsidR="00000000" w:rsidRPr="00000000">
        <w:rPr>
          <w:rtl w:val="0"/>
        </w:rPr>
        <w:t xml:space="preserve">const REVEALS_FILE = path.join(DIRS.registry, 'reveals.json');</w:t>
      </w:r>
    </w:p>
    <w:p w:rsidR="00000000" w:rsidDel="00000000" w:rsidP="00000000" w:rsidRDefault="00000000" w:rsidRPr="00000000" ns1:paraId="00000F40">
      <w:pPr>
        <w:rPr/>
      </w:pPr>
      <w:r w:rsidDel="00000000" w:rsidR="00000000" w:rsidRPr="00000000">
        <w:rPr>
          <w:rtl w:val="0"/>
        </w:rPr>
        <w:t xml:space="preserve">function loadReveals() {</w:t>
      </w:r>
    </w:p>
    <w:p w:rsidR="00000000" w:rsidDel="00000000" w:rsidP="00000000" w:rsidRDefault="00000000" w:rsidRPr="00000000" ns1:paraId="00000F41">
      <w:pPr>
        <w:rPr/>
      </w:pPr>
      <w:r w:rsidDel="00000000" w:rsidR="00000000" w:rsidRPr="00000000">
        <w:rPr>
          <w:rtl w:val="0"/>
        </w:rPr>
        <w:t xml:space="preserve">    try { return JSON.parse(fs.readFileSync(REVEALS_FILE, 'utf8')); } catch { return []; }</w:t>
      </w:r>
    </w:p>
    <w:p w:rsidR="00000000" w:rsidDel="00000000" w:rsidP="00000000" w:rsidRDefault="00000000" w:rsidRPr="00000000" ns1:paraId="00000F42">
      <w:pPr>
        <w:rPr/>
      </w:pPr>
      <w:r w:rsidDel="00000000" w:rsidR="00000000" w:rsidRPr="00000000">
        <w:rPr>
          <w:rtl w:val="0"/>
        </w:rPr>
        <w:t xml:space="preserve">}</w:t>
      </w:r>
    </w:p>
    <w:p w:rsidR="00000000" w:rsidDel="00000000" w:rsidP="00000000" w:rsidRDefault="00000000" w:rsidRPr="00000000" ns1:paraId="00000F43">
      <w:pPr>
        <w:rPr/>
      </w:pPr>
      <w:r w:rsidDel="00000000" w:rsidR="00000000" w:rsidRPr="00000000">
        <w:rPr>
          <w:rtl w:val="0"/>
        </w:rPr>
        <w:t xml:space="preserve">function saveReveals(list) {</w:t>
      </w:r>
    </w:p>
    <w:p w:rsidR="00000000" w:rsidDel="00000000" w:rsidP="00000000" w:rsidRDefault="00000000" w:rsidRPr="00000000" ns1:paraId="00000F44">
      <w:pPr>
        <w:rPr/>
      </w:pPr>
      <w:r w:rsidDel="00000000" w:rsidR="00000000" w:rsidRPr="00000000">
        <w:rPr>
          <w:rtl w:val="0"/>
        </w:rPr>
        <w:t xml:space="preserve">    fs.writeFileSync(REVEALS_FILE, JSON.stringify(list, null, 2));</w:t>
      </w:r>
    </w:p>
    <w:p w:rsidR="00000000" w:rsidDel="00000000" w:rsidP="00000000" w:rsidRDefault="00000000" w:rsidRPr="00000000" ns1:paraId="00000F45">
      <w:pPr>
        <w:rPr/>
      </w:pPr>
      <w:r w:rsidDel="00000000" w:rsidR="00000000" w:rsidRPr="00000000">
        <w:rPr>
          <w:rtl w:val="0"/>
        </w:rPr>
        <w:t xml:space="preserve">}</w:t>
      </w:r>
    </w:p>
    <w:p w:rsidR="00000000" w:rsidDel="00000000" w:rsidP="00000000" w:rsidRDefault="00000000" w:rsidRPr="00000000" ns1:paraId="00000F46">
      <w:pPr>
        <w:rPr/>
      </w:pPr>
      <w:r w:rsidDel="00000000" w:rsidR="00000000" w:rsidRPr="00000000">
        <w:rPr>
          <w:rtl w:val="0"/>
        </w:rPr>
      </w:r>
    </w:p>
    <w:p w:rsidR="00000000" w:rsidDel="00000000" w:rsidP="00000000" w:rsidRDefault="00000000" w:rsidRPr="00000000" ns1:paraId="00000F47">
      <w:pPr>
        <w:rPr/>
      </w:pPr>
      <w:r w:rsidDel="00000000" w:rsidR="00000000" w:rsidRPr="00000000">
        <w:rPr>
          <w:rtl w:val="0"/>
        </w:rPr>
        <w:t xml:space="preserve">app.post('/reveal-ballot', (req, res) =&gt; {</w:t>
      </w:r>
    </w:p>
    <w:p w:rsidR="00000000" w:rsidDel="00000000" w:rsidP="00000000" w:rsidRDefault="00000000" w:rsidRPr="00000000" ns1:paraId="00000F48">
      <w:pPr>
        <w:rPr/>
      </w:pPr>
      <w:r w:rsidDel="00000000" w:rsidR="00000000" w:rsidRPr="00000000">
        <w:rPr>
          <w:rtl w:val="0"/>
        </w:rPr>
        <w:t xml:space="preserve">    const { candidateIndex, nonce } = req.body;</w:t>
      </w:r>
    </w:p>
    <w:p w:rsidR="00000000" w:rsidDel="00000000" w:rsidP="00000000" w:rsidRDefault="00000000" w:rsidRPr="00000000" ns1:paraId="00000F49">
      <w:pPr>
        <w:rPr/>
      </w:pPr>
      <w:r w:rsidDel="00000000" w:rsidR="00000000" w:rsidRPr="00000000">
        <w:rPr>
          <w:rtl w:val="0"/>
        </w:rPr>
        <w:t xml:space="preserve">    if (typeof candidateIndex === 'undefined' || !nonce) {</w:t>
      </w:r>
    </w:p>
    <w:p w:rsidR="00000000" w:rsidDel="00000000" w:rsidP="00000000" w:rsidRDefault="00000000" w:rsidRPr="00000000" ns1:paraId="00000F4A">
      <w:pPr>
        <w:rPr/>
      </w:pPr>
      <w:r w:rsidDel="00000000" w:rsidR="00000000" w:rsidRPr="00000000">
        <w:rPr>
          <w:rtl w:val="0"/>
        </w:rPr>
        <w:t xml:space="preserve">        return res.status(400).json({ error: 'candidateIndex and nonce are required.' });</w:t>
      </w:r>
    </w:p>
    <w:p w:rsidR="00000000" w:rsidDel="00000000" w:rsidP="00000000" w:rsidRDefault="00000000" w:rsidRPr="00000000" ns1:paraId="00000F4B">
      <w:pPr>
        <w:rPr/>
      </w:pPr>
      <w:r w:rsidDel="00000000" w:rsidR="00000000" w:rsidRPr="00000000">
        <w:rPr>
          <w:rtl w:val="0"/>
        </w:rPr>
        <w:t xml:space="preserve">    }</w:t>
      </w:r>
    </w:p>
    <w:p w:rsidR="00000000" w:rsidDel="00000000" w:rsidP="00000000" w:rsidRDefault="00000000" w:rsidRPr="00000000" ns1:paraId="00000F4C">
      <w:pPr>
        <w:rPr/>
      </w:pPr>
      <w:r w:rsidDel="00000000" w:rsidR="00000000" w:rsidRPr="00000000">
        <w:rPr>
          <w:rtl w:val="0"/>
        </w:rPr>
      </w:r>
    </w:p>
    <w:p w:rsidR="00000000" w:rsidDel="00000000" w:rsidP="00000000" w:rsidRDefault="00000000" w:rsidRPr="00000000" ns1:paraId="00000F4D">
      <w:pPr>
        <w:rPr/>
      </w:pPr>
      <w:r w:rsidDel="00000000" w:rsidR="00000000" w:rsidRPr="00000000">
        <w:rPr>
          <w:rtl w:val="0"/>
        </w:rPr>
        <w:t xml:space="preserve">    const commitment = crypto.createHash('sha256').update(candidateIndex + ':' + nonce).digest('hex');</w:t>
      </w:r>
    </w:p>
    <w:p w:rsidR="00000000" w:rsidDel="00000000" w:rsidP="00000000" w:rsidRDefault="00000000" w:rsidRPr="00000000" ns1:paraId="00000F4E">
      <w:pPr>
        <w:rPr/>
      </w:pPr>
      <w:r w:rsidDel="00000000" w:rsidR="00000000" w:rsidRPr="00000000">
        <w:rPr>
          <w:rtl w:val="0"/>
        </w:rPr>
        <w:t xml:space="preserve">    const voters = loadVoters();</w:t>
      </w:r>
    </w:p>
    <w:p w:rsidR="00000000" w:rsidDel="00000000" w:rsidP="00000000" w:rsidRDefault="00000000" w:rsidRPr="00000000" ns1:paraId="00000F4F">
      <w:pPr>
        <w:rPr/>
      </w:pPr>
      <w:r w:rsidDel="00000000" w:rsidR="00000000" w:rsidRPr="00000000">
        <w:rPr>
          <w:rtl w:val="0"/>
        </w:rPr>
        <w:t xml:space="preserve">    </w:t>
      </w:r>
    </w:p>
    <w:p w:rsidR="00000000" w:rsidDel="00000000" w:rsidP="00000000" w:rsidRDefault="00000000" w:rsidRPr="00000000" ns1:paraId="00000F50">
      <w:pPr>
        <w:rPr/>
      </w:pPr>
      <w:r w:rsidDel="00000000" w:rsidR="00000000" w:rsidRPr="00000000">
        <w:rPr>
          <w:rtl w:val="0"/>
        </w:rPr>
        <w:t xml:space="preserve">    // Find if this commitment matches any voter's registered commitment</w:t>
      </w:r>
    </w:p>
    <w:p w:rsidR="00000000" w:rsidDel="00000000" w:rsidP="00000000" w:rsidRDefault="00000000" w:rsidRPr="00000000" ns1:paraId="00000F51">
      <w:pPr>
        <w:rPr/>
      </w:pPr>
      <w:r w:rsidDel="00000000" w:rsidR="00000000" w:rsidRPr="00000000">
        <w:rPr>
          <w:rtl w:val="0"/>
        </w:rPr>
        <w:t xml:space="preserve">    const match = voters.find(v =&gt; v.commitment === commitment);</w:t>
      </w:r>
    </w:p>
    <w:p w:rsidR="00000000" w:rsidDel="00000000" w:rsidP="00000000" w:rsidRDefault="00000000" w:rsidRPr="00000000" ns1:paraId="00000F52">
      <w:pPr>
        <w:rPr/>
      </w:pPr>
      <w:r w:rsidDel="00000000" w:rsidR="00000000" w:rsidRPr="00000000">
        <w:rPr>
          <w:rtl w:val="0"/>
        </w:rPr>
        <w:t xml:space="preserve">    if (!match) {</w:t>
      </w:r>
    </w:p>
    <w:p w:rsidR="00000000" w:rsidDel="00000000" w:rsidP="00000000" w:rsidRDefault="00000000" w:rsidRPr="00000000" ns1:paraId="00000F53">
      <w:pPr>
        <w:rPr/>
      </w:pPr>
      <w:r w:rsidDel="00000000" w:rsidR="00000000" w:rsidRPr="00000000">
        <w:rPr>
          <w:rtl w:val="0"/>
        </w:rPr>
        <w:t xml:space="preserve">        return res.status(400).json({ error: 'Invalid reveal: no matching ballot commitment found.' });</w:t>
      </w:r>
    </w:p>
    <w:p w:rsidR="00000000" w:rsidDel="00000000" w:rsidP="00000000" w:rsidRDefault="00000000" w:rsidRPr="00000000" ns1:paraId="00000F54">
      <w:pPr>
        <w:rPr/>
      </w:pPr>
      <w:r w:rsidDel="00000000" w:rsidR="00000000" w:rsidRPr="00000000">
        <w:rPr>
          <w:rtl w:val="0"/>
        </w:rPr>
        <w:t xml:space="preserve">    }</w:t>
      </w:r>
    </w:p>
    <w:p w:rsidR="00000000" w:rsidDel="00000000" w:rsidP="00000000" w:rsidRDefault="00000000" w:rsidRPr="00000000" ns1:paraId="00000F55">
      <w:pPr>
        <w:rPr/>
      </w:pPr>
      <w:r w:rsidDel="00000000" w:rsidR="00000000" w:rsidRPr="00000000">
        <w:rPr>
          <w:rtl w:val="0"/>
        </w:rPr>
      </w:r>
    </w:p>
    <w:p w:rsidR="00000000" w:rsidDel="00000000" w:rsidP="00000000" w:rsidRDefault="00000000" w:rsidRPr="00000000" ns1:paraId="00000F56">
      <w:pPr>
        <w:rPr/>
      </w:pPr>
      <w:r w:rsidDel="00000000" w:rsidR="00000000" w:rsidRPr="00000000">
        <w:rPr>
          <w:rtl w:val="0"/>
        </w:rPr>
        <w:t xml:space="preserve">    // Check if this commitment was already revealed</w:t>
      </w:r>
    </w:p>
    <w:p w:rsidR="00000000" w:rsidDel="00000000" w:rsidP="00000000" w:rsidRDefault="00000000" w:rsidRPr="00000000" ns1:paraId="00000F57">
      <w:pPr>
        <w:rPr/>
      </w:pPr>
      <w:r w:rsidDel="00000000" w:rsidR="00000000" w:rsidRPr="00000000">
        <w:rPr>
          <w:rtl w:val="0"/>
        </w:rPr>
        <w:t xml:space="preserve">    const reveals = loadReveals();</w:t>
      </w:r>
    </w:p>
    <w:p w:rsidR="00000000" w:rsidDel="00000000" w:rsidP="00000000" w:rsidRDefault="00000000" w:rsidRPr="00000000" ns1:paraId="00000F58">
      <w:pPr>
        <w:rPr/>
      </w:pPr>
      <w:r w:rsidDel="00000000" w:rsidR="00000000" w:rsidRPr="00000000">
        <w:rPr>
          <w:rtl w:val="0"/>
        </w:rPr>
        <w:t xml:space="preserve">    if (reveals.some(r =&gt; r.commitment === commitment)) {</w:t>
      </w:r>
    </w:p>
    <w:p w:rsidR="00000000" w:rsidDel="00000000" w:rsidP="00000000" w:rsidRDefault="00000000" w:rsidRPr="00000000" ns1:paraId="00000F59">
      <w:pPr>
        <w:rPr/>
      </w:pPr>
      <w:r w:rsidDel="00000000" w:rsidR="00000000" w:rsidRPr="00000000">
        <w:rPr>
          <w:rtl w:val="0"/>
        </w:rPr>
        <w:t xml:space="preserve">        return res.status(409).json({ error: 'This ballot has already been audited.' });</w:t>
      </w:r>
    </w:p>
    <w:p w:rsidR="00000000" w:rsidDel="00000000" w:rsidP="00000000" w:rsidRDefault="00000000" w:rsidRPr="00000000" ns1:paraId="00000F5A">
      <w:pPr>
        <w:rPr/>
      </w:pPr>
      <w:r w:rsidDel="00000000" w:rsidR="00000000" w:rsidRPr="00000000">
        <w:rPr>
          <w:rtl w:val="0"/>
        </w:rPr>
        <w:t xml:space="preserve">    }</w:t>
      </w:r>
    </w:p>
    <w:p w:rsidR="00000000" w:rsidDel="00000000" w:rsidP="00000000" w:rsidRDefault="00000000" w:rsidRPr="00000000" ns1:paraId="00000F5B">
      <w:pPr>
        <w:rPr/>
      </w:pPr>
      <w:r w:rsidDel="00000000" w:rsidR="00000000" w:rsidRPr="00000000">
        <w:rPr>
          <w:rtl w:val="0"/>
        </w:rPr>
      </w:r>
    </w:p>
    <w:p w:rsidR="00000000" w:rsidDel="00000000" w:rsidP="00000000" w:rsidRDefault="00000000" w:rsidRPr="00000000" ns1:paraId="00000F5C">
      <w:pPr>
        <w:rPr/>
      </w:pPr>
      <w:r w:rsidDel="00000000" w:rsidR="00000000" w:rsidRPr="00000000">
        <w:rPr>
          <w:rtl w:val="0"/>
        </w:rPr>
        <w:t xml:space="preserve">    reveals.push({</w:t>
      </w:r>
    </w:p>
    <w:p w:rsidR="00000000" w:rsidDel="00000000" w:rsidP="00000000" w:rsidRDefault="00000000" w:rsidRPr="00000000" ns1:paraId="00000F5D">
      <w:pPr>
        <w:rPr/>
      </w:pPr>
      <w:r w:rsidDel="00000000" w:rsidR="00000000" w:rsidRPr="00000000">
        <w:rPr>
          <w:rtl w:val="0"/>
        </w:rPr>
        <w:t xml:space="preserve">        candidateIndex: parseInt(candidateIndex, 10),</w:t>
      </w:r>
    </w:p>
    <w:p w:rsidR="00000000" w:rsidDel="00000000" w:rsidP="00000000" w:rsidRDefault="00000000" w:rsidRPr="00000000" ns1:paraId="00000F5E">
      <w:pPr>
        <w:rPr/>
      </w:pPr>
      <w:r w:rsidDel="00000000" w:rsidR="00000000" w:rsidRPr="00000000">
        <w:rPr>
          <w:rtl w:val="0"/>
        </w:rPr>
        <w:t xml:space="preserve">        nonce,</w:t>
      </w:r>
    </w:p>
    <w:p w:rsidR="00000000" w:rsidDel="00000000" w:rsidP="00000000" w:rsidRDefault="00000000" w:rsidRPr="00000000" ns1:paraId="00000F5F">
      <w:pPr>
        <w:rPr/>
      </w:pPr>
      <w:r w:rsidDel="00000000" w:rsidR="00000000" w:rsidRPr="00000000">
        <w:rPr>
          <w:rtl w:val="0"/>
        </w:rPr>
        <w:t xml:space="preserve">        commitment</w:t>
      </w:r>
    </w:p>
    <w:p w:rsidR="00000000" w:rsidDel="00000000" w:rsidP="00000000" w:rsidRDefault="00000000" w:rsidRPr="00000000" ns1:paraId="00000F60">
      <w:pPr>
        <w:rPr/>
      </w:pPr>
      <w:r w:rsidDel="00000000" w:rsidR="00000000" w:rsidRPr="00000000">
        <w:rPr>
          <w:rtl w:val="0"/>
        </w:rPr>
        <w:t xml:space="preserve">    });</w:t>
      </w:r>
    </w:p>
    <w:p w:rsidR="00000000" w:rsidDel="00000000" w:rsidP="00000000" w:rsidRDefault="00000000" w:rsidRPr="00000000" ns1:paraId="00000F61">
      <w:pPr>
        <w:rPr/>
      </w:pPr>
      <w:r w:rsidDel="00000000" w:rsidR="00000000" w:rsidRPr="00000000">
        <w:rPr>
          <w:rtl w:val="0"/>
        </w:rPr>
        <w:t xml:space="preserve">    saveReveals(reveals);</w:t>
      </w:r>
    </w:p>
    <w:p w:rsidR="00000000" w:rsidDel="00000000" w:rsidP="00000000" w:rsidRDefault="00000000" w:rsidRPr="00000000" ns1:paraId="00000F62">
      <w:pPr>
        <w:rPr/>
      </w:pPr>
      <w:r w:rsidDel="00000000" w:rsidR="00000000" w:rsidRPr="00000000">
        <w:rPr>
          <w:rtl w:val="0"/>
        </w:rPr>
      </w:r>
    </w:p>
    <w:p w:rsidR="00000000" w:rsidDel="00000000" w:rsidP="00000000" w:rsidRDefault="00000000" w:rsidRPr="00000000" ns1:paraId="00000F63">
      <w:pPr>
        <w:rPr/>
      </w:pPr>
      <w:r w:rsidDel="00000000" w:rsidR="00000000" w:rsidRPr="00000000">
        <w:rPr>
          <w:rtl w:val="0"/>
        </w:rPr>
        <w:t xml:space="preserve">    console.log(`[audit] Successfully validated and recorded anonymous reveal for commitment: ${commitment}`);</w:t>
      </w:r>
    </w:p>
    <w:p w:rsidR="00000000" w:rsidDel="00000000" w:rsidP="00000000" w:rsidRDefault="00000000" w:rsidRPr="00000000" ns1:paraId="00000F64">
      <w:pPr>
        <w:rPr/>
      </w:pPr>
      <w:r w:rsidDel="00000000" w:rsidR="00000000" w:rsidRPr="00000000">
        <w:rPr>
          <w:rtl w:val="0"/>
        </w:rPr>
        <w:t xml:space="preserve">    res.json({ status: 'ok', message: 'Ballot commitment successfully verified and recorded.' });</w:t>
      </w:r>
    </w:p>
    <w:p w:rsidR="00000000" w:rsidDel="00000000" w:rsidP="00000000" w:rsidRDefault="00000000" w:rsidRPr="00000000" ns1:paraId="00000F65">
      <w:pPr>
        <w:rPr/>
      </w:pPr>
      <w:r w:rsidDel="00000000" w:rsidR="00000000" w:rsidRPr="00000000">
        <w:rPr>
          <w:rtl w:val="0"/>
        </w:rPr>
        <w:t xml:space="preserve">});</w:t>
      </w:r>
    </w:p>
    <w:p w:rsidR="00000000" w:rsidDel="00000000" w:rsidP="00000000" w:rsidRDefault="00000000" w:rsidRPr="00000000" ns1:paraId="00000F66">
      <w:pPr>
        <w:rPr/>
      </w:pPr>
      <w:r w:rsidDel="00000000" w:rsidR="00000000" w:rsidRPr="00000000">
        <w:rPr>
          <w:rtl w:val="0"/>
        </w:rPr>
      </w:r>
    </w:p>
    <w:p w:rsidR="00000000" w:rsidDel="00000000" w:rsidP="00000000" w:rsidRDefault="00000000" w:rsidRPr="00000000" ns1:paraId="00000F67">
      <w:pPr>
        <w:rPr/>
      </w:pPr>
      <w:r w:rsidDel="00000000" w:rsidR="00000000" w:rsidRPr="00000000">
        <w:rPr>
          <w:rtl w:val="0"/>
        </w:rPr>
        <w:t xml:space="preserve">app.get('/audit-status', (req, res) =&gt; {</w:t>
      </w:r>
    </w:p>
    <w:p w:rsidR="00000000" w:rsidDel="00000000" w:rsidP="00000000" w:rsidRDefault="00000000" w:rsidRPr="00000000" ns1:paraId="00000F68">
      <w:pPr>
        <w:rPr/>
      </w:pPr>
      <w:r w:rsidDel="00000000" w:rsidR="00000000" w:rsidRPr="00000000">
        <w:rPr>
          <w:rtl w:val="0"/>
        </w:rPr>
        <w:t xml:space="preserve">    const voters = loadVoters().filter(v =&gt; v.has_voted &amp;&amp; v.commitment);</w:t>
      </w:r>
    </w:p>
    <w:p w:rsidR="00000000" w:rsidDel="00000000" w:rsidP="00000000" w:rsidRDefault="00000000" w:rsidRPr="00000000" ns1:paraId="00000F69">
      <w:pPr>
        <w:rPr/>
      </w:pPr>
      <w:r w:rsidDel="00000000" w:rsidR="00000000" w:rsidRPr="00000000">
        <w:rPr>
          <w:rtl w:val="0"/>
        </w:rPr>
        <w:t xml:space="preserve">    const totalCommitments = voters.length;</w:t>
      </w:r>
    </w:p>
    <w:p w:rsidR="00000000" w:rsidDel="00000000" w:rsidP="00000000" w:rsidRDefault="00000000" w:rsidRPr="00000000" ns1:paraId="00000F6A">
      <w:pPr>
        <w:rPr/>
      </w:pPr>
      <w:r w:rsidDel="00000000" w:rsidR="00000000" w:rsidRPr="00000000">
        <w:rPr>
          <w:rtl w:val="0"/>
        </w:rPr>
        <w:t xml:space="preserve">    </w:t>
      </w:r>
    </w:p>
    <w:p w:rsidR="00000000" w:rsidDel="00000000" w:rsidP="00000000" w:rsidRDefault="00000000" w:rsidRPr="00000000" ns1:paraId="00000F6B">
      <w:pPr>
        <w:rPr/>
      </w:pPr>
      <w:r w:rsidDel="00000000" w:rsidR="00000000" w:rsidRPr="00000000">
        <w:rPr>
          <w:rtl w:val="0"/>
        </w:rPr>
        <w:t xml:space="preserve">    const reveals = loadReveals();</w:t>
      </w:r>
    </w:p>
    <w:p w:rsidR="00000000" w:rsidDel="00000000" w:rsidP="00000000" w:rsidRDefault="00000000" w:rsidRPr="00000000" ns1:paraId="00000F6C">
      <w:pPr>
        <w:rPr/>
      </w:pPr>
      <w:r w:rsidDel="00000000" w:rsidR="00000000" w:rsidRPr="00000000">
        <w:rPr>
          <w:rtl w:val="0"/>
        </w:rPr>
        <w:t xml:space="preserve">    const totalReveals = reveals.length;</w:t>
      </w:r>
    </w:p>
    <w:p w:rsidR="00000000" w:rsidDel="00000000" w:rsidP="00000000" w:rsidRDefault="00000000" w:rsidRPr="00000000" ns1:paraId="00000F6D">
      <w:pPr>
        <w:rPr/>
      </w:pPr>
      <w:r w:rsidDel="00000000" w:rsidR="00000000" w:rsidRPr="00000000">
        <w:rPr>
          <w:rtl w:val="0"/>
        </w:rPr>
        <w:t xml:space="preserve">    </w:t>
      </w:r>
    </w:p>
    <w:p w:rsidR="00000000" w:rsidDel="00000000" w:rsidP="00000000" w:rsidRDefault="00000000" w:rsidRPr="00000000" ns1:paraId="00000F6E">
      <w:pPr>
        <w:rPr/>
      </w:pPr>
      <w:r w:rsidDel="00000000" w:rsidR="00000000" w:rsidRPr="00000000">
        <w:rPr>
          <w:rtl w:val="0"/>
        </w:rPr>
        <w:t xml:space="preserve">    let verification = 'pending';</w:t>
      </w:r>
    </w:p>
    <w:p w:rsidR="00000000" w:rsidDel="00000000" w:rsidP="00000000" w:rsidRDefault="00000000" w:rsidRPr="00000000" ns1:paraId="00000F6F">
      <w:pPr>
        <w:rPr/>
      </w:pPr>
      <w:r w:rsidDel="00000000" w:rsidR="00000000" w:rsidRPr="00000000">
        <w:rPr>
          <w:rtl w:val="0"/>
        </w:rPr>
        <w:t xml:space="preserve">    let details = {};</w:t>
      </w:r>
    </w:p>
    <w:p w:rsidR="00000000" w:rsidDel="00000000" w:rsidP="00000000" w:rsidRDefault="00000000" w:rsidRPr="00000000" ns1:paraId="00000F70">
      <w:pPr>
        <w:rPr/>
      </w:pPr>
      <w:r w:rsidDel="00000000" w:rsidR="00000000" w:rsidRPr="00000000">
        <w:rPr>
          <w:rtl w:val="0"/>
        </w:rPr>
        <w:t xml:space="preserve">    </w:t>
      </w:r>
    </w:p>
    <w:p w:rsidR="00000000" w:rsidDel="00000000" w:rsidP="00000000" w:rsidRDefault="00000000" w:rsidRPr="00000000" ns1:paraId="00000F71">
      <w:pPr>
        <w:rPr/>
      </w:pPr>
      <w:r w:rsidDel="00000000" w:rsidR="00000000" w:rsidRPr="00000000">
        <w:rPr>
          <w:rtl w:val="0"/>
        </w:rPr>
        <w:t xml:space="preserve">    if (fs.existsSync(FINAL_RESULT)) {</w:t>
      </w:r>
    </w:p>
    <w:p w:rsidR="00000000" w:rsidDel="00000000" w:rsidP="00000000" w:rsidRDefault="00000000" w:rsidRPr="00000000" ns1:paraId="00000F72">
      <w:pPr>
        <w:rPr/>
      </w:pPr>
      <w:r w:rsidDel="00000000" w:rsidR="00000000" w:rsidRPr="00000000">
        <w:rPr>
          <w:rtl w:val="0"/>
        </w:rPr>
        <w:t xml:space="preserve">        const raw = fs.readFileSync(FINAL_RESULT, 'utf8').trim();</w:t>
      </w:r>
    </w:p>
    <w:p w:rsidR="00000000" w:rsidDel="00000000" w:rsidP="00000000" w:rsidRDefault="00000000" w:rsidRPr="00000000" ns1:paraId="00000F73">
      <w:pPr>
        <w:rPr/>
      </w:pPr>
      <w:r w:rsidDel="00000000" w:rsidR="00000000" w:rsidRPr="00000000">
        <w:rPr>
          <w:rtl w:val="0"/>
        </w:rPr>
        <w:t xml:space="preserve">        const decryptedSum = {};</w:t>
      </w:r>
    </w:p>
    <w:p w:rsidR="00000000" w:rsidDel="00000000" w:rsidP="00000000" w:rsidRDefault="00000000" w:rsidRPr="00000000" ns1:paraId="00000F74">
      <w:pPr>
        <w:rPr/>
      </w:pPr>
      <w:r w:rsidDel="00000000" w:rsidR="00000000" w:rsidRPr="00000000">
        <w:rPr>
          <w:rtl w:val="0"/>
        </w:rPr>
        <w:t xml:space="preserve">        for (const line of raw.split('\n')) {</w:t>
      </w:r>
    </w:p>
    <w:p w:rsidR="00000000" w:rsidDel="00000000" w:rsidP="00000000" w:rsidRDefault="00000000" w:rsidRPr="00000000" ns1:paraId="00000F75">
      <w:pPr>
        <w:rPr/>
      </w:pPr>
      <w:r w:rsidDel="00000000" w:rsidR="00000000" w:rsidRPr="00000000">
        <w:rPr>
          <w:rtl w:val="0"/>
        </w:rPr>
        <w:t xml:space="preserve">            const m = line.match(/^CANDIDATE_(\d+):(\d+)$/);</w:t>
      </w:r>
    </w:p>
    <w:p w:rsidR="00000000" w:rsidDel="00000000" w:rsidP="00000000" w:rsidRDefault="00000000" w:rsidRPr="00000000" ns1:paraId="00000F76">
      <w:pPr>
        <w:rPr/>
      </w:pPr>
      <w:r w:rsidDel="00000000" w:rsidR="00000000" w:rsidRPr="00000000">
        <w:rPr>
          <w:rtl w:val="0"/>
        </w:rPr>
        <w:t xml:space="preserve">            if (m) {</w:t>
      </w:r>
    </w:p>
    <w:p w:rsidR="00000000" w:rsidDel="00000000" w:rsidP="00000000" w:rsidRDefault="00000000" w:rsidRPr="00000000" ns1:paraId="00000F77">
      <w:pPr>
        <w:rPr/>
      </w:pPr>
      <w:r w:rsidDel="00000000" w:rsidR="00000000" w:rsidRPr="00000000">
        <w:rPr>
          <w:rtl w:val="0"/>
        </w:rPr>
        <w:t xml:space="preserve">                decryptedSum[parseInt(m[1], 10)] = parseInt(m[2], 10);</w:t>
      </w:r>
    </w:p>
    <w:p w:rsidR="00000000" w:rsidDel="00000000" w:rsidP="00000000" w:rsidRDefault="00000000" w:rsidRPr="00000000" ns1:paraId="00000F78">
      <w:pPr>
        <w:rPr/>
      </w:pPr>
      <w:r w:rsidDel="00000000" w:rsidR="00000000" w:rsidRPr="00000000">
        <w:rPr>
          <w:rtl w:val="0"/>
        </w:rPr>
        <w:t xml:space="preserve">            }</w:t>
      </w:r>
    </w:p>
    <w:p w:rsidR="00000000" w:rsidDel="00000000" w:rsidP="00000000" w:rsidRDefault="00000000" w:rsidRPr="00000000" ns1:paraId="00000F79">
      <w:pPr>
        <w:rPr/>
      </w:pPr>
      <w:r w:rsidDel="00000000" w:rsidR="00000000" w:rsidRPr="00000000">
        <w:rPr>
          <w:rtl w:val="0"/>
        </w:rPr>
        <w:t xml:space="preserve">        }</w:t>
      </w:r>
    </w:p>
    <w:p w:rsidR="00000000" w:rsidDel="00000000" w:rsidP="00000000" w:rsidRDefault="00000000" w:rsidRPr="00000000" ns1:paraId="00000F7A">
      <w:pPr>
        <w:rPr/>
      </w:pPr>
      <w:r w:rsidDel="00000000" w:rsidR="00000000" w:rsidRPr="00000000">
        <w:rPr>
          <w:rtl w:val="0"/>
        </w:rPr>
        <w:t xml:space="preserve">        </w:t>
      </w:r>
    </w:p>
    <w:p w:rsidR="00000000" w:rsidDel="00000000" w:rsidP="00000000" w:rsidRDefault="00000000" w:rsidRPr="00000000" ns1:paraId="00000F7B">
      <w:pPr>
        <w:rPr/>
      </w:pPr>
      <w:r w:rsidDel="00000000" w:rsidR="00000000" w:rsidRPr="00000000">
        <w:rPr>
          <w:rtl w:val="0"/>
        </w:rPr>
        <w:t xml:space="preserve">        const revealedSum = {};</w:t>
      </w:r>
    </w:p>
    <w:p w:rsidR="00000000" w:rsidDel="00000000" w:rsidP="00000000" w:rsidRDefault="00000000" w:rsidRPr="00000000" ns1:paraId="00000F7C">
      <w:pPr>
        <w:rPr/>
      </w:pPr>
      <w:r w:rsidDel="00000000" w:rsidR="00000000" w:rsidRPr="00000000">
        <w:rPr>
          <w:rtl w:val="0"/>
        </w:rPr>
        <w:t xml:space="preserve">        for (const r of reveals) {</w:t>
      </w:r>
    </w:p>
    <w:p w:rsidR="00000000" w:rsidDel="00000000" w:rsidP="00000000" w:rsidRDefault="00000000" w:rsidRPr="00000000" ns1:paraId="00000F7D">
      <w:pPr>
        <w:rPr/>
      </w:pPr>
      <w:r w:rsidDel="00000000" w:rsidR="00000000" w:rsidRPr="00000000">
        <w:rPr>
          <w:rtl w:val="0"/>
        </w:rPr>
        <w:t xml:space="preserve">            revealedSum[r.candidateIndex] = (revealedSum[r.candidateIndex] || 0) + 1;</w:t>
      </w:r>
    </w:p>
    <w:p w:rsidR="00000000" w:rsidDel="00000000" w:rsidP="00000000" w:rsidRDefault="00000000" w:rsidRPr="00000000" ns1:paraId="00000F7E">
      <w:pPr>
        <w:rPr/>
      </w:pPr>
      <w:r w:rsidDel="00000000" w:rsidR="00000000" w:rsidRPr="00000000">
        <w:rPr>
          <w:rtl w:val="0"/>
        </w:rPr>
        <w:t xml:space="preserve">        }</w:t>
      </w:r>
    </w:p>
    <w:p w:rsidR="00000000" w:rsidDel="00000000" w:rsidP="00000000" w:rsidRDefault="00000000" w:rsidRPr="00000000" ns1:paraId="00000F7F">
      <w:pPr>
        <w:rPr/>
      </w:pPr>
      <w:r w:rsidDel="00000000" w:rsidR="00000000" w:rsidRPr="00000000">
        <w:rPr>
          <w:rtl w:val="0"/>
        </w:rPr>
        <w:t xml:space="preserve">        </w:t>
      </w:r>
    </w:p>
    <w:p w:rsidR="00000000" w:rsidDel="00000000" w:rsidP="00000000" w:rsidRDefault="00000000" w:rsidRPr="00000000" ns1:paraId="00000F80">
      <w:pPr>
        <w:rPr/>
      </w:pPr>
      <w:r w:rsidDel="00000000" w:rsidR="00000000" w:rsidRPr="00000000">
        <w:rPr>
          <w:rtl w:val="0"/>
        </w:rPr>
        <w:t xml:space="preserve">        if (totalReveals === totalCommitments &amp;&amp; totalCommitments &gt; 0) {</w:t>
      </w:r>
    </w:p>
    <w:p w:rsidR="00000000" w:rsidDel="00000000" w:rsidP="00000000" w:rsidRDefault="00000000" w:rsidRPr="00000000" ns1:paraId="00000F81">
      <w:pPr>
        <w:rPr/>
      </w:pPr>
      <w:r w:rsidDel="00000000" w:rsidR="00000000" w:rsidRPr="00000000">
        <w:rPr>
          <w:rtl w:val="0"/>
        </w:rPr>
        <w:t xml:space="preserve">            let match = true;</w:t>
      </w:r>
    </w:p>
    <w:p w:rsidR="00000000" w:rsidDel="00000000" w:rsidP="00000000" w:rsidRDefault="00000000" w:rsidRPr="00000000" ns1:paraId="00000F82">
      <w:pPr>
        <w:rPr/>
      </w:pPr>
      <w:r w:rsidDel="00000000" w:rsidR="00000000" w:rsidRPr="00000000">
        <w:rPr>
          <w:rtl w:val="0"/>
        </w:rPr>
        <w:t xml:space="preserve">            const candidates = loadCandidates();</w:t>
      </w:r>
    </w:p>
    <w:p w:rsidR="00000000" w:rsidDel="00000000" w:rsidP="00000000" w:rsidRDefault="00000000" w:rsidRPr="00000000" ns1:paraId="00000F83">
      <w:pPr>
        <w:rPr/>
      </w:pPr>
      <w:r w:rsidDel="00000000" w:rsidR="00000000" w:rsidRPr="00000000">
        <w:rPr>
          <w:rtl w:val="0"/>
        </w:rPr>
        <w:t xml:space="preserve">            for (const cand of candidates) {</w:t>
      </w:r>
    </w:p>
    <w:p w:rsidR="00000000" w:rsidDel="00000000" w:rsidP="00000000" w:rsidRDefault="00000000" w:rsidRPr="00000000" ns1:paraId="00000F84">
      <w:pPr>
        <w:rPr/>
      </w:pPr>
      <w:r w:rsidDel="00000000" w:rsidR="00000000" w:rsidRPr="00000000">
        <w:rPr>
          <w:rtl w:val="0"/>
        </w:rPr>
        <w:t xml:space="preserve">                const decVal = decryptedSum[cand.id] || 0;</w:t>
      </w:r>
    </w:p>
    <w:p w:rsidR="00000000" w:rsidDel="00000000" w:rsidP="00000000" w:rsidRDefault="00000000" w:rsidRPr="00000000" ns1:paraId="00000F85">
      <w:pPr>
        <w:rPr/>
      </w:pPr>
      <w:r w:rsidDel="00000000" w:rsidR="00000000" w:rsidRPr="00000000">
        <w:rPr>
          <w:rtl w:val="0"/>
        </w:rPr>
        <w:t xml:space="preserve">                const revVal = revealedSum[cand.id] || 0;</w:t>
      </w:r>
    </w:p>
    <w:p w:rsidR="00000000" w:rsidDel="00000000" w:rsidP="00000000" w:rsidRDefault="00000000" w:rsidRPr="00000000" ns1:paraId="00000F86">
      <w:pPr>
        <w:rPr/>
      </w:pPr>
      <w:r w:rsidDel="00000000" w:rsidR="00000000" w:rsidRPr="00000000">
        <w:rPr>
          <w:rtl w:val="0"/>
        </w:rPr>
        <w:t xml:space="preserve">                if (decVal !== revVal) {</w:t>
      </w:r>
    </w:p>
    <w:p w:rsidR="00000000" w:rsidDel="00000000" w:rsidP="00000000" w:rsidRDefault="00000000" w:rsidRPr="00000000" ns1:paraId="00000F87">
      <w:pPr>
        <w:rPr/>
      </w:pPr>
      <w:r w:rsidDel="00000000" w:rsidR="00000000" w:rsidRPr="00000000">
        <w:rPr>
          <w:rtl w:val="0"/>
        </w:rPr>
        <w:t xml:space="preserve">                    match = false;</w:t>
      </w:r>
    </w:p>
    <w:p w:rsidR="00000000" w:rsidDel="00000000" w:rsidP="00000000" w:rsidRDefault="00000000" w:rsidRPr="00000000" ns1:paraId="00000F88">
      <w:pPr>
        <w:rPr/>
      </w:pPr>
      <w:r w:rsidDel="00000000" w:rsidR="00000000" w:rsidRPr="00000000">
        <w:rPr>
          <w:rtl w:val="0"/>
        </w:rPr>
        <w:t xml:space="preserve">                }</w:t>
      </w:r>
    </w:p>
    <w:p w:rsidR="00000000" w:rsidDel="00000000" w:rsidP="00000000" w:rsidRDefault="00000000" w:rsidRPr="00000000" ns1:paraId="00000F89">
      <w:pPr>
        <w:rPr/>
      </w:pPr>
      <w:r w:rsidDel="00000000" w:rsidR="00000000" w:rsidRPr="00000000">
        <w:rPr>
          <w:rtl w:val="0"/>
        </w:rPr>
        <w:t xml:space="preserve">            }</w:t>
      </w:r>
    </w:p>
    <w:p w:rsidR="00000000" w:rsidDel="00000000" w:rsidP="00000000" w:rsidRDefault="00000000" w:rsidRPr="00000000" ns1:paraId="00000F8A">
      <w:pPr>
        <w:rPr/>
      </w:pPr>
      <w:r w:rsidDel="00000000" w:rsidR="00000000" w:rsidRPr="00000000">
        <w:rPr>
          <w:rtl w:val="0"/>
        </w:rPr>
        <w:t xml:space="preserve">            verification = match ? 'verified' : 'failed';</w:t>
      </w:r>
    </w:p>
    <w:p w:rsidR="00000000" w:rsidDel="00000000" w:rsidP="00000000" w:rsidRDefault="00000000" w:rsidRPr="00000000" ns1:paraId="00000F8B">
      <w:pPr>
        <w:rPr/>
      </w:pPr>
      <w:r w:rsidDel="00000000" w:rsidR="00000000" w:rsidRPr="00000000">
        <w:rPr>
          <w:rtl w:val="0"/>
        </w:rPr>
        <w:t xml:space="preserve">        } else if (totalCommitments &gt; 0) {</w:t>
      </w:r>
    </w:p>
    <w:p w:rsidR="00000000" w:rsidDel="00000000" w:rsidP="00000000" w:rsidRDefault="00000000" w:rsidRPr="00000000" ns1:paraId="00000F8C">
      <w:pPr>
        <w:rPr/>
      </w:pPr>
      <w:r w:rsidDel="00000000" w:rsidR="00000000" w:rsidRPr="00000000">
        <w:rPr>
          <w:rtl w:val="0"/>
        </w:rPr>
        <w:t xml:space="preserve">            verification = 'pending';</w:t>
      </w:r>
    </w:p>
    <w:p w:rsidR="00000000" w:rsidDel="00000000" w:rsidP="00000000" w:rsidRDefault="00000000" w:rsidRPr="00000000" ns1:paraId="00000F8D">
      <w:pPr>
        <w:rPr/>
      </w:pPr>
      <w:r w:rsidDel="00000000" w:rsidR="00000000" w:rsidRPr="00000000">
        <w:rPr>
          <w:rtl w:val="0"/>
        </w:rPr>
        <w:t xml:space="preserve">        } else {</w:t>
      </w:r>
    </w:p>
    <w:p w:rsidR="00000000" w:rsidDel="00000000" w:rsidP="00000000" w:rsidRDefault="00000000" w:rsidRPr="00000000" ns1:paraId="00000F8E">
      <w:pPr>
        <w:rPr/>
      </w:pPr>
      <w:r w:rsidDel="00000000" w:rsidR="00000000" w:rsidRPr="00000000">
        <w:rPr>
          <w:rtl w:val="0"/>
        </w:rPr>
        <w:t xml:space="preserve">            verification = 'none';</w:t>
      </w:r>
    </w:p>
    <w:p w:rsidR="00000000" w:rsidDel="00000000" w:rsidP="00000000" w:rsidRDefault="00000000" w:rsidRPr="00000000" ns1:paraId="00000F8F">
      <w:pPr>
        <w:rPr/>
      </w:pPr>
      <w:r w:rsidDel="00000000" w:rsidR="00000000" w:rsidRPr="00000000">
        <w:rPr>
          <w:rtl w:val="0"/>
        </w:rPr>
        <w:t xml:space="preserve">        }</w:t>
      </w:r>
    </w:p>
    <w:p w:rsidR="00000000" w:rsidDel="00000000" w:rsidP="00000000" w:rsidRDefault="00000000" w:rsidRPr="00000000" ns1:paraId="00000F90">
      <w:pPr>
        <w:rPr/>
      </w:pPr>
      <w:r w:rsidDel="00000000" w:rsidR="00000000" w:rsidRPr="00000000">
        <w:rPr>
          <w:rtl w:val="0"/>
        </w:rPr>
        <w:t xml:space="preserve">        </w:t>
      </w:r>
    </w:p>
    <w:p w:rsidR="00000000" w:rsidDel="00000000" w:rsidP="00000000" w:rsidRDefault="00000000" w:rsidRPr="00000000" ns1:paraId="00000F91">
      <w:pPr>
        <w:rPr/>
      </w:pPr>
      <w:r w:rsidDel="00000000" w:rsidR="00000000" w:rsidRPr="00000000">
        <w:rPr>
          <w:rtl w:val="0"/>
        </w:rPr>
        <w:t xml:space="preserve">        details = {</w:t>
      </w:r>
    </w:p>
    <w:p w:rsidR="00000000" w:rsidDel="00000000" w:rsidP="00000000" w:rsidRDefault="00000000" w:rsidRPr="00000000" ns1:paraId="00000F92">
      <w:pPr>
        <w:rPr/>
      </w:pPr>
      <w:r w:rsidDel="00000000" w:rsidR="00000000" w:rsidRPr="00000000">
        <w:rPr>
          <w:rtl w:val="0"/>
        </w:rPr>
        <w:t xml:space="preserve">            decryptedSum,</w:t>
      </w:r>
    </w:p>
    <w:p w:rsidR="00000000" w:rsidDel="00000000" w:rsidP="00000000" w:rsidRDefault="00000000" w:rsidRPr="00000000" ns1:paraId="00000F93">
      <w:pPr>
        <w:rPr/>
      </w:pPr>
      <w:r w:rsidDel="00000000" w:rsidR="00000000" w:rsidRPr="00000000">
        <w:rPr>
          <w:rtl w:val="0"/>
        </w:rPr>
        <w:t xml:space="preserve">            revealedSum</w:t>
      </w:r>
    </w:p>
    <w:p w:rsidR="00000000" w:rsidDel="00000000" w:rsidP="00000000" w:rsidRDefault="00000000" w:rsidRPr="00000000" ns1:paraId="00000F94">
      <w:pPr>
        <w:rPr/>
      </w:pPr>
      <w:r w:rsidDel="00000000" w:rsidR="00000000" w:rsidRPr="00000000">
        <w:rPr>
          <w:rtl w:val="0"/>
        </w:rPr>
        <w:t xml:space="preserve">        };</w:t>
      </w:r>
    </w:p>
    <w:p w:rsidR="00000000" w:rsidDel="00000000" w:rsidP="00000000" w:rsidRDefault="00000000" w:rsidRPr="00000000" ns1:paraId="00000F95">
      <w:pPr>
        <w:rPr/>
      </w:pPr>
      <w:r w:rsidDel="00000000" w:rsidR="00000000" w:rsidRPr="00000000">
        <w:rPr>
          <w:rtl w:val="0"/>
        </w:rPr>
        <w:t xml:space="preserve">    }</w:t>
      </w:r>
    </w:p>
    <w:p w:rsidR="00000000" w:rsidDel="00000000" w:rsidP="00000000" w:rsidRDefault="00000000" w:rsidRPr="00000000" ns1:paraId="00000F96">
      <w:pPr>
        <w:rPr/>
      </w:pPr>
      <w:r w:rsidDel="00000000" w:rsidR="00000000" w:rsidRPr="00000000">
        <w:rPr>
          <w:rtl w:val="0"/>
        </w:rPr>
        <w:t xml:space="preserve">    </w:t>
      </w:r>
    </w:p>
    <w:p w:rsidR="00000000" w:rsidDel="00000000" w:rsidP="00000000" w:rsidRDefault="00000000" w:rsidRPr="00000000" ns1:paraId="00000F97">
      <w:pPr>
        <w:rPr/>
      </w:pPr>
      <w:r w:rsidDel="00000000" w:rsidR="00000000" w:rsidRPr="00000000">
        <w:rPr>
          <w:rtl w:val="0"/>
        </w:rPr>
        <w:t xml:space="preserve">    res.json({</w:t>
      </w:r>
    </w:p>
    <w:p w:rsidR="00000000" w:rsidDel="00000000" w:rsidP="00000000" w:rsidRDefault="00000000" w:rsidRPr="00000000" ns1:paraId="00000F98">
      <w:pPr>
        <w:rPr/>
      </w:pPr>
      <w:r w:rsidDel="00000000" w:rsidR="00000000" w:rsidRPr="00000000">
        <w:rPr>
          <w:rtl w:val="0"/>
        </w:rPr>
        <w:t xml:space="preserve">        verification,</w:t>
      </w:r>
    </w:p>
    <w:p w:rsidR="00000000" w:rsidDel="00000000" w:rsidP="00000000" w:rsidRDefault="00000000" w:rsidRPr="00000000" ns1:paraId="00000F99">
      <w:pPr>
        <w:rPr/>
      </w:pPr>
      <w:r w:rsidDel="00000000" w:rsidR="00000000" w:rsidRPr="00000000">
        <w:rPr>
          <w:rtl w:val="0"/>
        </w:rPr>
        <w:t xml:space="preserve">        total_commitments: totalCommitments,</w:t>
      </w:r>
    </w:p>
    <w:p w:rsidR="00000000" w:rsidDel="00000000" w:rsidP="00000000" w:rsidRDefault="00000000" w:rsidRPr="00000000" ns1:paraId="00000F9A">
      <w:pPr>
        <w:rPr/>
      </w:pPr>
      <w:r w:rsidDel="00000000" w:rsidR="00000000" w:rsidRPr="00000000">
        <w:rPr>
          <w:rtl w:val="0"/>
        </w:rPr>
        <w:t xml:space="preserve">        total_reveals: totalReveals,</w:t>
      </w:r>
    </w:p>
    <w:p w:rsidR="00000000" w:rsidDel="00000000" w:rsidP="00000000" w:rsidRDefault="00000000" w:rsidRPr="00000000" ns1:paraId="00000F9B">
      <w:pPr>
        <w:rPr/>
      </w:pPr>
      <w:r w:rsidDel="00000000" w:rsidR="00000000" w:rsidRPr="00000000">
        <w:rPr>
          <w:rtl w:val="0"/>
        </w:rPr>
        <w:t xml:space="preserve">        details</w:t>
      </w:r>
    </w:p>
    <w:p w:rsidR="00000000" w:rsidDel="00000000" w:rsidP="00000000" w:rsidRDefault="00000000" w:rsidRPr="00000000" ns1:paraId="00000F9C">
      <w:pPr>
        <w:rPr/>
      </w:pPr>
      <w:r w:rsidDel="00000000" w:rsidR="00000000" w:rsidRPr="00000000">
        <w:rPr>
          <w:rtl w:val="0"/>
        </w:rPr>
        <w:t xml:space="preserve">    });</w:t>
      </w:r>
    </w:p>
    <w:p w:rsidR="00000000" w:rsidDel="00000000" w:rsidP="00000000" w:rsidRDefault="00000000" w:rsidRPr="00000000" ns1:paraId="00000F9D">
      <w:pPr>
        <w:rPr/>
      </w:pPr>
      <w:r w:rsidDel="00000000" w:rsidR="00000000" w:rsidRPr="00000000">
        <w:rPr>
          <w:rtl w:val="0"/>
        </w:rPr>
        <w:t xml:space="preserve">});</w:t>
      </w:r>
    </w:p>
    <w:p w:rsidR="00000000" w:rsidDel="00000000" w:rsidP="00000000" w:rsidRDefault="00000000" w:rsidRPr="00000000" ns1:paraId="00000F9E">
      <w:pPr>
        <w:rPr/>
      </w:pPr>
      <w:r w:rsidDel="00000000" w:rsidR="00000000" w:rsidRPr="00000000">
        <w:rPr>
          <w:rtl w:val="0"/>
        </w:rPr>
      </w:r>
    </w:p>
    <w:p w:rsidR="00000000" w:rsidDel="00000000" w:rsidP="00000000" w:rsidRDefault="00000000" w:rsidRPr="00000000" ns1:paraId="00000F9F">
      <w:pPr>
        <w:rPr/>
      </w:pPr>
      <w:r w:rsidDel="00000000" w:rsidR="00000000" w:rsidRPr="00000000">
        <w:rPr>
          <w:rtl w:val="0"/>
        </w:rPr>
        <w:t xml:space="preserve">// 4. RESET</w:t>
      </w:r>
    </w:p>
    <w:p w:rsidR="00000000" w:rsidDel="00000000" w:rsidP="00000000" w:rsidRDefault="00000000" w:rsidRPr="00000000" ns1:paraId="00000FA0">
      <w:pPr>
        <w:rPr/>
      </w:pPr>
      <w:r w:rsidDel="00000000" w:rsidR="00000000" w:rsidRPr="00000000">
        <w:rPr>
          <w:rtl w:val="0"/>
        </w:rPr>
        <w:t xml:space="preserve">app.post('/reset', async (req, res) =&gt; {</w:t>
      </w:r>
    </w:p>
    <w:p w:rsidR="00000000" w:rsidDel="00000000" w:rsidP="00000000" w:rsidRDefault="00000000" w:rsidRPr="00000000" ns1:paraId="00000FA1">
      <w:pPr>
        <w:rPr/>
      </w:pPr>
      <w:r w:rsidDel="00000000" w:rsidR="00000000" w:rsidRPr="00000000">
        <w:rPr>
          <w:rtl w:val="0"/>
        </w:rPr>
        <w:t xml:space="preserve">    [DIRS.ciphertexts, DIRS.tally, DIRS.shares, DIRS.keys, DIRS.registry, DIRS.voters].forEach(dir =&gt; {</w:t>
      </w:r>
    </w:p>
    <w:p w:rsidR="00000000" w:rsidDel="00000000" w:rsidP="00000000" w:rsidRDefault="00000000" w:rsidRPr="00000000" ns1:paraId="00000FA2">
      <w:pPr>
        <w:rPr/>
      </w:pPr>
      <w:r w:rsidDel="00000000" w:rsidR="00000000" w:rsidRPr="00000000">
        <w:rPr>
          <w:rtl w:val="0"/>
        </w:rPr>
        <w:t xml:space="preserve">        if (fs.existsSync(dir)) fs.readdirSync(dir).forEach(f =&gt; {</w:t>
      </w:r>
    </w:p>
    <w:p w:rsidR="00000000" w:rsidDel="00000000" w:rsidP="00000000" w:rsidRDefault="00000000" w:rsidRPr="00000000" ns1:paraId="00000FA3">
      <w:pPr>
        <w:rPr/>
      </w:pPr>
      <w:r w:rsidDel="00000000" w:rsidR="00000000" w:rsidRPr="00000000">
        <w:rPr>
          <w:rtl w:val="0"/>
        </w:rPr>
        <w:t xml:space="preserve">            const fullPath = path.join(dir, f);</w:t>
      </w:r>
    </w:p>
    <w:p w:rsidR="00000000" w:rsidDel="00000000" w:rsidP="00000000" w:rsidRDefault="00000000" w:rsidRPr="00000000" ns1:paraId="00000FA4">
      <w:pPr>
        <w:rPr/>
      </w:pPr>
      <w:r w:rsidDel="00000000" w:rsidR="00000000" w:rsidRPr="00000000">
        <w:rPr>
          <w:rtl w:val="0"/>
        </w:rPr>
        <w:t xml:space="preserve">            if (!fs.statSync(fullPath).isDirectory()) fs.unlinkSync(fullPath);</w:t>
      </w:r>
    </w:p>
    <w:p w:rsidR="00000000" w:rsidDel="00000000" w:rsidP="00000000" w:rsidRDefault="00000000" w:rsidRPr="00000000" ns1:paraId="00000FA5">
      <w:pPr>
        <w:rPr/>
      </w:pPr>
      <w:r w:rsidDel="00000000" w:rsidR="00000000" w:rsidRPr="00000000">
        <w:rPr>
          <w:rtl w:val="0"/>
        </w:rPr>
        <w:t xml:space="preserve">        });</w:t>
      </w:r>
    </w:p>
    <w:p w:rsidR="00000000" w:rsidDel="00000000" w:rsidP="00000000" w:rsidRDefault="00000000" w:rsidRPr="00000000" ns1:paraId="00000FA6">
      <w:pPr>
        <w:rPr/>
      </w:pPr>
      <w:r w:rsidDel="00000000" w:rsidR="00000000" w:rsidRPr="00000000">
        <w:rPr>
          <w:rtl w:val="0"/>
        </w:rPr>
        <w:t xml:space="preserve">    });</w:t>
      </w:r>
    </w:p>
    <w:p w:rsidR="00000000" w:rsidDel="00000000" w:rsidP="00000000" w:rsidRDefault="00000000" w:rsidRPr="00000000" ns1:paraId="00000FA7">
      <w:pPr>
        <w:rPr/>
      </w:pPr>
      <w:r w:rsidDel="00000000" w:rsidR="00000000" w:rsidRPr="00000000">
        <w:rPr>
          <w:rtl w:val="0"/>
        </w:rPr>
        <w:t xml:space="preserve">    if (fs.existsSync(STATE_FILE)) fs.unlinkSync(STATE_FILE);</w:t>
      </w:r>
    </w:p>
    <w:p w:rsidR="00000000" w:rsidDel="00000000" w:rsidP="00000000" w:rsidRDefault="00000000" w:rsidRPr="00000000" ns1:paraId="00000FA8">
      <w:pPr>
        <w:rPr/>
      </w:pPr>
      <w:r w:rsidDel="00000000" w:rsidR="00000000" w:rsidRPr="00000000">
        <w:rPr>
          <w:rtl w:val="0"/>
        </w:rPr>
        <w:t xml:space="preserve">    if (fs.existsSync(CANDIDATES_FILE)) fs.unlinkSync(CANDIDATES_FILE);</w:t>
      </w:r>
    </w:p>
    <w:p w:rsidR="00000000" w:rsidDel="00000000" w:rsidP="00000000" w:rsidRDefault="00000000" w:rsidRPr="00000000" ns1:paraId="00000FA9">
      <w:pPr>
        <w:rPr/>
      </w:pPr>
      <w:r w:rsidDel="00000000" w:rsidR="00000000" w:rsidRPr="00000000">
        <w:rPr>
          <w:rtl w:val="0"/>
        </w:rPr>
        <w:t xml:space="preserve">    for (let key in TOKENS) delete TOKENS[key];</w:t>
      </w:r>
    </w:p>
    <w:p w:rsidR="00000000" w:rsidDel="00000000" w:rsidP="00000000" w:rsidRDefault="00000000" w:rsidRPr="00000000" ns1:paraId="00000FAA">
      <w:pPr>
        <w:rPr/>
      </w:pPr>
      <w:r w:rsidDel="00000000" w:rsidR="00000000" w:rsidRPr="00000000">
        <w:rPr>
          <w:rtl w:val="0"/>
        </w:rPr>
        <w:t xml:space="preserve">    // voters.json is in DIRS.voters and gets cleared by the loop above</w:t>
      </w:r>
    </w:p>
    <w:p w:rsidR="00000000" w:rsidDel="00000000" w:rsidP="00000000" w:rsidRDefault="00000000" w:rsidRPr="00000000" ns1:paraId="00000FAB">
      <w:pPr>
        <w:rPr/>
      </w:pPr>
      <w:r w:rsidDel="00000000" w:rsidR="00000000" w:rsidRPr="00000000">
        <w:rPr>
          <w:rtl w:val="0"/>
        </w:rPr>
      </w:r>
    </w:p>
    <w:p w:rsidR="00000000" w:rsidDel="00000000" w:rsidP="00000000" w:rsidRDefault="00000000" w:rsidRPr="00000000" ns1:paraId="00000FAC">
      <w:pPr>
        <w:rPr/>
      </w:pPr>
      <w:r w:rsidDel="00000000" w:rsidR="00000000" w:rsidRPr="00000000">
        <w:rPr>
          <w:rtl w:val="0"/>
        </w:rPr>
        <w:t xml:space="preserve">    console.log('[reset] All data cleared. Running setup...');</w:t>
      </w:r>
    </w:p>
    <w:p w:rsidR="00000000" w:rsidDel="00000000" w:rsidP="00000000" w:rsidRDefault="00000000" w:rsidRPr="00000000" ns1:paraId="00000FAD">
      <w:pPr>
        <w:rPr/>
      </w:pPr>
      <w:r w:rsidDel="00000000" w:rsidR="00000000" w:rsidRPr="00000000">
        <w:rPr>
          <w:rtl w:val="0"/>
        </w:rPr>
        <w:t xml:space="preserve">    try {</w:t>
      </w:r>
    </w:p>
    <w:p w:rsidR="00000000" w:rsidDel="00000000" w:rsidP="00000000" w:rsidRDefault="00000000" w:rsidRPr="00000000" ns1:paraId="00000FAE">
      <w:pPr>
        <w:rPr/>
      </w:pPr>
      <w:r w:rsidDel="00000000" w:rsidR="00000000" w:rsidRPr="00000000">
        <w:rPr>
          <w:rtl w:val="0"/>
        </w:rPr>
        <w:t xml:space="preserve">        await runBinaryAsync('setup');</w:t>
      </w:r>
    </w:p>
    <w:p w:rsidR="00000000" w:rsidDel="00000000" w:rsidP="00000000" w:rsidRDefault="00000000" w:rsidRPr="00000000" ns1:paraId="00000FAF">
      <w:pPr>
        <w:rPr/>
      </w:pPr>
      <w:r w:rsidDel="00000000" w:rsidR="00000000" w:rsidRPr="00000000">
        <w:rPr>
          <w:rtl w:val="0"/>
        </w:rPr>
        <w:t xml:space="preserve">        res.json({ message: 'Reset complete.' });</w:t>
      </w:r>
    </w:p>
    <w:p w:rsidR="00000000" w:rsidDel="00000000" w:rsidP="00000000" w:rsidRDefault="00000000" w:rsidRPr="00000000" ns1:paraId="00000FB0">
      <w:pPr>
        <w:rPr/>
      </w:pPr>
      <w:r w:rsidDel="00000000" w:rsidR="00000000" w:rsidRPr="00000000">
        <w:rPr>
          <w:rtl w:val="0"/>
        </w:rPr>
        <w:t xml:space="preserve">    } catch (err) {</w:t>
      </w:r>
    </w:p>
    <w:p w:rsidR="00000000" w:rsidDel="00000000" w:rsidP="00000000" w:rsidRDefault="00000000" w:rsidRPr="00000000" ns1:paraId="00000FB1">
      <w:pPr>
        <w:rPr/>
      </w:pPr>
      <w:r w:rsidDel="00000000" w:rsidR="00000000" w:rsidRPr="00000000">
        <w:rPr>
          <w:rtl w:val="0"/>
        </w:rPr>
        <w:t xml:space="preserve">        res.status(500).json({ error: err.message });</w:t>
      </w:r>
    </w:p>
    <w:p w:rsidR="00000000" w:rsidDel="00000000" w:rsidP="00000000" w:rsidRDefault="00000000" w:rsidRPr="00000000" ns1:paraId="00000FB2">
      <w:pPr>
        <w:rPr/>
      </w:pPr>
      <w:r w:rsidDel="00000000" w:rsidR="00000000" w:rsidRPr="00000000">
        <w:rPr>
          <w:rtl w:val="0"/>
        </w:rPr>
        <w:t xml:space="preserve">    }</w:t>
      </w:r>
    </w:p>
    <w:p w:rsidR="00000000" w:rsidDel="00000000" w:rsidP="00000000" w:rsidRDefault="00000000" w:rsidRPr="00000000" ns1:paraId="00000FB3">
      <w:pPr>
        <w:rPr/>
      </w:pPr>
      <w:r w:rsidDel="00000000" w:rsidR="00000000" w:rsidRPr="00000000">
        <w:rPr>
          <w:rtl w:val="0"/>
        </w:rPr>
        <w:t xml:space="preserve">});</w:t>
      </w:r>
    </w:p>
    <w:p w:rsidR="00000000" w:rsidDel="00000000" w:rsidP="00000000" w:rsidRDefault="00000000" w:rsidRPr="00000000" ns1:paraId="00000FB4">
      <w:pPr>
        <w:rPr/>
      </w:pPr>
      <w:r w:rsidDel="00000000" w:rsidR="00000000" w:rsidRPr="00000000">
        <w:rPr>
          <w:rtl w:val="0"/>
        </w:rPr>
      </w:r>
    </w:p>
    <w:p w:rsidR="00000000" w:rsidDel="00000000" w:rsidP="00000000" w:rsidRDefault="00000000" w:rsidRPr="00000000" ns1:paraId="00000FB5">
      <w:pPr>
        <w:rPr/>
      </w:pPr>
      <w:r w:rsidDel="00000000" w:rsidR="00000000" w:rsidRPr="00000000">
        <w:rPr>
          <w:rtl w:val="0"/>
        </w:rPr>
        <w:t xml:space="preserve">// Auto-setup</w:t>
      </w:r>
    </w:p>
    <w:p w:rsidR="00000000" w:rsidDel="00000000" w:rsidP="00000000" w:rsidRDefault="00000000" w:rsidRPr="00000000" ns1:paraId="00000FB6">
      <w:pPr>
        <w:rPr/>
      </w:pPr>
      <w:r w:rsidDel="00000000" w:rsidR="00000000" w:rsidRPr="00000000">
        <w:rPr>
          <w:rtl w:val="0"/>
        </w:rPr>
        <w:t xml:space="preserve">app.listen(PORT, '0.0.0.0', async () =&gt; {</w:t>
      </w:r>
    </w:p>
    <w:p w:rsidR="00000000" w:rsidDel="00000000" w:rsidP="00000000" w:rsidRDefault="00000000" w:rsidRPr="00000000" ns1:paraId="00000FB7">
      <w:pPr>
        <w:rPr/>
      </w:pPr>
      <w:r w:rsidDel="00000000" w:rsidR="00000000" w:rsidRPr="00000000">
        <w:rPr>
          <w:rtl w:val="0"/>
        </w:rPr>
        <w:t xml:space="preserve">    console.log(`=========================================`);</w:t>
      </w:r>
    </w:p>
    <w:p w:rsidR="00000000" w:rsidDel="00000000" w:rsidP="00000000" w:rsidRDefault="00000000" w:rsidRPr="00000000" ns1:paraId="00000FB8">
      <w:pPr>
        <w:rPr/>
      </w:pPr>
      <w:r w:rsidDel="00000000" w:rsidR="00000000" w:rsidRPr="00000000">
        <w:rPr>
          <w:rtl w:val="0"/>
        </w:rPr>
        <w:t xml:space="preserve">    console.log(` MK-FHE Server running on port ${PORT}`);</w:t>
      </w:r>
    </w:p>
    <w:p w:rsidR="00000000" w:rsidDel="00000000" w:rsidP="00000000" w:rsidRDefault="00000000" w:rsidRPr="00000000" ns1:paraId="00000FB9">
      <w:pPr>
        <w:rPr/>
      </w:pPr>
      <w:r w:rsidDel="00000000" w:rsidR="00000000" w:rsidRPr="00000000">
        <w:rPr>
          <w:rtl w:val="0"/>
        </w:rPr>
        <w:t xml:space="preserve">    console.log(`=========================================`);</w:t>
      </w:r>
    </w:p>
    <w:p w:rsidR="00000000" w:rsidDel="00000000" w:rsidP="00000000" w:rsidRDefault="00000000" w:rsidRPr="00000000" ns1:paraId="00000FBA">
      <w:pPr>
        <w:rPr/>
      </w:pPr>
      <w:r w:rsidDel="00000000" w:rsidR="00000000" w:rsidRPr="00000000">
        <w:rPr>
          <w:rtl w:val="0"/>
        </w:rPr>
        <w:t xml:space="preserve">    const paramsFile = path.join(ROOT, 'params', 'crypto_params.bin');</w:t>
      </w:r>
    </w:p>
    <w:p w:rsidR="00000000" w:rsidDel="00000000" w:rsidP="00000000" w:rsidRDefault="00000000" w:rsidRPr="00000000" ns1:paraId="00000FBB">
      <w:pPr>
        <w:rPr/>
      </w:pPr>
      <w:r w:rsidDel="00000000" w:rsidR="00000000" w:rsidRPr="00000000">
        <w:rPr>
          <w:rtl w:val="0"/>
        </w:rPr>
        <w:t xml:space="preserve">    if (!fs.existsSync(paramsFile)) {</w:t>
      </w:r>
    </w:p>
    <w:p w:rsidR="00000000" w:rsidDel="00000000" w:rsidP="00000000" w:rsidRDefault="00000000" w:rsidRPr="00000000" ns1:paraId="00000FBC">
      <w:pPr>
        <w:rPr/>
      </w:pPr>
      <w:r w:rsidDel="00000000" w:rsidR="00000000" w:rsidRPr="00000000">
        <w:rPr>
          <w:rtl w:val="0"/>
        </w:rPr>
        <w:t xml:space="preserve">        console.log('[setup] Generating CryptoContext...');</w:t>
      </w:r>
    </w:p>
    <w:p w:rsidR="00000000" w:rsidDel="00000000" w:rsidP="00000000" w:rsidRDefault="00000000" w:rsidRPr="00000000" ns1:paraId="00000FBD">
      <w:pPr>
        <w:rPr/>
      </w:pPr>
      <w:r w:rsidDel="00000000" w:rsidR="00000000" w:rsidRPr="00000000">
        <w:rPr>
          <w:rtl w:val="0"/>
        </w:rPr>
        <w:t xml:space="preserve">        try {</w:t>
      </w:r>
    </w:p>
    <w:p w:rsidR="00000000" w:rsidDel="00000000" w:rsidP="00000000" w:rsidRDefault="00000000" w:rsidRPr="00000000" ns1:paraId="00000FBE">
      <w:pPr>
        <w:rPr/>
      </w:pPr>
      <w:r w:rsidDel="00000000" w:rsidR="00000000" w:rsidRPr="00000000">
        <w:rPr>
          <w:rtl w:val="0"/>
        </w:rPr>
        <w:t xml:space="preserve">            await runBinaryAsync('setup');</w:t>
      </w:r>
    </w:p>
    <w:p w:rsidR="00000000" w:rsidDel="00000000" w:rsidP="00000000" w:rsidRDefault="00000000" w:rsidRPr="00000000" ns1:paraId="00000FBF">
      <w:pPr>
        <w:rPr/>
      </w:pPr>
      <w:r w:rsidDel="00000000" w:rsidR="00000000" w:rsidRPr="00000000">
        <w:rPr>
          <w:rtl w:val="0"/>
        </w:rPr>
        <w:t xml:space="preserve">            console.log('[setup] Ready.');</w:t>
      </w:r>
    </w:p>
    <w:p w:rsidR="00000000" w:rsidDel="00000000" w:rsidP="00000000" w:rsidRDefault="00000000" w:rsidRPr="00000000" ns1:paraId="00000FC0">
      <w:pPr>
        <w:rPr/>
      </w:pPr>
      <w:r w:rsidDel="00000000" w:rsidR="00000000" w:rsidRPr="00000000">
        <w:rPr>
          <w:rtl w:val="0"/>
        </w:rPr>
        <w:t xml:space="preserve">        } catch (e) {</w:t>
      </w:r>
    </w:p>
    <w:p w:rsidR="00000000" w:rsidDel="00000000" w:rsidP="00000000" w:rsidRDefault="00000000" w:rsidRPr="00000000" ns1:paraId="00000FC1">
      <w:pPr>
        <w:rPr/>
      </w:pPr>
      <w:r w:rsidDel="00000000" w:rsidR="00000000" w:rsidRPr="00000000">
        <w:rPr>
          <w:rtl w:val="0"/>
        </w:rPr>
        <w:t xml:space="preserve">            console.error('[setup] Failed:', e);</w:t>
      </w:r>
    </w:p>
    <w:p w:rsidR="00000000" w:rsidDel="00000000" w:rsidP="00000000" w:rsidRDefault="00000000" w:rsidRPr="00000000" ns1:paraId="00000FC2">
      <w:pPr>
        <w:rPr/>
      </w:pPr>
      <w:r w:rsidDel="00000000" w:rsidR="00000000" w:rsidRPr="00000000">
        <w:rPr>
          <w:rtl w:val="0"/>
        </w:rPr>
        <w:t xml:space="preserve">        }</w:t>
      </w:r>
    </w:p>
    <w:p w:rsidR="00000000" w:rsidDel="00000000" w:rsidP="00000000" w:rsidRDefault="00000000" w:rsidRPr="00000000" ns1:paraId="00000FC3">
      <w:pPr>
        <w:rPr/>
      </w:pPr>
      <w:r w:rsidDel="00000000" w:rsidR="00000000" w:rsidRPr="00000000">
        <w:rPr>
          <w:rtl w:val="0"/>
        </w:rPr>
        <w:t xml:space="preserve">    }</w:t>
      </w:r>
    </w:p>
    <w:p w:rsidR="00000000" w:rsidDel="00000000" w:rsidP="00000000" w:rsidRDefault="00000000" w:rsidRPr="00000000" ns1:paraId="00000FC4">
      <w:pPr>
        <w:rPr/>
      </w:pPr>
      <w:r w:rsidDel="00000000" w:rsidR="00000000" w:rsidRPr="00000000">
        <w:rPr>
          <w:rtl w:val="0"/>
        </w:rPr>
        <w:t xml:space="preserve">});</w:t>
      </w:r>
    </w:p>
    <w:p w:rsidR="00000000" w:rsidDel="00000000" w:rsidP="00000000" w:rsidRDefault="00000000" w:rsidRPr="00000000" ns1:paraId="00000FC5">
      <w:pPr>
        <w:pStyle w:val="Heading3"/>
        <w:numPr>
          <w:ilvl w:val="1"/>
          <w:numId w:val="32"/>
        </w:numPr>
        <w:rPr/>
      </w:pPr>
      <w:r w:rsidDel="00000000" w:rsidR="00000000" w:rsidRPr="00000000">
        <w:rPr>
          <w:rtl w:val="0"/>
        </w:rPr>
        <w:t xml:space="preserve">A.8 Source code of Voter Client (client.js)</w:t>
      </w:r>
    </w:p>
    <w:p w:rsidR="00000000" w:rsidDel="00000000" w:rsidP="00000000" w:rsidRDefault="00000000" w:rsidRPr="00000000" ns1:paraId="00000FC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FC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client/client.js  —  Voter Client  (Computers 2 / 3 / 4)</w:t>
      </w:r>
      <w:r w:rsidDel="00000000" w:rsidR="00000000" w:rsidRPr="00000000">
        <w:rPr>
          <w:rtl w:val="0"/>
        </w:rPr>
      </w:r>
    </w:p>
    <w:p w:rsidR="00000000" w:rsidDel="00000000" w:rsidP="00000000" w:rsidRDefault="00000000" w:rsidRPr="00000000" ns1:paraId="00000FC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Port: 3000  (override with CLIENT_PORT env var)</w:t>
      </w:r>
      <w:r w:rsidDel="00000000" w:rsidR="00000000" w:rsidRPr="00000000">
        <w:rPr>
          <w:rtl w:val="0"/>
        </w:rPr>
      </w:r>
    </w:p>
    <w:p w:rsidR="00000000" w:rsidDel="00000000" w:rsidP="00000000" w:rsidRDefault="00000000" w:rsidRPr="00000000" ns1:paraId="00000FC9">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FC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Environment variables:</w:t>
      </w:r>
      <w:r w:rsidDel="00000000" w:rsidR="00000000" w:rsidRPr="00000000">
        <w:rPr>
          <w:rtl w:val="0"/>
        </w:rPr>
      </w:r>
    </w:p>
    <w:p w:rsidR="00000000" w:rsidDel="00000000" w:rsidP="00000000" w:rsidRDefault="00000000" w:rsidRPr="00000000" ns1:paraId="00000FC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SERVER_URL   http://192.168.1.100:3001   tally server address</w:t>
      </w:r>
      <w:r w:rsidDel="00000000" w:rsidR="00000000" w:rsidRPr="00000000">
        <w:rPr>
          <w:rtl w:val="0"/>
        </w:rPr>
      </w:r>
    </w:p>
    <w:p w:rsidR="00000000" w:rsidDel="00000000" w:rsidP="00000000" w:rsidRDefault="00000000" w:rsidRPr="00000000" ns1:paraId="00000FC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VOTER_ID     voter1 | voter2 | voter3</w:t>
      </w:r>
      <w:r w:rsidDel="00000000" w:rsidR="00000000" w:rsidRPr="00000000">
        <w:rPr>
          <w:rtl w:val="0"/>
        </w:rPr>
      </w:r>
    </w:p>
    <w:p w:rsidR="00000000" w:rsidDel="00000000" w:rsidP="00000000" w:rsidRDefault="00000000" w:rsidRPr="00000000" ns1:paraId="00000FC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CLIENT_PORT  3000</w:t>
      </w:r>
      <w:r w:rsidDel="00000000" w:rsidR="00000000" w:rsidRPr="00000000">
        <w:rPr>
          <w:rtl w:val="0"/>
        </w:rPr>
      </w:r>
    </w:p>
    <w:p w:rsidR="00000000" w:rsidDel="00000000" w:rsidP="00000000" w:rsidRDefault="00000000" w:rsidRPr="00000000" ns1:paraId="00000FC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0FCF">
      <w:pPr>
        <w:spacing w:after="0" w:before="0" w:lineRule="auto"/>
        <w:ind w:left="720" w:firstLine="0"/>
        <w:rPr/>
      </w:pPr>
      <w:r w:rsidDel="00000000" w:rsidR="00000000" w:rsidRPr="00000000">
        <w:rPr>
          <w:rFonts w:ascii="Courier New" w:cs="Courier New" w:eastAsia="Courier New" w:hAnsi="Courier New"/>
          <w:sz w:val="18"/>
          <w:szCs w:val="18"/>
          <w:rtl w:val="0"/>
        </w:rPr>
        <w:t xml:space="preserve">'use strict';</w:t>
      </w:r>
      <w:r w:rsidDel="00000000" w:rsidR="00000000" w:rsidRPr="00000000">
        <w:rPr>
          <w:rtl w:val="0"/>
        </w:rPr>
      </w:r>
    </w:p>
    <w:p w:rsidR="00000000" w:rsidDel="00000000" w:rsidP="00000000" w:rsidRDefault="00000000" w:rsidRPr="00000000" ns1:paraId="00000FD0">
      <w:pPr>
        <w:spacing w:after="0" w:before="0" w:lineRule="auto"/>
        <w:ind w:left="720" w:firstLine="0"/>
        <w:rPr/>
      </w:pPr>
      <w:r w:rsidDel="00000000" w:rsidR="00000000" w:rsidRPr="00000000">
        <w:rPr>
          <w:rtl w:val="0"/>
        </w:rPr>
      </w:r>
    </w:p>
    <w:p w:rsidR="00000000" w:rsidDel="00000000" w:rsidP="00000000" w:rsidRDefault="00000000" w:rsidRPr="00000000" ns1:paraId="00000FD1">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express  = require('express');</w:t>
      </w:r>
      <w:r w:rsidDel="00000000" w:rsidR="00000000" w:rsidRPr="00000000">
        <w:rPr>
          <w:rtl w:val="0"/>
        </w:rPr>
      </w:r>
    </w:p>
    <w:p w:rsidR="00000000" w:rsidDel="00000000" w:rsidP="00000000" w:rsidRDefault="00000000" w:rsidRPr="00000000" ns1:paraId="00000FD2">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cors     = require('cors');</w:t>
      </w:r>
      <w:r w:rsidDel="00000000" w:rsidR="00000000" w:rsidRPr="00000000">
        <w:rPr>
          <w:rtl w:val="0"/>
        </w:rPr>
      </w:r>
    </w:p>
    <w:p w:rsidR="00000000" w:rsidDel="00000000" w:rsidP="00000000" w:rsidRDefault="00000000" w:rsidRPr="00000000" ns1:paraId="00000FD3">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fs       = require('fs');</w:t>
      </w:r>
      <w:r w:rsidDel="00000000" w:rsidR="00000000" w:rsidRPr="00000000">
        <w:rPr>
          <w:rtl w:val="0"/>
        </w:rPr>
      </w:r>
    </w:p>
    <w:p w:rsidR="00000000" w:rsidDel="00000000" w:rsidP="00000000" w:rsidRDefault="00000000" w:rsidRPr="00000000" ns1:paraId="00000FD4">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path     = require('path');</w:t>
      </w:r>
      <w:r w:rsidDel="00000000" w:rsidR="00000000" w:rsidRPr="00000000">
        <w:rPr>
          <w:rtl w:val="0"/>
        </w:rPr>
      </w:r>
    </w:p>
    <w:p w:rsidR="00000000" w:rsidDel="00000000" w:rsidP="00000000" w:rsidRDefault="00000000" w:rsidRPr="00000000" ns1:paraId="00000FD5">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 spawnSync } = require('child_process');</w:t>
      </w:r>
      <w:r w:rsidDel="00000000" w:rsidR="00000000" w:rsidRPr="00000000">
        <w:rPr>
          <w:rtl w:val="0"/>
        </w:rPr>
      </w:r>
    </w:p>
    <w:p w:rsidR="00000000" w:rsidDel="00000000" w:rsidP="00000000" w:rsidRDefault="00000000" w:rsidRPr="00000000" ns1:paraId="00000FD6">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fetch    = require('node-fetch');</w:t>
      </w:r>
      <w:r w:rsidDel="00000000" w:rsidR="00000000" w:rsidRPr="00000000">
        <w:rPr>
          <w:rtl w:val="0"/>
        </w:rPr>
      </w:r>
    </w:p>
    <w:p w:rsidR="00000000" w:rsidDel="00000000" w:rsidP="00000000" w:rsidRDefault="00000000" w:rsidRPr="00000000" ns1:paraId="00000FD7">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crypto   = require('crypto');</w:t>
      </w:r>
      <w:r w:rsidDel="00000000" w:rsidR="00000000" w:rsidRPr="00000000">
        <w:rPr>
          <w:rtl w:val="0"/>
        </w:rPr>
      </w:r>
    </w:p>
    <w:p w:rsidR="00000000" w:rsidDel="00000000" w:rsidP="00000000" w:rsidRDefault="00000000" w:rsidRPr="00000000" ns1:paraId="00000FD8">
      <w:pPr>
        <w:spacing w:after="0" w:before="0" w:lineRule="auto"/>
        <w:ind w:left="720" w:firstLine="0"/>
        <w:rPr/>
      </w:pPr>
      <w:r w:rsidDel="00000000" w:rsidR="00000000" w:rsidRPr="00000000">
        <w:rPr>
          <w:rtl w:val="0"/>
        </w:rPr>
      </w:r>
    </w:p>
    <w:p w:rsidR="00000000" w:rsidDel="00000000" w:rsidP="00000000" w:rsidRDefault="00000000" w:rsidRPr="00000000" ns1:paraId="00000FD9">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app        = express();</w:t>
      </w:r>
      <w:r w:rsidDel="00000000" w:rsidR="00000000" w:rsidRPr="00000000">
        <w:rPr>
          <w:rtl w:val="0"/>
        </w:rPr>
      </w:r>
    </w:p>
    <w:p w:rsidR="00000000" w:rsidDel="00000000" w:rsidP="00000000" w:rsidRDefault="00000000" w:rsidRPr="00000000" ns1:paraId="00000FDA">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PORT       = parseInt(process.env.CLIENT_PORT || '3000', 10);</w:t>
      </w:r>
      <w:r w:rsidDel="00000000" w:rsidR="00000000" w:rsidRPr="00000000">
        <w:rPr>
          <w:rtl w:val="0"/>
        </w:rPr>
      </w:r>
    </w:p>
    <w:p w:rsidR="00000000" w:rsidDel="00000000" w:rsidP="00000000" w:rsidRDefault="00000000" w:rsidRPr="00000000" ns1:paraId="00000FDB">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SERVER_URL = (process.env.SERVER_URL || 'http://localhost:3001').replace(/\/$/, '');</w:t>
      </w:r>
      <w:r w:rsidDel="00000000" w:rsidR="00000000" w:rsidRPr="00000000">
        <w:rPr>
          <w:rtl w:val="0"/>
        </w:rPr>
      </w:r>
    </w:p>
    <w:p w:rsidR="00000000" w:rsidDel="00000000" w:rsidP="00000000" w:rsidRDefault="00000000" w:rsidRPr="00000000" ns1:paraId="00000FDC">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VOTER_ID   = process.env.VOTER_ID   || 'voter1';</w:t>
      </w:r>
      <w:r w:rsidDel="00000000" w:rsidR="00000000" w:rsidRPr="00000000">
        <w:rPr>
          <w:rtl w:val="0"/>
        </w:rPr>
      </w:r>
    </w:p>
    <w:p w:rsidR="00000000" w:rsidDel="00000000" w:rsidP="00000000" w:rsidRDefault="00000000" w:rsidRPr="00000000" ns1:paraId="00000FDD">
      <w:pPr>
        <w:spacing w:after="0" w:before="0" w:lineRule="auto"/>
        <w:ind w:left="720" w:firstLine="0"/>
        <w:rPr/>
      </w:pPr>
      <w:r w:rsidDel="00000000" w:rsidR="00000000" w:rsidRPr="00000000">
        <w:rPr>
          <w:rtl w:val="0"/>
        </w:rPr>
      </w:r>
    </w:p>
    <w:p w:rsidR="00000000" w:rsidDel="00000000" w:rsidP="00000000" w:rsidRDefault="00000000" w:rsidRPr="00000000" ns1:paraId="00000FD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Paths ─────────────────────────────────────────────────────</w:t>
      </w:r>
      <w:r w:rsidDel="00000000" w:rsidR="00000000" w:rsidRPr="00000000">
        <w:rPr>
          <w:rtl w:val="0"/>
        </w:rPr>
      </w:r>
    </w:p>
    <w:p w:rsidR="00000000" w:rsidDel="00000000" w:rsidP="00000000" w:rsidRDefault="00000000" w:rsidRPr="00000000" ns1:paraId="00000FDF">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ROOT       = path.join(__dirname, '..');</w:t>
      </w:r>
      <w:r w:rsidDel="00000000" w:rsidR="00000000" w:rsidRPr="00000000">
        <w:rPr>
          <w:rtl w:val="0"/>
        </w:rPr>
      </w:r>
    </w:p>
    <w:p w:rsidR="00000000" w:rsidDel="00000000" w:rsidP="00000000" w:rsidRDefault="00000000" w:rsidRPr="00000000" ns1:paraId="00000FE0">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CRYPTO_BIN = path.join(ROOT, 'crypto', 'build');</w:t>
      </w:r>
      <w:r w:rsidDel="00000000" w:rsidR="00000000" w:rsidRPr="00000000">
        <w:rPr>
          <w:rtl w:val="0"/>
        </w:rPr>
      </w:r>
    </w:p>
    <w:p w:rsidR="00000000" w:rsidDel="00000000" w:rsidP="00000000" w:rsidRDefault="00000000" w:rsidRPr="00000000" ns1:paraId="00000FE1">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DATA       = path.join(__dirname, 'data');</w:t>
      </w:r>
      <w:r w:rsidDel="00000000" w:rsidR="00000000" w:rsidRPr="00000000">
        <w:rPr>
          <w:rtl w:val="0"/>
        </w:rPr>
      </w:r>
    </w:p>
    <w:p w:rsidR="00000000" w:rsidDel="00000000" w:rsidP="00000000" w:rsidRDefault="00000000" w:rsidRPr="00000000" ns1:paraId="00000FE2">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KEYS_DIR   = path.join(DATA, 'keys');</w:t>
      </w:r>
      <w:r w:rsidDel="00000000" w:rsidR="00000000" w:rsidRPr="00000000">
        <w:rPr>
          <w:rtl w:val="0"/>
        </w:rPr>
      </w:r>
    </w:p>
    <w:p w:rsidR="00000000" w:rsidDel="00000000" w:rsidP="00000000" w:rsidRDefault="00000000" w:rsidRPr="00000000" ns1:paraId="00000FE3">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TALLY_DIR  = path.join(DATA, 'tally');</w:t>
      </w:r>
      <w:r w:rsidDel="00000000" w:rsidR="00000000" w:rsidRPr="00000000">
        <w:rPr>
          <w:rtl w:val="0"/>
        </w:rPr>
      </w:r>
    </w:p>
    <w:p w:rsidR="00000000" w:rsidDel="00000000" w:rsidP="00000000" w:rsidRDefault="00000000" w:rsidRPr="00000000" ns1:paraId="00000FE4">
      <w:pPr>
        <w:spacing w:after="0" w:before="0" w:lineRule="auto"/>
        <w:ind w:left="720" w:firstLine="0"/>
        <w:rPr/>
      </w:pPr>
      <w:r w:rsidDel="00000000" w:rsidR="00000000" w:rsidRPr="00000000">
        <w:rPr>
          <w:rFonts w:ascii="Courier New" w:cs="Courier New" w:eastAsia="Courier New" w:hAnsi="Courier New"/>
          <w:sz w:val="18"/>
          <w:szCs w:val="18"/>
          <w:rtl w:val="0"/>
        </w:rPr>
        <w:t xml:space="preserve">const SHARES_DIR = path.join(DATA, 'shares');</w:t>
      </w:r>
      <w:r w:rsidDel="00000000" w:rsidR="00000000" w:rsidRPr="00000000">
        <w:rPr>
          <w:rtl w:val="0"/>
        </w:rPr>
      </w:r>
    </w:p>
    <w:p w:rsidR="00000000" w:rsidDel="00000000" w:rsidP="00000000" w:rsidRDefault="00000000" w:rsidRPr="00000000" ns1:paraId="00000FE5">
      <w:pPr>
        <w:spacing w:after="0" w:before="0" w:lineRule="auto"/>
        <w:ind w:left="720" w:firstLine="0"/>
        <w:rPr/>
      </w:pPr>
      <w:r w:rsidDel="00000000" w:rsidR="00000000" w:rsidRPr="00000000">
        <w:rPr>
          <w:rtl w:val="0"/>
        </w:rPr>
      </w:r>
    </w:p>
    <w:p w:rsidR="00000000" w:rsidDel="00000000" w:rsidP="00000000" w:rsidRDefault="00000000" w:rsidRPr="00000000" ns1:paraId="00000FE6">
      <w:pP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ensureDirectories() {</w:t>
      </w:r>
      <w:r w:rsidDel="00000000" w:rsidR="00000000" w:rsidRPr="00000000">
        <w:rPr>
          <w:rtl w:val="0"/>
        </w:rPr>
      </w:r>
    </w:p>
    <w:p w:rsidR="00000000" w:rsidDel="00000000" w:rsidP="00000000" w:rsidRDefault="00000000" w:rsidRPr="00000000" ns1:paraId="00000FE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[KEYS_DIR, TALLY_DIR, SHARES_DIR].forEach(d =&gt; fs.mkdirSync(d, { recursive: true }));</w:t>
      </w:r>
      <w:r w:rsidDel="00000000" w:rsidR="00000000" w:rsidRPr="00000000">
        <w:rPr>
          <w:rtl w:val="0"/>
        </w:rPr>
      </w:r>
    </w:p>
    <w:p w:rsidR="00000000" w:rsidDel="00000000" w:rsidP="00000000" w:rsidRDefault="00000000" w:rsidRPr="00000000" ns1:paraId="00000FE8">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FE9">
      <w:pPr>
        <w:spacing w:after="0" w:before="0" w:lineRule="auto"/>
        <w:ind w:left="720" w:firstLine="0"/>
        <w:rPr/>
      </w:pPr>
      <w:r w:rsidDel="00000000" w:rsidR="00000000" w:rsidRPr="00000000">
        <w:rPr>
          <w:rFonts w:ascii="Courier New" w:cs="Courier New" w:eastAsia="Courier New" w:hAnsi="Courier New"/>
          <w:sz w:val="18"/>
          <w:szCs w:val="18"/>
          <w:rtl w:val="0"/>
        </w:rPr>
        <w:t xml:space="preserve">ensureDirectories();</w:t>
      </w:r>
      <w:r w:rsidDel="00000000" w:rsidR="00000000" w:rsidRPr="00000000">
        <w:rPr>
          <w:rtl w:val="0"/>
        </w:rPr>
      </w:r>
    </w:p>
    <w:p w:rsidR="00000000" w:rsidDel="00000000" w:rsidP="00000000" w:rsidRDefault="00000000" w:rsidRPr="00000000" ns1:paraId="00000FEA">
      <w:pPr>
        <w:spacing w:after="0" w:before="0" w:lineRule="auto"/>
        <w:ind w:left="720" w:firstLine="0"/>
        <w:rPr/>
      </w:pPr>
      <w:r w:rsidDel="00000000" w:rsidR="00000000" w:rsidRPr="00000000">
        <w:rPr>
          <w:rtl w:val="0"/>
        </w:rPr>
      </w:r>
    </w:p>
    <w:p w:rsidR="00000000" w:rsidDel="00000000" w:rsidP="00000000" w:rsidRDefault="00000000" w:rsidRPr="00000000" ns1:paraId="00000FE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Middleware ────────────────────────────────────────────────</w:t>
      </w:r>
      <w:r w:rsidDel="00000000" w:rsidR="00000000" w:rsidRPr="00000000">
        <w:rPr>
          <w:rtl w:val="0"/>
        </w:rPr>
      </w:r>
    </w:p>
    <w:p w:rsidR="00000000" w:rsidDel="00000000" w:rsidP="00000000" w:rsidRDefault="00000000" w:rsidRPr="00000000" ns1:paraId="00000FEC">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app.use(cors());</w:t>
      </w:r>
      <w:r w:rsidDel="00000000" w:rsidR="00000000" w:rsidRPr="00000000">
        <w:rPr>
          <w:rtl w:val="0"/>
        </w:rPr>
      </w:r>
    </w:p>
    <w:p w:rsidR="00000000" w:rsidDel="00000000" w:rsidP="00000000" w:rsidRDefault="00000000" w:rsidRPr="00000000" ns1:paraId="00000FED">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app.use(express.json());</w:t>
      </w:r>
      <w:r w:rsidDel="00000000" w:rsidR="00000000" w:rsidRPr="00000000">
        <w:rPr>
          <w:rtl w:val="0"/>
        </w:rPr>
      </w:r>
    </w:p>
    <w:p w:rsidR="00000000" w:rsidDel="00000000" w:rsidP="00000000" w:rsidRDefault="00000000" w:rsidRPr="00000000" ns1:paraId="00000FEE">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app.use(express.static(path.join(ROOT, 'web')));</w:t>
      </w:r>
      <w:r w:rsidDel="00000000" w:rsidR="00000000" w:rsidRPr="00000000">
        <w:rPr>
          <w:rtl w:val="0"/>
        </w:rPr>
      </w:r>
    </w:p>
    <w:p w:rsidR="00000000" w:rsidDel="00000000" w:rsidP="00000000" w:rsidRDefault="00000000" w:rsidRPr="00000000" ns1:paraId="00000FEF">
      <w:pPr>
        <w:spacing w:after="0" w:before="0" w:lineRule="auto"/>
        <w:ind w:left="720" w:firstLine="0"/>
        <w:rPr/>
      </w:pPr>
      <w:r w:rsidDel="00000000" w:rsidR="00000000" w:rsidRPr="00000000">
        <w:rPr>
          <w:rtl w:val="0"/>
        </w:rPr>
      </w:r>
    </w:p>
    <w:p w:rsidR="00000000" w:rsidDel="00000000" w:rsidP="00000000" w:rsidRDefault="00000000" w:rsidRPr="00000000" ns1:paraId="00000FF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Request logger ────────────────────────────────────────────</w:t>
      </w:r>
      <w:r w:rsidDel="00000000" w:rsidR="00000000" w:rsidRPr="00000000">
        <w:rPr>
          <w:rtl w:val="0"/>
        </w:rPr>
      </w:r>
    </w:p>
    <w:p w:rsidR="00000000" w:rsidDel="00000000" w:rsidP="00000000" w:rsidRDefault="00000000" w:rsidRPr="00000000" ns1:paraId="00000FF1">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app.use((req, _res, next) =&gt; {</w:t>
      </w:r>
      <w:r w:rsidDel="00000000" w:rsidR="00000000" w:rsidRPr="00000000">
        <w:rPr>
          <w:rtl w:val="0"/>
        </w:rPr>
      </w:r>
    </w:p>
    <w:p w:rsidR="00000000" w:rsidDel="00000000" w:rsidP="00000000" w:rsidRDefault="00000000" w:rsidRPr="00000000" ns1:paraId="00000FF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ts = new Date().toISOString().slice(11, 23);</w:t>
      </w:r>
      <w:r w:rsidDel="00000000" w:rsidR="00000000" w:rsidRPr="00000000">
        <w:rPr>
          <w:rtl w:val="0"/>
        </w:rPr>
      </w:r>
    </w:p>
    <w:p w:rsidR="00000000" w:rsidDel="00000000" w:rsidP="00000000" w:rsidRDefault="00000000" w:rsidRPr="00000000" ns1:paraId="00000FF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console.log(`[${ts}] ${req.method} ${req.path}`);</w:t>
      </w:r>
      <w:r w:rsidDel="00000000" w:rsidR="00000000" w:rsidRPr="00000000">
        <w:rPr>
          <w:rtl w:val="0"/>
        </w:rPr>
      </w:r>
    </w:p>
    <w:p w:rsidR="00000000" w:rsidDel="00000000" w:rsidP="00000000" w:rsidRDefault="00000000" w:rsidRPr="00000000" ns1:paraId="00000FF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next();</w:t>
      </w:r>
      <w:r w:rsidDel="00000000" w:rsidR="00000000" w:rsidRPr="00000000">
        <w:rPr>
          <w:rtl w:val="0"/>
        </w:rPr>
      </w:r>
    </w:p>
    <w:p w:rsidR="00000000" w:rsidDel="00000000" w:rsidP="00000000" w:rsidRDefault="00000000" w:rsidRPr="00000000" ns1:paraId="00000FF5">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0FF6">
      <w:pPr>
        <w:spacing w:after="0" w:before="0" w:lineRule="auto"/>
        <w:ind w:left="720" w:firstLine="0"/>
        <w:rPr/>
      </w:pPr>
      <w:r w:rsidDel="00000000" w:rsidR="00000000" w:rsidRPr="00000000">
        <w:rPr>
          <w:rtl w:val="0"/>
        </w:rPr>
      </w:r>
    </w:p>
    <w:p w:rsidR="00000000" w:rsidDel="00000000" w:rsidP="00000000" w:rsidRDefault="00000000" w:rsidRPr="00000000" ns1:paraId="00000FF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State ─────────────────────────────────────────────────────</w:t>
      </w:r>
      <w:r w:rsidDel="00000000" w:rsidR="00000000" w:rsidRPr="00000000">
        <w:rPr>
          <w:rtl w:val="0"/>
        </w:rPr>
      </w:r>
    </w:p>
    <w:p w:rsidR="00000000" w:rsidDel="00000000" w:rsidP="00000000" w:rsidRDefault="00000000" w:rsidRPr="00000000" ns1:paraId="00000FF8">
      <w:pPr>
        <w:spacing w:after="0" w:before="0" w:lineRule="auto"/>
        <w:ind w:left="720" w:firstLine="0"/>
        <w:rPr/>
      </w:pPr>
      <w:r w:rsidDel="00000000" w:rsidR="00000000" w:rsidRPr="00000000">
        <w:rPr>
          <w:rFonts w:ascii="Courier New" w:cs="Courier New" w:eastAsia="Courier New" w:hAnsi="Courier New"/>
          <w:sz w:val="18"/>
          <w:szCs w:val="18"/>
          <w:rtl w:val="0"/>
        </w:rPr>
        <w:t xml:space="preserve">let hasVoted          = false;</w:t>
      </w:r>
      <w:r w:rsidDel="00000000" w:rsidR="00000000" w:rsidRPr="00000000">
        <w:rPr>
          <w:rtl w:val="0"/>
        </w:rPr>
      </w:r>
    </w:p>
    <w:p w:rsidR="00000000" w:rsidDel="00000000" w:rsidP="00000000" w:rsidRDefault="00000000" w:rsidRPr="00000000" ns1:paraId="00000FF9">
      <w:pPr>
        <w:spacing w:after="0" w:before="0" w:lineRule="auto"/>
        <w:ind w:left="720" w:firstLine="0"/>
        <w:rPr/>
      </w:pPr>
      <w:r w:rsidDel="00000000" w:rsidR="00000000" w:rsidRPr="00000000">
        <w:rPr>
          <w:rFonts w:ascii="Courier New" w:cs="Courier New" w:eastAsia="Courier New" w:hAnsi="Courier New"/>
          <w:sz w:val="18"/>
          <w:szCs w:val="18"/>
          <w:rtl w:val="0"/>
        </w:rPr>
        <w:t xml:space="preserve">let shareSubmitted    = false;</w:t>
      </w:r>
      <w:r w:rsidDel="00000000" w:rsidR="00000000" w:rsidRPr="00000000">
        <w:rPr>
          <w:rtl w:val="0"/>
        </w:rPr>
      </w:r>
    </w:p>
    <w:p w:rsidR="00000000" w:rsidDel="00000000" w:rsidP="00000000" w:rsidRDefault="00000000" w:rsidRPr="00000000" ns1:paraId="00000FFA">
      <w:pPr>
        <w:spacing w:after="0" w:before="0" w:lineRule="auto"/>
        <w:ind w:left="720" w:firstLine="0"/>
        <w:rPr/>
      </w:pPr>
      <w:r w:rsidDel="00000000" w:rsidR="00000000" w:rsidRPr="00000000">
        <w:rPr>
          <w:rFonts w:ascii="Courier New" w:cs="Courier New" w:eastAsia="Courier New" w:hAnsi="Courier New"/>
          <w:sz w:val="18"/>
          <w:szCs w:val="18"/>
          <w:rtl w:val="0"/>
        </w:rPr>
        <w:t xml:space="preserve">let isRegistered      = false;</w:t>
      </w:r>
      <w:r w:rsidDel="00000000" w:rsidR="00000000" w:rsidRPr="00000000">
        <w:rPr>
          <w:rtl w:val="0"/>
        </w:rPr>
      </w:r>
    </w:p>
    <w:p w:rsidR="00000000" w:rsidDel="00000000" w:rsidP="00000000" w:rsidRDefault="00000000" w:rsidRPr="00000000" ns1:paraId="00000FFB">
      <w:pPr>
        <w:spacing w:after="0" w:before="0" w:lineRule="auto"/>
        <w:ind w:left="720" w:firstLine="0"/>
        <w:rPr/>
      </w:pPr>
      <w:r w:rsidDel="00000000" w:rsidR="00000000" w:rsidRPr="00000000">
        <w:rPr>
          <w:rFonts w:ascii="Courier New" w:cs="Courier New" w:eastAsia="Courier New" w:hAnsi="Courier New"/>
          <w:sz w:val="18"/>
          <w:szCs w:val="18"/>
          <w:rtl w:val="0"/>
        </w:rPr>
        <w:t xml:space="preserve">let authToken         = null;</w:t>
      </w:r>
      <w:r w:rsidDel="00000000" w:rsidR="00000000" w:rsidRPr="00000000">
        <w:rPr>
          <w:rtl w:val="0"/>
        </w:rPr>
      </w:r>
    </w:p>
    <w:p w:rsidR="00000000" w:rsidDel="00000000" w:rsidP="00000000" w:rsidRDefault="00000000" w:rsidRPr="00000000" ns1:paraId="00000FFC">
      <w:pPr>
        <w:spacing w:after="0" w:before="0" w:lineRule="auto"/>
        <w:ind w:left="720" w:firstLine="0"/>
        <w:rPr/>
      </w:pPr>
      <w:r w:rsidDel="00000000" w:rsidR="00000000" w:rsidRPr="00000000">
        <w:rPr>
          <w:rFonts w:ascii="Courier New" w:cs="Courier New" w:eastAsia="Courier New" w:hAnsi="Courier New"/>
          <w:sz w:val="18"/>
          <w:szCs w:val="18"/>
          <w:rtl w:val="0"/>
        </w:rPr>
        <w:t xml:space="preserve">let isFirstVoter      = false;</w:t>
      </w:r>
      <w:r w:rsidDel="00000000" w:rsidR="00000000" w:rsidRPr="00000000">
        <w:rPr>
          <w:rtl w:val="0"/>
        </w:rPr>
      </w:r>
    </w:p>
    <w:p w:rsidR="00000000" w:rsidDel="00000000" w:rsidP="00000000" w:rsidRDefault="00000000" w:rsidRPr="00000000" ns1:paraId="00000FFD">
      <w:pPr>
        <w:spacing w:after="0" w:before="0" w:lineRule="auto"/>
        <w:ind w:left="720" w:firstLine="0"/>
        <w:rPr/>
      </w:pPr>
      <w:r w:rsidDel="00000000" w:rsidR="00000000" w:rsidRPr="00000000">
        <w:rPr>
          <w:rtl w:val="0"/>
        </w:rPr>
      </w:r>
    </w:p>
    <w:p w:rsidR="00000000" w:rsidDel="00000000" w:rsidP="00000000" w:rsidRDefault="00000000" w:rsidRPr="00000000" ns1:paraId="00000FF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Helpers ───────────────────────────────────────────────────</w:t>
      </w:r>
      <w:r w:rsidDel="00000000" w:rsidR="00000000" w:rsidRPr="00000000">
        <w:rPr>
          <w:rtl w:val="0"/>
        </w:rPr>
      </w:r>
    </w:p>
    <w:p w:rsidR="00000000" w:rsidDel="00000000" w:rsidP="00000000" w:rsidRDefault="00000000" w:rsidRPr="00000000" ns1:paraId="00000FFF">
      <w:pP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runBinary(name, args = []) {</w:t>
      </w:r>
      <w:r w:rsidDel="00000000" w:rsidR="00000000" w:rsidRPr="00000000">
        <w:rPr>
          <w:rtl w:val="0"/>
        </w:rPr>
      </w:r>
    </w:p>
    <w:p w:rsidR="00000000" w:rsidDel="00000000" w:rsidP="00000000" w:rsidRDefault="00000000" w:rsidRPr="00000000" ns1:paraId="0000100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bin = path.join(CRYPTO_BIN, name);</w:t>
      </w:r>
      <w:r w:rsidDel="00000000" w:rsidR="00000000" w:rsidRPr="00000000">
        <w:rPr>
          <w:rtl w:val="0"/>
        </w:rPr>
      </w:r>
    </w:p>
    <w:p w:rsidR="00000000" w:rsidDel="00000000" w:rsidP="00000000" w:rsidRDefault="00000000" w:rsidRPr="00000000" ns1:paraId="0000100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(!fs.existsSync(bin)) {</w:t>
      </w:r>
      <w:r w:rsidDel="00000000" w:rsidR="00000000" w:rsidRPr="00000000">
        <w:rPr>
          <w:rtl w:val="0"/>
        </w:rPr>
      </w:r>
    </w:p>
    <w:p w:rsidR="00000000" w:rsidDel="00000000" w:rsidP="00000000" w:rsidRDefault="00000000" w:rsidRPr="00000000" ns1:paraId="0000100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throw new Error(</w:t>
      </w:r>
      <w:r w:rsidDel="00000000" w:rsidR="00000000" w:rsidRPr="00000000">
        <w:rPr>
          <w:rtl w:val="0"/>
        </w:rPr>
      </w:r>
    </w:p>
    <w:p w:rsidR="00000000" w:rsidDel="00000000" w:rsidP="00000000" w:rsidRDefault="00000000" w:rsidRPr="00000000" ns1:paraId="0000100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`Binary not found: ${bin}\n` +</w:t>
      </w:r>
      <w:r w:rsidDel="00000000" w:rsidR="00000000" w:rsidRPr="00000000">
        <w:rPr>
          <w:rtl w:val="0"/>
        </w:rPr>
      </w:r>
    </w:p>
    <w:p w:rsidR="00000000" w:rsidDel="00000000" w:rsidP="00000000" w:rsidRDefault="00000000" w:rsidRPr="00000000" ns1:paraId="0000100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`Build with: cd ${path.join(ROOT,'crypto','build')} &amp;&amp; cmake .. &amp;&amp; make`</w:t>
      </w:r>
      <w:r w:rsidDel="00000000" w:rsidR="00000000" w:rsidRPr="00000000">
        <w:rPr>
          <w:rtl w:val="0"/>
        </w:rPr>
      </w:r>
    </w:p>
    <w:p w:rsidR="00000000" w:rsidDel="00000000" w:rsidP="00000000" w:rsidRDefault="00000000" w:rsidRPr="00000000" ns1:paraId="0000100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0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0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result = spawnSync(bin, args, { cwd: ROOT, encoding: 'utf8' });</w:t>
      </w:r>
      <w:r w:rsidDel="00000000" w:rsidR="00000000" w:rsidRPr="00000000">
        <w:rPr>
          <w:rtl w:val="0"/>
        </w:rPr>
      </w:r>
    </w:p>
    <w:p w:rsidR="00000000" w:rsidDel="00000000" w:rsidP="00000000" w:rsidRDefault="00000000" w:rsidRPr="00000000" ns1:paraId="0000100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(result.status !== 0) {</w:t>
      </w:r>
      <w:r w:rsidDel="00000000" w:rsidR="00000000" w:rsidRPr="00000000">
        <w:rPr>
          <w:rtl w:val="0"/>
        </w:rPr>
      </w:r>
    </w:p>
    <w:p w:rsidR="00000000" w:rsidDel="00000000" w:rsidP="00000000" w:rsidRDefault="00000000" w:rsidRPr="00000000" ns1:paraId="0000100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throw new Error(`${name} exited ${result.status}:\n${result.stderr || result.stdout}`);</w:t>
      </w:r>
      <w:r w:rsidDel="00000000" w:rsidR="00000000" w:rsidRPr="00000000">
        <w:rPr>
          <w:rtl w:val="0"/>
        </w:rPr>
      </w:r>
    </w:p>
    <w:p w:rsidR="00000000" w:rsidDel="00000000" w:rsidP="00000000" w:rsidRDefault="00000000" w:rsidRPr="00000000" ns1:paraId="0000100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0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console.log(result.stdout);</w:t>
      </w:r>
      <w:r w:rsidDel="00000000" w:rsidR="00000000" w:rsidRPr="00000000">
        <w:rPr>
          <w:rtl w:val="0"/>
        </w:rPr>
      </w:r>
    </w:p>
    <w:p w:rsidR="00000000" w:rsidDel="00000000" w:rsidP="00000000" w:rsidRDefault="00000000" w:rsidRPr="00000000" ns1:paraId="0000100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result.stdout;</w:t>
      </w:r>
      <w:r w:rsidDel="00000000" w:rsidR="00000000" w:rsidRPr="00000000">
        <w:rPr>
          <w:rtl w:val="0"/>
        </w:rPr>
      </w:r>
    </w:p>
    <w:p w:rsidR="00000000" w:rsidDel="00000000" w:rsidP="00000000" w:rsidRDefault="00000000" w:rsidRPr="00000000" ns1:paraId="0000100D">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100E">
      <w:pPr>
        <w:spacing w:after="0" w:before="0" w:lineRule="auto"/>
        <w:ind w:left="720" w:firstLine="0"/>
        <w:rPr/>
      </w:pPr>
      <w:r w:rsidDel="00000000" w:rsidR="00000000" w:rsidRPr="00000000">
        <w:rPr>
          <w:rtl w:val="0"/>
        </w:rPr>
      </w:r>
    </w:p>
    <w:p w:rsidR="00000000" w:rsidDel="00000000" w:rsidP="00000000" w:rsidRDefault="00000000" w:rsidRPr="00000000" ns1:paraId="0000100F">
      <w:pPr>
        <w:spacing w:after="0" w:before="0" w:lineRule="auto"/>
        <w:ind w:left="720" w:firstLine="0"/>
        <w:rPr/>
      </w:pPr>
      <w:r w:rsidDel="00000000" w:rsidR="00000000" w:rsidRPr="00000000">
        <w:rPr>
          <w:rFonts w:ascii="Courier New" w:cs="Courier New" w:eastAsia="Courier New" w:hAnsi="Courier New"/>
          <w:sz w:val="18"/>
          <w:szCs w:val="18"/>
          <w:rtl w:val="0"/>
        </w:rPr>
        <w:t xml:space="preserve">async function fetchBinary(url) {</w:t>
      </w:r>
      <w:r w:rsidDel="00000000" w:rsidR="00000000" w:rsidRPr="00000000">
        <w:rPr>
          <w:rtl w:val="0"/>
        </w:rPr>
      </w:r>
    </w:p>
    <w:p w:rsidR="00000000" w:rsidDel="00000000" w:rsidP="00000000" w:rsidRDefault="00000000" w:rsidRPr="00000000" ns1:paraId="0000101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res = await fetch(url);</w:t>
      </w:r>
      <w:r w:rsidDel="00000000" w:rsidR="00000000" w:rsidRPr="00000000">
        <w:rPr>
          <w:rtl w:val="0"/>
        </w:rPr>
      </w:r>
    </w:p>
    <w:p w:rsidR="00000000" w:rsidDel="00000000" w:rsidP="00000000" w:rsidRDefault="00000000" w:rsidRPr="00000000" ns1:paraId="0000101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(!res.ok) {</w:t>
      </w:r>
      <w:r w:rsidDel="00000000" w:rsidR="00000000" w:rsidRPr="00000000">
        <w:rPr>
          <w:rtl w:val="0"/>
        </w:rPr>
      </w:r>
    </w:p>
    <w:p w:rsidR="00000000" w:rsidDel="00000000" w:rsidP="00000000" w:rsidRDefault="00000000" w:rsidRPr="00000000" ns1:paraId="0000101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text = await res.text();</w:t>
      </w:r>
      <w:r w:rsidDel="00000000" w:rsidR="00000000" w:rsidRPr="00000000">
        <w:rPr>
          <w:rtl w:val="0"/>
        </w:rPr>
      </w:r>
    </w:p>
    <w:p w:rsidR="00000000" w:rsidDel="00000000" w:rsidP="00000000" w:rsidRDefault="00000000" w:rsidRPr="00000000" ns1:paraId="0000101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throw new Error(`HTTP ${res.status} from ${url}: ${text}`);</w:t>
      </w:r>
      <w:r w:rsidDel="00000000" w:rsidR="00000000" w:rsidRPr="00000000">
        <w:rPr>
          <w:rtl w:val="0"/>
        </w:rPr>
      </w:r>
    </w:p>
    <w:p w:rsidR="00000000" w:rsidDel="00000000" w:rsidP="00000000" w:rsidRDefault="00000000" w:rsidRPr="00000000" ns1:paraId="0000101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1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res.buffer();</w:t>
      </w:r>
      <w:r w:rsidDel="00000000" w:rsidR="00000000" w:rsidRPr="00000000">
        <w:rPr>
          <w:rtl w:val="0"/>
        </w:rPr>
      </w:r>
    </w:p>
    <w:p w:rsidR="00000000" w:rsidDel="00000000" w:rsidP="00000000" w:rsidRDefault="00000000" w:rsidRPr="00000000" ns1:paraId="00001016">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1017">
      <w:pPr>
        <w:spacing w:after="0" w:before="0" w:lineRule="auto"/>
        <w:ind w:left="720" w:firstLine="0"/>
        <w:rPr/>
      </w:pPr>
      <w:r w:rsidDel="00000000" w:rsidR="00000000" w:rsidRPr="00000000">
        <w:rPr>
          <w:rtl w:val="0"/>
        </w:rPr>
      </w:r>
    </w:p>
    <w:p w:rsidR="00000000" w:rsidDel="00000000" w:rsidP="00000000" w:rsidRDefault="00000000" w:rsidRPr="00000000" ns1:paraId="00001018">
      <w:pPr>
        <w:spacing w:after="0" w:before="0" w:lineRule="auto"/>
        <w:ind w:left="720" w:firstLine="0"/>
        <w:rPr/>
      </w:pPr>
      <w:r w:rsidDel="00000000" w:rsidR="00000000" w:rsidRPr="00000000">
        <w:rPr>
          <w:rFonts w:ascii="Courier New" w:cs="Courier New" w:eastAsia="Courier New" w:hAnsi="Courier New"/>
          <w:sz w:val="18"/>
          <w:szCs w:val="18"/>
          <w:rtl w:val="0"/>
        </w:rPr>
        <w:t xml:space="preserve">async function postBinary(url, buf, headers = {}) {</w:t>
      </w:r>
      <w:r w:rsidDel="00000000" w:rsidR="00000000" w:rsidRPr="00000000">
        <w:rPr>
          <w:rtl w:val="0"/>
        </w:rPr>
      </w:r>
    </w:p>
    <w:p w:rsidR="00000000" w:rsidDel="00000000" w:rsidP="00000000" w:rsidRDefault="00000000" w:rsidRPr="00000000" ns1:paraId="0000101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res = await fetch(url, {</w:t>
      </w:r>
      <w:r w:rsidDel="00000000" w:rsidR="00000000" w:rsidRPr="00000000">
        <w:rPr>
          <w:rtl w:val="0"/>
        </w:rPr>
      </w:r>
    </w:p>
    <w:p w:rsidR="00000000" w:rsidDel="00000000" w:rsidP="00000000" w:rsidRDefault="00000000" w:rsidRPr="00000000" ns1:paraId="0000101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method:  'POST',</w:t>
      </w:r>
      <w:r w:rsidDel="00000000" w:rsidR="00000000" w:rsidRPr="00000000">
        <w:rPr>
          <w:rtl w:val="0"/>
        </w:rPr>
      </w:r>
    </w:p>
    <w:p w:rsidR="00000000" w:rsidDel="00000000" w:rsidP="00000000" w:rsidRDefault="00000000" w:rsidRPr="00000000" ns1:paraId="0000101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headers: { 'Content-Type': 'application/octet-stream', ...headers },</w:t>
      </w:r>
      <w:r w:rsidDel="00000000" w:rsidR="00000000" w:rsidRPr="00000000">
        <w:rPr>
          <w:rtl w:val="0"/>
        </w:rPr>
      </w:r>
    </w:p>
    <w:p w:rsidR="00000000" w:rsidDel="00000000" w:rsidP="00000000" w:rsidRDefault="00000000" w:rsidRPr="00000000" ns1:paraId="0000101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body:    buf,</w:t>
      </w:r>
      <w:r w:rsidDel="00000000" w:rsidR="00000000" w:rsidRPr="00000000">
        <w:rPr>
          <w:rtl w:val="0"/>
        </w:rPr>
      </w:r>
    </w:p>
    <w:p w:rsidR="00000000" w:rsidDel="00000000" w:rsidP="00000000" w:rsidRDefault="00000000" w:rsidRPr="00000000" ns1:paraId="0000101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1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data = await res.json();</w:t>
      </w:r>
      <w:r w:rsidDel="00000000" w:rsidR="00000000" w:rsidRPr="00000000">
        <w:rPr>
          <w:rtl w:val="0"/>
        </w:rPr>
      </w:r>
    </w:p>
    <w:p w:rsidR="00000000" w:rsidDel="00000000" w:rsidP="00000000" w:rsidRDefault="00000000" w:rsidRPr="00000000" ns1:paraId="0000101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(!res.ok) throw new Error(data.error || `HTTP ${res.status}`);</w:t>
      </w:r>
      <w:r w:rsidDel="00000000" w:rsidR="00000000" w:rsidRPr="00000000">
        <w:rPr>
          <w:rtl w:val="0"/>
        </w:rPr>
      </w:r>
    </w:p>
    <w:p w:rsidR="00000000" w:rsidDel="00000000" w:rsidP="00000000" w:rsidRDefault="00000000" w:rsidRPr="00000000" ns1:paraId="0000102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data;</w:t>
      </w:r>
      <w:r w:rsidDel="00000000" w:rsidR="00000000" w:rsidRPr="00000000">
        <w:rPr>
          <w:rtl w:val="0"/>
        </w:rPr>
      </w:r>
    </w:p>
    <w:p w:rsidR="00000000" w:rsidDel="00000000" w:rsidP="00000000" w:rsidRDefault="00000000" w:rsidRPr="00000000" ns1:paraId="00001021">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1022">
      <w:pPr>
        <w:spacing w:after="0" w:before="0" w:lineRule="auto"/>
        <w:ind w:left="720" w:firstLine="0"/>
        <w:rPr/>
      </w:pPr>
      <w:r w:rsidDel="00000000" w:rsidR="00000000" w:rsidRPr="00000000">
        <w:rPr>
          <w:rtl w:val="0"/>
        </w:rPr>
      </w:r>
    </w:p>
    <w:p w:rsidR="00000000" w:rsidDel="00000000" w:rsidP="00000000" w:rsidRDefault="00000000" w:rsidRPr="00000000" ns1:paraId="00001023">
      <w:pPr>
        <w:spacing w:after="0" w:before="0" w:lineRule="auto"/>
        <w:ind w:left="720" w:firstLine="0"/>
        <w:rPr/>
      </w:pPr>
      <w:r w:rsidDel="00000000" w:rsidR="00000000" w:rsidRPr="00000000">
        <w:rPr>
          <w:rFonts w:ascii="Courier New" w:cs="Courier New" w:eastAsia="Courier New" w:hAnsi="Courier New"/>
          <w:sz w:val="18"/>
          <w:szCs w:val="18"/>
          <w:rtl w:val="0"/>
        </w:rPr>
        <w:t xml:space="preserve">function resetLocalState() {</w:t>
      </w:r>
      <w:r w:rsidDel="00000000" w:rsidR="00000000" w:rsidRPr="00000000">
        <w:rPr>
          <w:rtl w:val="0"/>
        </w:rPr>
      </w:r>
    </w:p>
    <w:p w:rsidR="00000000" w:rsidDel="00000000" w:rsidP="00000000" w:rsidRDefault="00000000" w:rsidRPr="00000000" ns1:paraId="0000102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console.log(`[${VOTER_ID}] Resetting local client state...`);</w:t>
      </w:r>
      <w:r w:rsidDel="00000000" w:rsidR="00000000" w:rsidRPr="00000000">
        <w:rPr>
          <w:rtl w:val="0"/>
        </w:rPr>
      </w:r>
    </w:p>
    <w:p w:rsidR="00000000" w:rsidDel="00000000" w:rsidP="00000000" w:rsidRDefault="00000000" w:rsidRPr="00000000" ns1:paraId="0000102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[KEYS_DIR, TALLY_DIR, SHARES_DIR].forEach(dir =&gt; {</w:t>
      </w:r>
      <w:r w:rsidDel="00000000" w:rsidR="00000000" w:rsidRPr="00000000">
        <w:rPr>
          <w:rtl w:val="0"/>
        </w:rPr>
      </w:r>
    </w:p>
    <w:p w:rsidR="00000000" w:rsidDel="00000000" w:rsidP="00000000" w:rsidRDefault="00000000" w:rsidRPr="00000000" ns1:paraId="0000102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(fs.existsSync(dir)) {</w:t>
      </w:r>
      <w:r w:rsidDel="00000000" w:rsidR="00000000" w:rsidRPr="00000000">
        <w:rPr>
          <w:rtl w:val="0"/>
        </w:rPr>
      </w:r>
    </w:p>
    <w:p w:rsidR="00000000" w:rsidDel="00000000" w:rsidP="00000000" w:rsidRDefault="00000000" w:rsidRPr="00000000" ns1:paraId="0000102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fs.readdirSync(dir).forEach(f =&gt; {</w:t>
      </w:r>
      <w:r w:rsidDel="00000000" w:rsidR="00000000" w:rsidRPr="00000000">
        <w:rPr>
          <w:rtl w:val="0"/>
        </w:rPr>
      </w:r>
    </w:p>
    <w:p w:rsidR="00000000" w:rsidDel="00000000" w:rsidP="00000000" w:rsidRDefault="00000000" w:rsidRPr="00000000" ns1:paraId="0000102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fullPath = path.join(dir, f);</w:t>
      </w:r>
      <w:r w:rsidDel="00000000" w:rsidR="00000000" w:rsidRPr="00000000">
        <w:rPr>
          <w:rtl w:val="0"/>
        </w:rPr>
      </w:r>
    </w:p>
    <w:p w:rsidR="00000000" w:rsidDel="00000000" w:rsidP="00000000" w:rsidRDefault="00000000" w:rsidRPr="00000000" ns1:paraId="0000102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(!fs.statSync(fullPath).isDirectory()) {</w:t>
      </w:r>
      <w:r w:rsidDel="00000000" w:rsidR="00000000" w:rsidRPr="00000000">
        <w:rPr>
          <w:rtl w:val="0"/>
        </w:rPr>
      </w:r>
    </w:p>
    <w:p w:rsidR="00000000" w:rsidDel="00000000" w:rsidP="00000000" w:rsidRDefault="00000000" w:rsidRPr="00000000" ns1:paraId="0000102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try { fs.unlinkSync(fullPath); } catch (e) {}</w:t>
      </w:r>
      <w:r w:rsidDel="00000000" w:rsidR="00000000" w:rsidRPr="00000000">
        <w:rPr>
          <w:rtl w:val="0"/>
        </w:rPr>
      </w:r>
    </w:p>
    <w:p w:rsidR="00000000" w:rsidDel="00000000" w:rsidP="00000000" w:rsidRDefault="00000000" w:rsidRPr="00000000" ns1:paraId="0000102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2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2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2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2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voteFile = path.join(DATA, 'enc_vote.bin');</w:t>
      </w:r>
      <w:r w:rsidDel="00000000" w:rsidR="00000000" w:rsidRPr="00000000">
        <w:rPr>
          <w:rtl w:val="0"/>
        </w:rPr>
      </w:r>
    </w:p>
    <w:p w:rsidR="00000000" w:rsidDel="00000000" w:rsidP="00000000" w:rsidRDefault="00000000" w:rsidRPr="00000000" ns1:paraId="0000103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(fs.existsSync(voteFile)) {</w:t>
      </w:r>
      <w:r w:rsidDel="00000000" w:rsidR="00000000" w:rsidRPr="00000000">
        <w:rPr>
          <w:rtl w:val="0"/>
        </w:rPr>
      </w:r>
    </w:p>
    <w:p w:rsidR="00000000" w:rsidDel="00000000" w:rsidP="00000000" w:rsidRDefault="00000000" w:rsidRPr="00000000" ns1:paraId="0000103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try { fs.unlinkSync(voteFile); } catch (e) {}</w:t>
      </w:r>
      <w:r w:rsidDel="00000000" w:rsidR="00000000" w:rsidRPr="00000000">
        <w:rPr>
          <w:rtl w:val="0"/>
        </w:rPr>
      </w:r>
    </w:p>
    <w:p w:rsidR="00000000" w:rsidDel="00000000" w:rsidP="00000000" w:rsidRDefault="00000000" w:rsidRPr="00000000" ns1:paraId="0000103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3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hasVoted = false;</w:t>
      </w:r>
      <w:r w:rsidDel="00000000" w:rsidR="00000000" w:rsidRPr="00000000">
        <w:rPr>
          <w:rtl w:val="0"/>
        </w:rPr>
      </w:r>
    </w:p>
    <w:p w:rsidR="00000000" w:rsidDel="00000000" w:rsidP="00000000" w:rsidRDefault="00000000" w:rsidRPr="00000000" ns1:paraId="0000103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shareSubmitted = false;</w:t>
      </w:r>
      <w:r w:rsidDel="00000000" w:rsidR="00000000" w:rsidRPr="00000000">
        <w:rPr>
          <w:rtl w:val="0"/>
        </w:rPr>
      </w:r>
    </w:p>
    <w:p w:rsidR="00000000" w:rsidDel="00000000" w:rsidP="00000000" w:rsidRDefault="00000000" w:rsidRPr="00000000" ns1:paraId="0000103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isRegistered = false;</w:t>
      </w:r>
      <w:r w:rsidDel="00000000" w:rsidR="00000000" w:rsidRPr="00000000">
        <w:rPr>
          <w:rtl w:val="0"/>
        </w:rPr>
      </w:r>
    </w:p>
    <w:p w:rsidR="00000000" w:rsidDel="00000000" w:rsidP="00000000" w:rsidRDefault="00000000" w:rsidRPr="00000000" ns1:paraId="0000103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authToken = null;</w:t>
      </w:r>
      <w:r w:rsidDel="00000000" w:rsidR="00000000" w:rsidRPr="00000000">
        <w:rPr>
          <w:rtl w:val="0"/>
        </w:rPr>
      </w:r>
    </w:p>
    <w:p w:rsidR="00000000" w:rsidDel="00000000" w:rsidP="00000000" w:rsidRDefault="00000000" w:rsidRPr="00000000" ns1:paraId="0000103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isFirstVoter = false;</w:t>
      </w:r>
      <w:r w:rsidDel="00000000" w:rsidR="00000000" w:rsidRPr="00000000">
        <w:rPr>
          <w:rtl w:val="0"/>
        </w:rPr>
      </w:r>
    </w:p>
    <w:p w:rsidR="00000000" w:rsidDel="00000000" w:rsidP="00000000" w:rsidRDefault="00000000" w:rsidRPr="00000000" ns1:paraId="00001038">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1039">
      <w:pPr>
        <w:spacing w:after="0" w:before="0" w:lineRule="auto"/>
        <w:ind w:left="720" w:firstLine="0"/>
        <w:rPr/>
      </w:pPr>
      <w:r w:rsidDel="00000000" w:rsidR="00000000" w:rsidRPr="00000000">
        <w:rPr>
          <w:rtl w:val="0"/>
        </w:rPr>
      </w:r>
    </w:p>
    <w:p w:rsidR="00000000" w:rsidDel="00000000" w:rsidP="00000000" w:rsidRDefault="00000000" w:rsidRPr="00000000" ns1:paraId="0000103A">
      <w:pPr>
        <w:spacing w:after="0" w:before="0" w:lineRule="auto"/>
        <w:ind w:left="720" w:firstLine="0"/>
        <w:rPr/>
      </w:pPr>
      <w:r w:rsidDel="00000000" w:rsidR="00000000" w:rsidRPr="00000000">
        <w:rPr>
          <w:rFonts w:ascii="Courier New" w:cs="Courier New" w:eastAsia="Courier New" w:hAnsi="Courier New"/>
          <w:sz w:val="18"/>
          <w:szCs w:val="18"/>
          <w:rtl w:val="0"/>
        </w:rPr>
        <w:t xml:space="preserve">async function registerVoter(full_name, cccd, dob, address, phone) {</w:t>
      </w:r>
      <w:r w:rsidDel="00000000" w:rsidR="00000000" w:rsidRPr="00000000">
        <w:rPr>
          <w:rtl w:val="0"/>
        </w:rPr>
      </w:r>
    </w:p>
    <w:p w:rsidR="00000000" w:rsidDel="00000000" w:rsidP="00000000" w:rsidRDefault="00000000" w:rsidRPr="00000000" ns1:paraId="0000103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(isRegistered) throw new Error('Already registered in this session.');</w:t>
      </w:r>
      <w:r w:rsidDel="00000000" w:rsidR="00000000" w:rsidRPr="00000000">
        <w:rPr>
          <w:rtl w:val="0"/>
        </w:rPr>
      </w:r>
    </w:p>
    <w:p w:rsidR="00000000" w:rsidDel="00000000" w:rsidP="00000000" w:rsidRDefault="00000000" w:rsidRPr="00000000" ns1:paraId="0000103C">
      <w:pPr>
        <w:spacing w:after="0" w:before="0" w:lineRule="auto"/>
        <w:ind w:left="720" w:firstLine="0"/>
        <w:rPr/>
      </w:pPr>
      <w:r w:rsidDel="00000000" w:rsidR="00000000" w:rsidRPr="00000000">
        <w:rPr>
          <w:rtl w:val="0"/>
        </w:rPr>
      </w:r>
    </w:p>
    <w:p w:rsidR="00000000" w:rsidDel="00000000" w:rsidP="00000000" w:rsidRDefault="00000000" w:rsidRPr="00000000" ns1:paraId="0000103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console.log(`[${VOTER_ID}] Attempting registration with server at ${SERVER_URL}...`);</w:t>
      </w:r>
      <w:r w:rsidDel="00000000" w:rsidR="00000000" w:rsidRPr="00000000">
        <w:rPr>
          <w:rtl w:val="0"/>
        </w:rPr>
      </w:r>
    </w:p>
    <w:p w:rsidR="00000000" w:rsidDel="00000000" w:rsidP="00000000" w:rsidRDefault="00000000" w:rsidRPr="00000000" ns1:paraId="0000103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res = await fetch(`${SERVER_URL}/register`, {</w:t>
      </w:r>
      <w:r w:rsidDel="00000000" w:rsidR="00000000" w:rsidRPr="00000000">
        <w:rPr>
          <w:rtl w:val="0"/>
        </w:rPr>
      </w:r>
    </w:p>
    <w:p w:rsidR="00000000" w:rsidDel="00000000" w:rsidP="00000000" w:rsidRDefault="00000000" w:rsidRPr="00000000" ns1:paraId="0000103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method: 'POST',</w:t>
      </w:r>
      <w:r w:rsidDel="00000000" w:rsidR="00000000" w:rsidRPr="00000000">
        <w:rPr>
          <w:rtl w:val="0"/>
        </w:rPr>
      </w:r>
    </w:p>
    <w:p w:rsidR="00000000" w:rsidDel="00000000" w:rsidP="00000000" w:rsidRDefault="00000000" w:rsidRPr="00000000" ns1:paraId="0000104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headers: { 'Content-Type': 'application/json' },</w:t>
      </w:r>
      <w:r w:rsidDel="00000000" w:rsidR="00000000" w:rsidRPr="00000000">
        <w:rPr>
          <w:rtl w:val="0"/>
        </w:rPr>
      </w:r>
    </w:p>
    <w:p w:rsidR="00000000" w:rsidDel="00000000" w:rsidP="00000000" w:rsidRDefault="00000000" w:rsidRPr="00000000" ns1:paraId="0000104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body: JSON.stringify({ full_name, cccd, dob, address, phone })</w:t>
      </w:r>
      <w:r w:rsidDel="00000000" w:rsidR="00000000" w:rsidRPr="00000000">
        <w:rPr>
          <w:rtl w:val="0"/>
        </w:rPr>
      </w:r>
    </w:p>
    <w:p w:rsidR="00000000" w:rsidDel="00000000" w:rsidP="00000000" w:rsidRDefault="00000000" w:rsidRPr="00000000" ns1:paraId="0000104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4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data = await res.json();</w:t>
      </w:r>
      <w:r w:rsidDel="00000000" w:rsidR="00000000" w:rsidRPr="00000000">
        <w:rPr>
          <w:rtl w:val="0"/>
        </w:rPr>
      </w:r>
    </w:p>
    <w:p w:rsidR="00000000" w:rsidDel="00000000" w:rsidP="00000000" w:rsidRDefault="00000000" w:rsidRPr="00000000" ns1:paraId="0000104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(!res.ok) throw new Error(data.error || `HTTP ${res.status}`);</w:t>
      </w:r>
      <w:r w:rsidDel="00000000" w:rsidR="00000000" w:rsidRPr="00000000">
        <w:rPr>
          <w:rtl w:val="0"/>
        </w:rPr>
      </w:r>
    </w:p>
    <w:p w:rsidR="00000000" w:rsidDel="00000000" w:rsidP="00000000" w:rsidRDefault="00000000" w:rsidRPr="00000000" ns1:paraId="00001045">
      <w:pPr>
        <w:spacing w:after="0" w:before="0" w:lineRule="auto"/>
        <w:ind w:left="720" w:firstLine="0"/>
        <w:rPr/>
      </w:pPr>
      <w:r w:rsidDel="00000000" w:rsidR="00000000" w:rsidRPr="00000000">
        <w:rPr>
          <w:rtl w:val="0"/>
        </w:rPr>
      </w:r>
    </w:p>
    <w:p w:rsidR="00000000" w:rsidDel="00000000" w:rsidP="00000000" w:rsidRDefault="00000000" w:rsidRPr="00000000" ns1:paraId="0000104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authToken   = data.token;</w:t>
      </w:r>
      <w:r w:rsidDel="00000000" w:rsidR="00000000" w:rsidRPr="00000000">
        <w:rPr>
          <w:rtl w:val="0"/>
        </w:rPr>
      </w:r>
    </w:p>
    <w:p w:rsidR="00000000" w:rsidDel="00000000" w:rsidP="00000000" w:rsidRDefault="00000000" w:rsidRPr="00000000" ns1:paraId="0000104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Support both old (voterId) and new (voter_id) field name</w:t>
      </w:r>
      <w:r w:rsidDel="00000000" w:rsidR="00000000" w:rsidRPr="00000000">
        <w:rPr>
          <w:rtl w:val="0"/>
        </w:rPr>
      </w:r>
    </w:p>
    <w:p w:rsidR="00000000" w:rsidDel="00000000" w:rsidP="00000000" w:rsidRDefault="00000000" w:rsidRPr="00000000" ns1:paraId="0000104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resolvedId = data.voter_id || data.voterId;</w:t>
      </w:r>
      <w:r w:rsidDel="00000000" w:rsidR="00000000" w:rsidRPr="00000000">
        <w:rPr>
          <w:rtl w:val="0"/>
        </w:rPr>
      </w:r>
    </w:p>
    <w:p w:rsidR="00000000" w:rsidDel="00000000" w:rsidP="00000000" w:rsidRDefault="00000000" w:rsidRPr="00000000" ns1:paraId="0000104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isFirstVoter = data.isFirst === 1;</w:t>
      </w:r>
      <w:r w:rsidDel="00000000" w:rsidR="00000000" w:rsidRPr="00000000">
        <w:rPr>
          <w:rtl w:val="0"/>
        </w:rPr>
      </w:r>
    </w:p>
    <w:p w:rsidR="00000000" w:rsidDel="00000000" w:rsidP="00000000" w:rsidRDefault="00000000" w:rsidRPr="00000000" ns1:paraId="0000104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console.log(`[${resolvedId}] Registered. Token acquired. isFirst: ${isFirstVoter}`);</w:t>
      </w:r>
      <w:r w:rsidDel="00000000" w:rsidR="00000000" w:rsidRPr="00000000">
        <w:rPr>
          <w:rtl w:val="0"/>
        </w:rPr>
      </w:r>
    </w:p>
    <w:p w:rsidR="00000000" w:rsidDel="00000000" w:rsidP="00000000" w:rsidRDefault="00000000" w:rsidRPr="00000000" ns1:paraId="0000104B">
      <w:pPr>
        <w:spacing w:after="0" w:before="0" w:lineRule="auto"/>
        <w:ind w:left="720" w:firstLine="0"/>
        <w:rPr/>
      </w:pPr>
      <w:r w:rsidDel="00000000" w:rsidR="00000000" w:rsidRPr="00000000">
        <w:rPr>
          <w:rtl w:val="0"/>
        </w:rPr>
      </w:r>
    </w:p>
    <w:p w:rsidR="00000000" w:rsidDel="00000000" w:rsidP="00000000" w:rsidRDefault="00000000" w:rsidRPr="00000000" ns1:paraId="0000104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ensureDirectories();</w:t>
      </w:r>
      <w:r w:rsidDel="00000000" w:rsidR="00000000" w:rsidRPr="00000000">
        <w:rPr>
          <w:rtl w:val="0"/>
        </w:rPr>
      </w:r>
    </w:p>
    <w:p w:rsidR="00000000" w:rsidDel="00000000" w:rsidP="00000000" w:rsidRDefault="00000000" w:rsidRPr="00000000" ns1:paraId="0000104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tempJointPk = path.join(KEYS_DIR, 'temp_joint_pk.bin');</w:t>
      </w:r>
      <w:r w:rsidDel="00000000" w:rsidR="00000000" w:rsidRPr="00000000">
        <w:rPr>
          <w:rtl w:val="0"/>
        </w:rPr>
      </w:r>
    </w:p>
    <w:p w:rsidR="00000000" w:rsidDel="00000000" w:rsidP="00000000" w:rsidRDefault="00000000" w:rsidRPr="00000000" ns1:paraId="0000104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(!isFirstVoter) {</w:t>
      </w:r>
      <w:r w:rsidDel="00000000" w:rsidR="00000000" w:rsidRPr="00000000">
        <w:rPr>
          <w:rtl w:val="0"/>
        </w:rPr>
      </w:r>
    </w:p>
    <w:p w:rsidR="00000000" w:rsidDel="00000000" w:rsidP="00000000" w:rsidRDefault="00000000" w:rsidRPr="00000000" ns1:paraId="0000104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console.log(`[${resolvedId}] Downloading current joint_pk.bin from server...`);</w:t>
      </w:r>
      <w:r w:rsidDel="00000000" w:rsidR="00000000" w:rsidRPr="00000000">
        <w:rPr>
          <w:rtl w:val="0"/>
        </w:rPr>
      </w:r>
    </w:p>
    <w:p w:rsidR="00000000" w:rsidDel="00000000" w:rsidP="00000000" w:rsidRDefault="00000000" w:rsidRPr="00000000" ns1:paraId="0000105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jointPkBuf = await fetchBinary(`${SERVER_URL}/joint_pk`);</w:t>
      </w:r>
      <w:r w:rsidDel="00000000" w:rsidR="00000000" w:rsidRPr="00000000">
        <w:rPr>
          <w:rtl w:val="0"/>
        </w:rPr>
      </w:r>
    </w:p>
    <w:p w:rsidR="00000000" w:rsidDel="00000000" w:rsidP="00000000" w:rsidRDefault="00000000" w:rsidRPr="00000000" ns1:paraId="0000105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fs.writeFileSync(tempJointPk, jointPkBuf);</w:t>
      </w:r>
      <w:r w:rsidDel="00000000" w:rsidR="00000000" w:rsidRPr="00000000">
        <w:rPr>
          <w:rtl w:val="0"/>
        </w:rPr>
      </w:r>
    </w:p>
    <w:p w:rsidR="00000000" w:rsidDel="00000000" w:rsidP="00000000" w:rsidRDefault="00000000" w:rsidRPr="00000000" ns1:paraId="0000105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console.log(`[${resolvedId}] Joint PK downloaded (${jointPkBuf.length} bytes)`);</w:t>
      </w:r>
      <w:r w:rsidDel="00000000" w:rsidR="00000000" w:rsidRPr="00000000">
        <w:rPr>
          <w:rtl w:val="0"/>
        </w:rPr>
      </w:r>
    </w:p>
    <w:p w:rsidR="00000000" w:rsidDel="00000000" w:rsidP="00000000" w:rsidRDefault="00000000" w:rsidRPr="00000000" ns1:paraId="0000105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54">
      <w:pPr>
        <w:spacing w:after="0" w:before="0" w:lineRule="auto"/>
        <w:ind w:left="720" w:firstLine="0"/>
        <w:rPr/>
      </w:pPr>
      <w:r w:rsidDel="00000000" w:rsidR="00000000" w:rsidRPr="00000000">
        <w:rPr>
          <w:rtl w:val="0"/>
        </w:rPr>
      </w:r>
    </w:p>
    <w:p w:rsidR="00000000" w:rsidDel="00000000" w:rsidP="00000000" w:rsidRDefault="00000000" w:rsidRPr="00000000" ns1:paraId="0000105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outSk = path.join(KEYS_DIR, 'secret_key.bin');</w:t>
      </w:r>
      <w:r w:rsidDel="00000000" w:rsidR="00000000" w:rsidRPr="00000000">
        <w:rPr>
          <w:rtl w:val="0"/>
        </w:rPr>
      </w:r>
    </w:p>
    <w:p w:rsidR="00000000" w:rsidDel="00000000" w:rsidP="00000000" w:rsidRDefault="00000000" w:rsidRPr="00000000" ns1:paraId="0000105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outPk = path.join(KEYS_DIR, 'public_key.bin');</w:t>
      </w:r>
      <w:r w:rsidDel="00000000" w:rsidR="00000000" w:rsidRPr="00000000">
        <w:rPr>
          <w:rtl w:val="0"/>
        </w:rPr>
      </w:r>
    </w:p>
    <w:p w:rsidR="00000000" w:rsidDel="00000000" w:rsidP="00000000" w:rsidRDefault="00000000" w:rsidRPr="00000000" ns1:paraId="0000105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paramsFile = path.join(ROOT, 'params', 'crypto_params.bin');</w:t>
      </w:r>
      <w:r w:rsidDel="00000000" w:rsidR="00000000" w:rsidRPr="00000000">
        <w:rPr>
          <w:rtl w:val="0"/>
        </w:rPr>
      </w:r>
    </w:p>
    <w:p w:rsidR="00000000" w:rsidDel="00000000" w:rsidP="00000000" w:rsidRDefault="00000000" w:rsidRPr="00000000" ns1:paraId="0000105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dummyPk = path.join(KEYS_DIR, 'dummy.bin');</w:t>
      </w:r>
      <w:r w:rsidDel="00000000" w:rsidR="00000000" w:rsidRPr="00000000">
        <w:rPr>
          <w:rtl w:val="0"/>
        </w:rPr>
      </w:r>
    </w:p>
    <w:p w:rsidR="00000000" w:rsidDel="00000000" w:rsidP="00000000" w:rsidRDefault="00000000" w:rsidRPr="00000000" ns1:paraId="0000105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(isFirstVoter) {</w:t>
      </w:r>
      <w:r w:rsidDel="00000000" w:rsidR="00000000" w:rsidRPr="00000000">
        <w:rPr>
          <w:rtl w:val="0"/>
        </w:rPr>
      </w:r>
    </w:p>
    <w:p w:rsidR="00000000" w:rsidDel="00000000" w:rsidP="00000000" w:rsidRDefault="00000000" w:rsidRPr="00000000" ns1:paraId="0000105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fs.writeFileSync(dummyPk, Buffer.alloc(0));</w:t>
      </w:r>
      <w:r w:rsidDel="00000000" w:rsidR="00000000" w:rsidRPr="00000000">
        <w:rPr>
          <w:rtl w:val="0"/>
        </w:rPr>
      </w:r>
    </w:p>
    <w:p w:rsidR="00000000" w:rsidDel="00000000" w:rsidP="00000000" w:rsidRDefault="00000000" w:rsidRPr="00000000" ns1:paraId="0000105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5C">
      <w:pPr>
        <w:spacing w:after="0" w:before="0" w:lineRule="auto"/>
        <w:ind w:left="720" w:firstLine="0"/>
        <w:rPr/>
      </w:pPr>
      <w:r w:rsidDel="00000000" w:rsidR="00000000" w:rsidRPr="00000000">
        <w:rPr>
          <w:rtl w:val="0"/>
        </w:rPr>
      </w:r>
    </w:p>
    <w:p w:rsidR="00000000" w:rsidDel="00000000" w:rsidP="00000000" w:rsidRDefault="00000000" w:rsidRPr="00000000" ns1:paraId="0000105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console.log(`[${resolvedId}] Running voter_keygen binary...`);</w:t>
      </w:r>
      <w:r w:rsidDel="00000000" w:rsidR="00000000" w:rsidRPr="00000000">
        <w:rPr>
          <w:rtl w:val="0"/>
        </w:rPr>
      </w:r>
    </w:p>
    <w:p w:rsidR="00000000" w:rsidDel="00000000" w:rsidP="00000000" w:rsidRDefault="00000000" w:rsidRPr="00000000" ns1:paraId="0000105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runBinary('voter_keygen', [</w:t>
      </w:r>
      <w:r w:rsidDel="00000000" w:rsidR="00000000" w:rsidRPr="00000000">
        <w:rPr>
          <w:rtl w:val="0"/>
        </w:rPr>
      </w:r>
    </w:p>
    <w:p w:rsidR="00000000" w:rsidDel="00000000" w:rsidP="00000000" w:rsidRDefault="00000000" w:rsidRPr="00000000" ns1:paraId="0000105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resolvedId,</w:t>
      </w:r>
      <w:r w:rsidDel="00000000" w:rsidR="00000000" w:rsidRPr="00000000">
        <w:rPr>
          <w:rtl w:val="0"/>
        </w:rPr>
      </w:r>
    </w:p>
    <w:p w:rsidR="00000000" w:rsidDel="00000000" w:rsidP="00000000" w:rsidRDefault="00000000" w:rsidRPr="00000000" ns1:paraId="0000106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isFirstVoter ? '1' : '0',</w:t>
      </w:r>
      <w:r w:rsidDel="00000000" w:rsidR="00000000" w:rsidRPr="00000000">
        <w:rPr>
          <w:rtl w:val="0"/>
        </w:rPr>
      </w:r>
    </w:p>
    <w:p w:rsidR="00000000" w:rsidDel="00000000" w:rsidP="00000000" w:rsidRDefault="00000000" w:rsidRPr="00000000" ns1:paraId="0000106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isFirstVoter ? dummyPk : tempJointPk,</w:t>
      </w:r>
      <w:r w:rsidDel="00000000" w:rsidR="00000000" w:rsidRPr="00000000">
        <w:rPr>
          <w:rtl w:val="0"/>
        </w:rPr>
      </w:r>
    </w:p>
    <w:p w:rsidR="00000000" w:rsidDel="00000000" w:rsidP="00000000" w:rsidRDefault="00000000" w:rsidRPr="00000000" ns1:paraId="0000106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outSk,</w:t>
      </w:r>
      <w:r w:rsidDel="00000000" w:rsidR="00000000" w:rsidRPr="00000000">
        <w:rPr>
          <w:rtl w:val="0"/>
        </w:rPr>
      </w:r>
    </w:p>
    <w:p w:rsidR="00000000" w:rsidDel="00000000" w:rsidP="00000000" w:rsidRDefault="00000000" w:rsidRPr="00000000" ns1:paraId="0000106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outPk,</w:t>
      </w:r>
      <w:r w:rsidDel="00000000" w:rsidR="00000000" w:rsidRPr="00000000">
        <w:rPr>
          <w:rtl w:val="0"/>
        </w:rPr>
      </w:r>
    </w:p>
    <w:p w:rsidR="00000000" w:rsidDel="00000000" w:rsidP="00000000" w:rsidRDefault="00000000" w:rsidRPr="00000000" ns1:paraId="0000106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paramsFile</w:t>
      </w:r>
      <w:r w:rsidDel="00000000" w:rsidR="00000000" w:rsidRPr="00000000">
        <w:rPr>
          <w:rtl w:val="0"/>
        </w:rPr>
      </w:r>
    </w:p>
    <w:p w:rsidR="00000000" w:rsidDel="00000000" w:rsidP="00000000" w:rsidRDefault="00000000" w:rsidRPr="00000000" ns1:paraId="0000106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66">
      <w:pPr>
        <w:spacing w:after="0" w:before="0" w:lineRule="auto"/>
        <w:ind w:left="720" w:firstLine="0"/>
        <w:rPr/>
      </w:pPr>
      <w:r w:rsidDel="00000000" w:rsidR="00000000" w:rsidRPr="00000000">
        <w:rPr>
          <w:rtl w:val="0"/>
        </w:rPr>
      </w:r>
    </w:p>
    <w:p w:rsidR="00000000" w:rsidDel="00000000" w:rsidP="00000000" w:rsidRDefault="00000000" w:rsidRPr="00000000" ns1:paraId="0000106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console.log(`[${resolvedId}] Uploading public key share to server...`);</w:t>
      </w:r>
      <w:r w:rsidDel="00000000" w:rsidR="00000000" w:rsidRPr="00000000">
        <w:rPr>
          <w:rtl w:val="0"/>
        </w:rPr>
      </w:r>
    </w:p>
    <w:p w:rsidR="00000000" w:rsidDel="00000000" w:rsidP="00000000" w:rsidRDefault="00000000" w:rsidRPr="00000000" ns1:paraId="0000106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pkBuf = fs.readFileSync(outPk);</w:t>
      </w:r>
      <w:r w:rsidDel="00000000" w:rsidR="00000000" w:rsidRPr="00000000">
        <w:rPr>
          <w:rtl w:val="0"/>
        </w:rPr>
      </w:r>
    </w:p>
    <w:p w:rsidR="00000000" w:rsidDel="00000000" w:rsidP="00000000" w:rsidRDefault="00000000" w:rsidRPr="00000000" ns1:paraId="0000106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await postBinary(`${SERVER_URL}/upload_pk`, pkBuf, {</w:t>
      </w:r>
      <w:r w:rsidDel="00000000" w:rsidR="00000000" w:rsidRPr="00000000">
        <w:rPr>
          <w:rtl w:val="0"/>
        </w:rPr>
      </w:r>
    </w:p>
    <w:p w:rsidR="00000000" w:rsidDel="00000000" w:rsidP="00000000" w:rsidRDefault="00000000" w:rsidRPr="00000000" ns1:paraId="0000106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'Authorization': `Bearer ${authToken}`</w:t>
      </w:r>
      <w:r w:rsidDel="00000000" w:rsidR="00000000" w:rsidRPr="00000000">
        <w:rPr>
          <w:rtl w:val="0"/>
        </w:rPr>
      </w:r>
    </w:p>
    <w:p w:rsidR="00000000" w:rsidDel="00000000" w:rsidP="00000000" w:rsidRDefault="00000000" w:rsidRPr="00000000" ns1:paraId="0000106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6C">
      <w:pPr>
        <w:spacing w:after="0" w:before="0" w:lineRule="auto"/>
        <w:ind w:left="720" w:firstLine="0"/>
        <w:rPr/>
      </w:pPr>
      <w:r w:rsidDel="00000000" w:rsidR="00000000" w:rsidRPr="00000000">
        <w:rPr>
          <w:rtl w:val="0"/>
        </w:rPr>
      </w:r>
    </w:p>
    <w:p w:rsidR="00000000" w:rsidDel="00000000" w:rsidP="00000000" w:rsidRDefault="00000000" w:rsidRPr="00000000" ns1:paraId="0000106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isRegistered = true;</w:t>
      </w:r>
      <w:r w:rsidDel="00000000" w:rsidR="00000000" w:rsidRPr="00000000">
        <w:rPr>
          <w:rtl w:val="0"/>
        </w:rPr>
      </w:r>
    </w:p>
    <w:p w:rsidR="00000000" w:rsidDel="00000000" w:rsidP="00000000" w:rsidRDefault="00000000" w:rsidRPr="00000000" ns1:paraId="0000106E">
      <w:pPr>
        <w:spacing w:after="0" w:before="0" w:lineRule="auto"/>
        <w:ind w:left="720" w:firstLine="0"/>
        <w:rPr/>
      </w:pPr>
      <w:r w:rsidDel="00000000" w:rsidR="00000000" w:rsidRPr="00000000">
        <w:rPr>
          <w:rFonts w:ascii="Arial Unicode MS" w:cs="Arial Unicode MS" w:eastAsia="Arial Unicode MS" w:hAnsi="Arial Unicode MS"/>
          <w:sz w:val="18"/>
          <w:szCs w:val="18"/>
          <w:rtl w:val="0"/>
        </w:rPr>
        <w:t xml:space="preserve">    console.log(`[${resolvedId}] ✓ Registration and key generation complete.`);</w:t>
      </w:r>
      <w:r w:rsidDel="00000000" w:rsidR="00000000" w:rsidRPr="00000000">
        <w:rPr>
          <w:rtl w:val="0"/>
        </w:rPr>
      </w:r>
    </w:p>
    <w:p w:rsidR="00000000" w:rsidDel="00000000" w:rsidP="00000000" w:rsidRDefault="00000000" w:rsidRPr="00000000" ns1:paraId="0000106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 voter_id: resolvedId, isFirst: isFirstVoter };</w:t>
      </w:r>
      <w:r w:rsidDel="00000000" w:rsidR="00000000" w:rsidRPr="00000000">
        <w:rPr>
          <w:rtl w:val="0"/>
        </w:rPr>
      </w:r>
    </w:p>
    <w:p w:rsidR="00000000" w:rsidDel="00000000" w:rsidP="00000000" w:rsidRDefault="00000000" w:rsidRPr="00000000" ns1:paraId="00001070">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1071">
      <w:pPr>
        <w:spacing w:after="0" w:before="0" w:lineRule="auto"/>
        <w:ind w:left="720" w:firstLine="0"/>
        <w:rPr/>
      </w:pPr>
      <w:r w:rsidDel="00000000" w:rsidR="00000000" w:rsidRPr="00000000">
        <w:rPr>
          <w:rtl w:val="0"/>
        </w:rPr>
      </w:r>
    </w:p>
    <w:p w:rsidR="00000000" w:rsidDel="00000000" w:rsidP="00000000" w:rsidRDefault="00000000" w:rsidRPr="00000000" ns1:paraId="00001072">
      <w:pPr>
        <w:spacing w:after="0" w:before="0" w:lineRule="auto"/>
        <w:ind w:left="720" w:firstLine="0"/>
        <w:rPr/>
      </w:pPr>
      <w:r w:rsidDel="00000000" w:rsidR="00000000" w:rsidRPr="00000000">
        <w:rPr>
          <w:rtl w:val="0"/>
        </w:rPr>
      </w:r>
    </w:p>
    <w:p w:rsidR="00000000" w:rsidDel="00000000" w:rsidP="00000000" w:rsidRDefault="00000000" w:rsidRPr="00000000" ns1:paraId="0000107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GET /health ───────────────────────────────────────────────</w:t>
      </w:r>
      <w:r w:rsidDel="00000000" w:rsidR="00000000" w:rsidRPr="00000000">
        <w:rPr>
          <w:rtl w:val="0"/>
        </w:rPr>
      </w:r>
    </w:p>
    <w:p w:rsidR="00000000" w:rsidDel="00000000" w:rsidP="00000000" w:rsidRDefault="00000000" w:rsidRPr="00000000" ns1:paraId="00001074">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app.get('/health', (_req, res) =&gt; {</w:t>
      </w:r>
      <w:r w:rsidDel="00000000" w:rsidR="00000000" w:rsidRPr="00000000">
        <w:rPr>
          <w:rtl w:val="0"/>
        </w:rPr>
      </w:r>
    </w:p>
    <w:p w:rsidR="00000000" w:rsidDel="00000000" w:rsidP="00000000" w:rsidRDefault="00000000" w:rsidRPr="00000000" ns1:paraId="0000107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w:t>
      </w:r>
      <w:r w:rsidDel="00000000" w:rsidR="00000000" w:rsidRPr="00000000">
        <w:rPr>
          <w:rtl w:val="0"/>
        </w:rPr>
      </w:r>
    </w:p>
    <w:p w:rsidR="00000000" w:rsidDel="00000000" w:rsidP="00000000" w:rsidRDefault="00000000" w:rsidRPr="00000000" ns1:paraId="0000107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status: 'ok',</w:t>
      </w:r>
      <w:r w:rsidDel="00000000" w:rsidR="00000000" w:rsidRPr="00000000">
        <w:rPr>
          <w:rtl w:val="0"/>
        </w:rPr>
      </w:r>
    </w:p>
    <w:p w:rsidR="00000000" w:rsidDel="00000000" w:rsidP="00000000" w:rsidRDefault="00000000" w:rsidRPr="00000000" ns1:paraId="0000107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voter:  VOTER_ID,</w:t>
      </w:r>
      <w:r w:rsidDel="00000000" w:rsidR="00000000" w:rsidRPr="00000000">
        <w:rPr>
          <w:rtl w:val="0"/>
        </w:rPr>
      </w:r>
    </w:p>
    <w:p w:rsidR="00000000" w:rsidDel="00000000" w:rsidP="00000000" w:rsidRDefault="00000000" w:rsidRPr="00000000" ns1:paraId="0000107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server: SERVER_URL,</w:t>
      </w:r>
      <w:r w:rsidDel="00000000" w:rsidR="00000000" w:rsidRPr="00000000">
        <w:rPr>
          <w:rtl w:val="0"/>
        </w:rPr>
      </w:r>
    </w:p>
    <w:p w:rsidR="00000000" w:rsidDel="00000000" w:rsidP="00000000" w:rsidRDefault="00000000" w:rsidRPr="00000000" ns1:paraId="0000107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is_registered: isRegistered,</w:t>
      </w:r>
      <w:r w:rsidDel="00000000" w:rsidR="00000000" w:rsidRPr="00000000">
        <w:rPr>
          <w:rtl w:val="0"/>
        </w:rPr>
      </w:r>
    </w:p>
    <w:p w:rsidR="00000000" w:rsidDel="00000000" w:rsidP="00000000" w:rsidRDefault="00000000" w:rsidRPr="00000000" ns1:paraId="0000107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hasVoted,</w:t>
      </w:r>
      <w:r w:rsidDel="00000000" w:rsidR="00000000" w:rsidRPr="00000000">
        <w:rPr>
          <w:rtl w:val="0"/>
        </w:rPr>
      </w:r>
    </w:p>
    <w:p w:rsidR="00000000" w:rsidDel="00000000" w:rsidP="00000000" w:rsidRDefault="00000000" w:rsidRPr="00000000" ns1:paraId="0000107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shareSubmitted,</w:t>
      </w:r>
      <w:r w:rsidDel="00000000" w:rsidR="00000000" w:rsidRPr="00000000">
        <w:rPr>
          <w:rtl w:val="0"/>
        </w:rPr>
      </w:r>
    </w:p>
    <w:p w:rsidR="00000000" w:rsidDel="00000000" w:rsidP="00000000" w:rsidRDefault="00000000" w:rsidRPr="00000000" ns1:paraId="0000107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7D">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107E">
      <w:pPr>
        <w:spacing w:after="0" w:before="0" w:lineRule="auto"/>
        <w:ind w:left="720" w:firstLine="0"/>
        <w:rPr/>
      </w:pPr>
      <w:r w:rsidDel="00000000" w:rsidR="00000000" w:rsidRPr="00000000">
        <w:rPr>
          <w:rtl w:val="0"/>
        </w:rPr>
      </w:r>
    </w:p>
    <w:p w:rsidR="00000000" w:rsidDel="00000000" w:rsidP="00000000" w:rsidRDefault="00000000" w:rsidRPr="00000000" ns1:paraId="0000107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GET /candidates ─────────────────────────────────────────</w:t>
      </w:r>
      <w:r w:rsidDel="00000000" w:rsidR="00000000" w:rsidRPr="00000000">
        <w:rPr>
          <w:rtl w:val="0"/>
        </w:rPr>
      </w:r>
    </w:p>
    <w:p w:rsidR="00000000" w:rsidDel="00000000" w:rsidP="00000000" w:rsidRDefault="00000000" w:rsidRPr="00000000" ns1:paraId="00001080">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app.get('/candidates', async (_req, res) =&gt; {</w:t>
      </w:r>
      <w:r w:rsidDel="00000000" w:rsidR="00000000" w:rsidRPr="00000000">
        <w:rPr>
          <w:rtl w:val="0"/>
        </w:rPr>
      </w:r>
    </w:p>
    <w:p w:rsidR="00000000" w:rsidDel="00000000" w:rsidP="00000000" w:rsidRDefault="00000000" w:rsidRPr="00000000" ns1:paraId="0000108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try {</w:t>
      </w:r>
      <w:r w:rsidDel="00000000" w:rsidR="00000000" w:rsidRPr="00000000">
        <w:rPr>
          <w:rtl w:val="0"/>
        </w:rPr>
      </w:r>
    </w:p>
    <w:p w:rsidR="00000000" w:rsidDel="00000000" w:rsidP="00000000" w:rsidRDefault="00000000" w:rsidRPr="00000000" ns1:paraId="0000108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upstream = await fetch(`${SERVER_URL}/candidates`);</w:t>
      </w:r>
      <w:r w:rsidDel="00000000" w:rsidR="00000000" w:rsidRPr="00000000">
        <w:rPr>
          <w:rtl w:val="0"/>
        </w:rPr>
      </w:r>
    </w:p>
    <w:p w:rsidR="00000000" w:rsidDel="00000000" w:rsidP="00000000" w:rsidRDefault="00000000" w:rsidRPr="00000000" ns1:paraId="0000108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(!upstream.ok) {</w:t>
      </w:r>
      <w:r w:rsidDel="00000000" w:rsidR="00000000" w:rsidRPr="00000000">
        <w:rPr>
          <w:rtl w:val="0"/>
        </w:rPr>
      </w:r>
    </w:p>
    <w:p w:rsidR="00000000" w:rsidDel="00000000" w:rsidP="00000000" w:rsidRDefault="00000000" w:rsidRPr="00000000" ns1:paraId="0000108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text = await upstream.text();</w:t>
      </w:r>
      <w:r w:rsidDel="00000000" w:rsidR="00000000" w:rsidRPr="00000000">
        <w:rPr>
          <w:rtl w:val="0"/>
        </w:rPr>
      </w:r>
    </w:p>
    <w:p w:rsidR="00000000" w:rsidDel="00000000" w:rsidP="00000000" w:rsidRDefault="00000000" w:rsidRPr="00000000" ns1:paraId="0000108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res.status(upstream.status).json({ error: text });</w:t>
      </w:r>
      <w:r w:rsidDel="00000000" w:rsidR="00000000" w:rsidRPr="00000000">
        <w:rPr>
          <w:rtl w:val="0"/>
        </w:rPr>
      </w:r>
    </w:p>
    <w:p w:rsidR="00000000" w:rsidDel="00000000" w:rsidP="00000000" w:rsidRDefault="00000000" w:rsidRPr="00000000" ns1:paraId="0000108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8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data = await upstream.json();</w:t>
      </w:r>
      <w:r w:rsidDel="00000000" w:rsidR="00000000" w:rsidRPr="00000000">
        <w:rPr>
          <w:rtl w:val="0"/>
        </w:rPr>
      </w:r>
    </w:p>
    <w:p w:rsidR="00000000" w:rsidDel="00000000" w:rsidP="00000000" w:rsidRDefault="00000000" w:rsidRPr="00000000" ns1:paraId="0000108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res.json(data);</w:t>
      </w:r>
      <w:r w:rsidDel="00000000" w:rsidR="00000000" w:rsidRPr="00000000">
        <w:rPr>
          <w:rtl w:val="0"/>
        </w:rPr>
      </w:r>
    </w:p>
    <w:p w:rsidR="00000000" w:rsidDel="00000000" w:rsidP="00000000" w:rsidRDefault="00000000" w:rsidRPr="00000000" ns1:paraId="0000108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catch (err) {</w:t>
      </w:r>
      <w:r w:rsidDel="00000000" w:rsidR="00000000" w:rsidRPr="00000000">
        <w:rPr>
          <w:rtl w:val="0"/>
        </w:rPr>
      </w:r>
    </w:p>
    <w:p w:rsidR="00000000" w:rsidDel="00000000" w:rsidP="00000000" w:rsidRDefault="00000000" w:rsidRPr="00000000" ns1:paraId="0000108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console.error(`[${VOTER_ID}] /candidates proxy error:`, err.message);</w:t>
      </w:r>
      <w:r w:rsidDel="00000000" w:rsidR="00000000" w:rsidRPr="00000000">
        <w:rPr>
          <w:rtl w:val="0"/>
        </w:rPr>
      </w:r>
    </w:p>
    <w:p w:rsidR="00000000" w:rsidDel="00000000" w:rsidP="00000000" w:rsidRDefault="00000000" w:rsidRPr="00000000" ns1:paraId="0000108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res.status(502).json({ error: `Cannot reach tally server: ${err.message}` });</w:t>
      </w:r>
      <w:r w:rsidDel="00000000" w:rsidR="00000000" w:rsidRPr="00000000">
        <w:rPr>
          <w:rtl w:val="0"/>
        </w:rPr>
      </w:r>
    </w:p>
    <w:p w:rsidR="00000000" w:rsidDel="00000000" w:rsidP="00000000" w:rsidRDefault="00000000" w:rsidRPr="00000000" ns1:paraId="0000108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8D">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108E">
      <w:pPr>
        <w:spacing w:after="0" w:before="0" w:lineRule="auto"/>
        <w:ind w:left="720" w:firstLine="0"/>
        <w:rPr/>
      </w:pPr>
      <w:r w:rsidDel="00000000" w:rsidR="00000000" w:rsidRPr="00000000">
        <w:rPr>
          <w:rtl w:val="0"/>
        </w:rPr>
      </w:r>
    </w:p>
    <w:p w:rsidR="00000000" w:rsidDel="00000000" w:rsidP="00000000" w:rsidRDefault="00000000" w:rsidRPr="00000000" ns1:paraId="0000108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GET /audit-status ─────────────────────────────────────────</w:t>
      </w:r>
      <w:r w:rsidDel="00000000" w:rsidR="00000000" w:rsidRPr="00000000">
        <w:rPr>
          <w:rtl w:val="0"/>
        </w:rPr>
      </w:r>
    </w:p>
    <w:p w:rsidR="00000000" w:rsidDel="00000000" w:rsidP="00000000" w:rsidRDefault="00000000" w:rsidRPr="00000000" ns1:paraId="00001090">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app.get('/audit-status', async (_req, res) =&gt; {</w:t>
      </w:r>
      <w:r w:rsidDel="00000000" w:rsidR="00000000" w:rsidRPr="00000000">
        <w:rPr>
          <w:rtl w:val="0"/>
        </w:rPr>
      </w:r>
    </w:p>
    <w:p w:rsidR="00000000" w:rsidDel="00000000" w:rsidP="00000000" w:rsidRDefault="00000000" w:rsidRPr="00000000" ns1:paraId="0000109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try {</w:t>
      </w:r>
      <w:r w:rsidDel="00000000" w:rsidR="00000000" w:rsidRPr="00000000">
        <w:rPr>
          <w:rtl w:val="0"/>
        </w:rPr>
      </w:r>
    </w:p>
    <w:p w:rsidR="00000000" w:rsidDel="00000000" w:rsidP="00000000" w:rsidRDefault="00000000" w:rsidRPr="00000000" ns1:paraId="0000109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upstream = await fetch(`${SERVER_URL}/audit-status`);</w:t>
      </w:r>
      <w:r w:rsidDel="00000000" w:rsidR="00000000" w:rsidRPr="00000000">
        <w:rPr>
          <w:rtl w:val="0"/>
        </w:rPr>
      </w:r>
    </w:p>
    <w:p w:rsidR="00000000" w:rsidDel="00000000" w:rsidP="00000000" w:rsidRDefault="00000000" w:rsidRPr="00000000" ns1:paraId="0000109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(!upstream.ok) {</w:t>
      </w:r>
      <w:r w:rsidDel="00000000" w:rsidR="00000000" w:rsidRPr="00000000">
        <w:rPr>
          <w:rtl w:val="0"/>
        </w:rPr>
      </w:r>
    </w:p>
    <w:p w:rsidR="00000000" w:rsidDel="00000000" w:rsidP="00000000" w:rsidRDefault="00000000" w:rsidRPr="00000000" ns1:paraId="0000109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text = await upstream.text();</w:t>
      </w:r>
      <w:r w:rsidDel="00000000" w:rsidR="00000000" w:rsidRPr="00000000">
        <w:rPr>
          <w:rtl w:val="0"/>
        </w:rPr>
      </w:r>
    </w:p>
    <w:p w:rsidR="00000000" w:rsidDel="00000000" w:rsidP="00000000" w:rsidRDefault="00000000" w:rsidRPr="00000000" ns1:paraId="0000109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res.status(upstream.status).json({ error: text });</w:t>
      </w:r>
      <w:r w:rsidDel="00000000" w:rsidR="00000000" w:rsidRPr="00000000">
        <w:rPr>
          <w:rtl w:val="0"/>
        </w:rPr>
      </w:r>
    </w:p>
    <w:p w:rsidR="00000000" w:rsidDel="00000000" w:rsidP="00000000" w:rsidRDefault="00000000" w:rsidRPr="00000000" ns1:paraId="0000109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9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data = await upstream.json();</w:t>
      </w:r>
      <w:r w:rsidDel="00000000" w:rsidR="00000000" w:rsidRPr="00000000">
        <w:rPr>
          <w:rtl w:val="0"/>
        </w:rPr>
      </w:r>
    </w:p>
    <w:p w:rsidR="00000000" w:rsidDel="00000000" w:rsidP="00000000" w:rsidRDefault="00000000" w:rsidRPr="00000000" ns1:paraId="0000109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res.json(data);</w:t>
      </w:r>
      <w:r w:rsidDel="00000000" w:rsidR="00000000" w:rsidRPr="00000000">
        <w:rPr>
          <w:rtl w:val="0"/>
        </w:rPr>
      </w:r>
    </w:p>
    <w:p w:rsidR="00000000" w:rsidDel="00000000" w:rsidP="00000000" w:rsidRDefault="00000000" w:rsidRPr="00000000" ns1:paraId="0000109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catch (err) {</w:t>
      </w:r>
      <w:r w:rsidDel="00000000" w:rsidR="00000000" w:rsidRPr="00000000">
        <w:rPr>
          <w:rtl w:val="0"/>
        </w:rPr>
      </w:r>
    </w:p>
    <w:p w:rsidR="00000000" w:rsidDel="00000000" w:rsidP="00000000" w:rsidRDefault="00000000" w:rsidRPr="00000000" ns1:paraId="0000109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console.error(`[${VOTER_ID}] /audit-status proxy error:`, err.message);</w:t>
      </w:r>
      <w:r w:rsidDel="00000000" w:rsidR="00000000" w:rsidRPr="00000000">
        <w:rPr>
          <w:rtl w:val="0"/>
        </w:rPr>
      </w:r>
    </w:p>
    <w:p w:rsidR="00000000" w:rsidDel="00000000" w:rsidP="00000000" w:rsidRDefault="00000000" w:rsidRPr="00000000" ns1:paraId="0000109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res.status(502).json({ error: `Cannot reach tally server: ${err.message}` });</w:t>
      </w:r>
      <w:r w:rsidDel="00000000" w:rsidR="00000000" w:rsidRPr="00000000">
        <w:rPr>
          <w:rtl w:val="0"/>
        </w:rPr>
      </w:r>
    </w:p>
    <w:p w:rsidR="00000000" w:rsidDel="00000000" w:rsidP="00000000" w:rsidRDefault="00000000" w:rsidRPr="00000000" ns1:paraId="0000109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9D">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109E">
      <w:pPr>
        <w:spacing w:after="0" w:before="0" w:lineRule="auto"/>
        <w:ind w:left="720" w:firstLine="0"/>
        <w:rPr/>
      </w:pPr>
      <w:r w:rsidDel="00000000" w:rsidR="00000000" w:rsidRPr="00000000">
        <w:rPr>
          <w:rtl w:val="0"/>
        </w:rPr>
      </w:r>
    </w:p>
    <w:p w:rsidR="00000000" w:rsidDel="00000000" w:rsidP="00000000" w:rsidRDefault="00000000" w:rsidRPr="00000000" ns1:paraId="0000109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GET /status ───────────────────────────────────────────────</w:t>
      </w:r>
      <w:r w:rsidDel="00000000" w:rsidR="00000000" w:rsidRPr="00000000">
        <w:rPr>
          <w:rtl w:val="0"/>
        </w:rPr>
      </w:r>
    </w:p>
    <w:p w:rsidR="00000000" w:rsidDel="00000000" w:rsidP="00000000" w:rsidRDefault="00000000" w:rsidRPr="00000000" ns1:paraId="000010A0">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app.get('/status', async (_req, res) =&gt; {</w:t>
      </w:r>
      <w:r w:rsidDel="00000000" w:rsidR="00000000" w:rsidRPr="00000000">
        <w:rPr>
          <w:rtl w:val="0"/>
        </w:rPr>
      </w:r>
    </w:p>
    <w:p w:rsidR="00000000" w:rsidDel="00000000" w:rsidP="00000000" w:rsidRDefault="00000000" w:rsidRPr="00000000" ns1:paraId="000010A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hasKeys      = fs.existsSync(path.join(KEYS_DIR, 'public_key.bin')) &amp;&amp; fs.existsSync(path.join(KEYS_DIR, 'secret_key.bin'));</w:t>
      </w:r>
      <w:r w:rsidDel="00000000" w:rsidR="00000000" w:rsidRPr="00000000">
        <w:rPr>
          <w:rtl w:val="0"/>
        </w:rPr>
      </w:r>
    </w:p>
    <w:p w:rsidR="00000000" w:rsidDel="00000000" w:rsidP="00000000" w:rsidRDefault="00000000" w:rsidRPr="00000000" ns1:paraId="000010A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hasVoteFile  = fs.existsSync(path.join(DATA, 'enc_vote.bin'));</w:t>
      </w:r>
      <w:r w:rsidDel="00000000" w:rsidR="00000000" w:rsidRPr="00000000">
        <w:rPr>
          <w:rtl w:val="0"/>
        </w:rPr>
      </w:r>
    </w:p>
    <w:p w:rsidR="00000000" w:rsidDel="00000000" w:rsidP="00000000" w:rsidRDefault="00000000" w:rsidRPr="00000000" ns1:paraId="000010A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hasTally     = fs.existsSync(path.join(TALLY_DIR, 'enc_tally.bin'));</w:t>
      </w:r>
      <w:r w:rsidDel="00000000" w:rsidR="00000000" w:rsidRPr="00000000">
        <w:rPr>
          <w:rtl w:val="0"/>
        </w:rPr>
      </w:r>
    </w:p>
    <w:p w:rsidR="00000000" w:rsidDel="00000000" w:rsidP="00000000" w:rsidRDefault="00000000" w:rsidRPr="00000000" ns1:paraId="000010A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hasShare     = fs.existsSync(path.join(SHARES_DIR, 'my_share.bin'));</w:t>
      </w:r>
      <w:r w:rsidDel="00000000" w:rsidR="00000000" w:rsidRPr="00000000">
        <w:rPr>
          <w:rtl w:val="0"/>
        </w:rPr>
      </w:r>
    </w:p>
    <w:p w:rsidR="00000000" w:rsidDel="00000000" w:rsidP="00000000" w:rsidRDefault="00000000" w:rsidRPr="00000000" ns1:paraId="000010A5">
      <w:pPr>
        <w:spacing w:after="0" w:before="0" w:lineRule="auto"/>
        <w:ind w:left="720" w:firstLine="0"/>
        <w:rPr/>
      </w:pPr>
      <w:r w:rsidDel="00000000" w:rsidR="00000000" w:rsidRPr="00000000">
        <w:rPr>
          <w:rtl w:val="0"/>
        </w:rPr>
      </w:r>
    </w:p>
    <w:p w:rsidR="00000000" w:rsidDel="00000000" w:rsidP="00000000" w:rsidRDefault="00000000" w:rsidRPr="00000000" ns1:paraId="000010A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local = {</w:t>
      </w:r>
      <w:r w:rsidDel="00000000" w:rsidR="00000000" w:rsidRPr="00000000">
        <w:rPr>
          <w:rtl w:val="0"/>
        </w:rPr>
      </w:r>
    </w:p>
    <w:p w:rsidR="00000000" w:rsidDel="00000000" w:rsidP="00000000" w:rsidRDefault="00000000" w:rsidRPr="00000000" ns1:paraId="000010A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voter: VOTER_ID,</w:t>
      </w:r>
      <w:r w:rsidDel="00000000" w:rsidR="00000000" w:rsidRPr="00000000">
        <w:rPr>
          <w:rtl w:val="0"/>
        </w:rPr>
      </w:r>
    </w:p>
    <w:p w:rsidR="00000000" w:rsidDel="00000000" w:rsidP="00000000" w:rsidRDefault="00000000" w:rsidRPr="00000000" ns1:paraId="000010A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server: SERVER_URL,</w:t>
      </w:r>
      <w:r w:rsidDel="00000000" w:rsidR="00000000" w:rsidRPr="00000000">
        <w:rPr>
          <w:rtl w:val="0"/>
        </w:rPr>
      </w:r>
    </w:p>
    <w:p w:rsidR="00000000" w:rsidDel="00000000" w:rsidP="00000000" w:rsidRDefault="00000000" w:rsidRPr="00000000" ns1:paraId="000010A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is_registered: isRegistered,</w:t>
      </w:r>
      <w:r w:rsidDel="00000000" w:rsidR="00000000" w:rsidRPr="00000000">
        <w:rPr>
          <w:rtl w:val="0"/>
        </w:rPr>
      </w:r>
    </w:p>
    <w:p w:rsidR="00000000" w:rsidDel="00000000" w:rsidP="00000000" w:rsidRDefault="00000000" w:rsidRPr="00000000" ns1:paraId="000010A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keys_generated: hasKeys,</w:t>
      </w:r>
      <w:r w:rsidDel="00000000" w:rsidR="00000000" w:rsidRPr="00000000">
        <w:rPr>
          <w:rtl w:val="0"/>
        </w:rPr>
      </w:r>
    </w:p>
    <w:p w:rsidR="00000000" w:rsidDel="00000000" w:rsidP="00000000" w:rsidRDefault="00000000" w:rsidRPr="00000000" ns1:paraId="000010A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vote_encrypted: hasVoteFile,</w:t>
      </w:r>
      <w:r w:rsidDel="00000000" w:rsidR="00000000" w:rsidRPr="00000000">
        <w:rPr>
          <w:rtl w:val="0"/>
        </w:rPr>
      </w:r>
    </w:p>
    <w:p w:rsidR="00000000" w:rsidDel="00000000" w:rsidP="00000000" w:rsidRDefault="00000000" w:rsidRPr="00000000" ns1:paraId="000010A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has_voted: hasVoted,</w:t>
      </w:r>
      <w:r w:rsidDel="00000000" w:rsidR="00000000" w:rsidRPr="00000000">
        <w:rPr>
          <w:rtl w:val="0"/>
        </w:rPr>
      </w:r>
    </w:p>
    <w:p w:rsidR="00000000" w:rsidDel="00000000" w:rsidP="00000000" w:rsidRDefault="00000000" w:rsidRPr="00000000" ns1:paraId="000010A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tally_downloaded: hasTally,</w:t>
      </w:r>
      <w:r w:rsidDel="00000000" w:rsidR="00000000" w:rsidRPr="00000000">
        <w:rPr>
          <w:rtl w:val="0"/>
        </w:rPr>
      </w:r>
    </w:p>
    <w:p w:rsidR="00000000" w:rsidDel="00000000" w:rsidP="00000000" w:rsidRDefault="00000000" w:rsidRPr="00000000" ns1:paraId="000010A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share_submitted: shareSubmitted,</w:t>
      </w:r>
      <w:r w:rsidDel="00000000" w:rsidR="00000000" w:rsidRPr="00000000">
        <w:rPr>
          <w:rtl w:val="0"/>
        </w:rPr>
      </w:r>
    </w:p>
    <w:p w:rsidR="00000000" w:rsidDel="00000000" w:rsidP="00000000" w:rsidRDefault="00000000" w:rsidRPr="00000000" ns1:paraId="000010A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share_produced: hasShare,</w:t>
      </w:r>
      <w:r w:rsidDel="00000000" w:rsidR="00000000" w:rsidRPr="00000000">
        <w:rPr>
          <w:rtl w:val="0"/>
        </w:rPr>
      </w:r>
    </w:p>
    <w:p w:rsidR="00000000" w:rsidDel="00000000" w:rsidP="00000000" w:rsidRDefault="00000000" w:rsidRPr="00000000" ns1:paraId="000010B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B1">
      <w:pPr>
        <w:spacing w:after="0" w:before="0" w:lineRule="auto"/>
        <w:ind w:left="720" w:firstLine="0"/>
        <w:rPr/>
      </w:pPr>
      <w:r w:rsidDel="00000000" w:rsidR="00000000" w:rsidRPr="00000000">
        <w:rPr>
          <w:rtl w:val="0"/>
        </w:rPr>
      </w:r>
    </w:p>
    <w:p w:rsidR="00000000" w:rsidDel="00000000" w:rsidP="00000000" w:rsidRDefault="00000000" w:rsidRPr="00000000" ns1:paraId="000010B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try {</w:t>
      </w:r>
      <w:r w:rsidDel="00000000" w:rsidR="00000000" w:rsidRPr="00000000">
        <w:rPr>
          <w:rtl w:val="0"/>
        </w:rPr>
      </w:r>
    </w:p>
    <w:p w:rsidR="00000000" w:rsidDel="00000000" w:rsidP="00000000" w:rsidRDefault="00000000" w:rsidRPr="00000000" ns1:paraId="000010B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upstream = await fetch(`${SERVER_URL}/status`);</w:t>
      </w:r>
      <w:r w:rsidDel="00000000" w:rsidR="00000000" w:rsidRPr="00000000">
        <w:rPr>
          <w:rtl w:val="0"/>
        </w:rPr>
      </w:r>
    </w:p>
    <w:p w:rsidR="00000000" w:rsidDel="00000000" w:rsidP="00000000" w:rsidRDefault="00000000" w:rsidRPr="00000000" ns1:paraId="000010B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(upstream.ok) {</w:t>
      </w:r>
      <w:r w:rsidDel="00000000" w:rsidR="00000000" w:rsidRPr="00000000">
        <w:rPr>
          <w:rtl w:val="0"/>
        </w:rPr>
      </w:r>
    </w:p>
    <w:p w:rsidR="00000000" w:rsidDel="00000000" w:rsidP="00000000" w:rsidRDefault="00000000" w:rsidRPr="00000000" ns1:paraId="000010B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serverState = await upstream.json();</w:t>
      </w:r>
      <w:r w:rsidDel="00000000" w:rsidR="00000000" w:rsidRPr="00000000">
        <w:rPr>
          <w:rtl w:val="0"/>
        </w:rPr>
      </w:r>
    </w:p>
    <w:p w:rsidR="00000000" w:rsidDel="00000000" w:rsidP="00000000" w:rsidRDefault="00000000" w:rsidRPr="00000000" ns1:paraId="000010B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voters = serverState.voters || [];</w:t>
      </w:r>
      <w:r w:rsidDel="00000000" w:rsidR="00000000" w:rsidRPr="00000000">
        <w:rPr>
          <w:rtl w:val="0"/>
        </w:rPr>
      </w:r>
    </w:p>
    <w:p w:rsidR="00000000" w:rsidDel="00000000" w:rsidP="00000000" w:rsidRDefault="00000000" w:rsidRPr="00000000" ns1:paraId="000010B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(isRegistered &amp;&amp; !voters.includes(VOTER_ID)) {</w:t>
      </w:r>
      <w:r w:rsidDel="00000000" w:rsidR="00000000" w:rsidRPr="00000000">
        <w:rPr>
          <w:rtl w:val="0"/>
        </w:rPr>
      </w:r>
    </w:p>
    <w:p w:rsidR="00000000" w:rsidDel="00000000" w:rsidP="00000000" w:rsidRDefault="00000000" w:rsidRPr="00000000" ns1:paraId="000010B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console.log(`[${VOTER_ID}] Detected server reset (not in voter list). Resetting local client state.`);</w:t>
      </w:r>
      <w:r w:rsidDel="00000000" w:rsidR="00000000" w:rsidRPr="00000000">
        <w:rPr>
          <w:rtl w:val="0"/>
        </w:rPr>
      </w:r>
    </w:p>
    <w:p w:rsidR="00000000" w:rsidDel="00000000" w:rsidP="00000000" w:rsidRDefault="00000000" w:rsidRPr="00000000" ns1:paraId="000010B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resetLocalState();</w:t>
      </w:r>
      <w:r w:rsidDel="00000000" w:rsidR="00000000" w:rsidRPr="00000000">
        <w:rPr>
          <w:rtl w:val="0"/>
        </w:rPr>
      </w:r>
    </w:p>
    <w:p w:rsidR="00000000" w:rsidDel="00000000" w:rsidP="00000000" w:rsidRDefault="00000000" w:rsidRPr="00000000" ns1:paraId="000010B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local.is_registered = false;</w:t>
      </w:r>
      <w:r w:rsidDel="00000000" w:rsidR="00000000" w:rsidRPr="00000000">
        <w:rPr>
          <w:rtl w:val="0"/>
        </w:rPr>
      </w:r>
    </w:p>
    <w:p w:rsidR="00000000" w:rsidDel="00000000" w:rsidP="00000000" w:rsidRDefault="00000000" w:rsidRPr="00000000" ns1:paraId="000010B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local.keys_generated = false;</w:t>
      </w:r>
      <w:r w:rsidDel="00000000" w:rsidR="00000000" w:rsidRPr="00000000">
        <w:rPr>
          <w:rtl w:val="0"/>
        </w:rPr>
      </w:r>
    </w:p>
    <w:p w:rsidR="00000000" w:rsidDel="00000000" w:rsidP="00000000" w:rsidRDefault="00000000" w:rsidRPr="00000000" ns1:paraId="000010B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local.vote_encrypted = false;</w:t>
      </w:r>
      <w:r w:rsidDel="00000000" w:rsidR="00000000" w:rsidRPr="00000000">
        <w:rPr>
          <w:rtl w:val="0"/>
        </w:rPr>
      </w:r>
    </w:p>
    <w:p w:rsidR="00000000" w:rsidDel="00000000" w:rsidP="00000000" w:rsidRDefault="00000000" w:rsidRPr="00000000" ns1:paraId="000010B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local.has_voted = false;</w:t>
      </w:r>
      <w:r w:rsidDel="00000000" w:rsidR="00000000" w:rsidRPr="00000000">
        <w:rPr>
          <w:rtl w:val="0"/>
        </w:rPr>
      </w:r>
    </w:p>
    <w:p w:rsidR="00000000" w:rsidDel="00000000" w:rsidP="00000000" w:rsidRDefault="00000000" w:rsidRPr="00000000" ns1:paraId="000010B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local.tally_downloaded = false;</w:t>
      </w:r>
      <w:r w:rsidDel="00000000" w:rsidR="00000000" w:rsidRPr="00000000">
        <w:rPr>
          <w:rtl w:val="0"/>
        </w:rPr>
      </w:r>
    </w:p>
    <w:p w:rsidR="00000000" w:rsidDel="00000000" w:rsidP="00000000" w:rsidRDefault="00000000" w:rsidRPr="00000000" ns1:paraId="000010B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local.share_submitted = false;</w:t>
      </w:r>
      <w:r w:rsidDel="00000000" w:rsidR="00000000" w:rsidRPr="00000000">
        <w:rPr>
          <w:rtl w:val="0"/>
        </w:rPr>
      </w:r>
    </w:p>
    <w:p w:rsidR="00000000" w:rsidDel="00000000" w:rsidP="00000000" w:rsidRDefault="00000000" w:rsidRPr="00000000" ns1:paraId="000010C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local.share_produced = false;</w:t>
      </w:r>
      <w:r w:rsidDel="00000000" w:rsidR="00000000" w:rsidRPr="00000000">
        <w:rPr>
          <w:rtl w:val="0"/>
        </w:rPr>
      </w:r>
    </w:p>
    <w:p w:rsidR="00000000" w:rsidDel="00000000" w:rsidP="00000000" w:rsidRDefault="00000000" w:rsidRPr="00000000" ns1:paraId="000010C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C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res.json({ ...serverState, ...local });</w:t>
      </w:r>
      <w:r w:rsidDel="00000000" w:rsidR="00000000" w:rsidRPr="00000000">
        <w:rPr>
          <w:rtl w:val="0"/>
        </w:rPr>
      </w:r>
    </w:p>
    <w:p w:rsidR="00000000" w:rsidDel="00000000" w:rsidP="00000000" w:rsidRDefault="00000000" w:rsidRPr="00000000" ns1:paraId="000010C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C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catch (_) { /* server unreachable */ }</w:t>
      </w:r>
      <w:r w:rsidDel="00000000" w:rsidR="00000000" w:rsidRPr="00000000">
        <w:rPr>
          <w:rtl w:val="0"/>
        </w:rPr>
      </w:r>
    </w:p>
    <w:p w:rsidR="00000000" w:rsidDel="00000000" w:rsidP="00000000" w:rsidRDefault="00000000" w:rsidRPr="00000000" ns1:paraId="000010C5">
      <w:pPr>
        <w:spacing w:after="0" w:before="0" w:lineRule="auto"/>
        <w:ind w:left="720" w:firstLine="0"/>
        <w:rPr/>
      </w:pPr>
      <w:r w:rsidDel="00000000" w:rsidR="00000000" w:rsidRPr="00000000">
        <w:rPr>
          <w:rtl w:val="0"/>
        </w:rPr>
      </w:r>
    </w:p>
    <w:p w:rsidR="00000000" w:rsidDel="00000000" w:rsidP="00000000" w:rsidRDefault="00000000" w:rsidRPr="00000000" ns1:paraId="000010C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res.json(local);</w:t>
      </w:r>
      <w:r w:rsidDel="00000000" w:rsidR="00000000" w:rsidRPr="00000000">
        <w:rPr>
          <w:rtl w:val="0"/>
        </w:rPr>
      </w:r>
    </w:p>
    <w:p w:rsidR="00000000" w:rsidDel="00000000" w:rsidP="00000000" w:rsidRDefault="00000000" w:rsidRPr="00000000" ns1:paraId="000010C7">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10C8">
      <w:pPr>
        <w:spacing w:after="0" w:before="0" w:lineRule="auto"/>
        <w:ind w:left="720" w:firstLine="0"/>
        <w:rPr/>
      </w:pPr>
      <w:r w:rsidDel="00000000" w:rsidR="00000000" w:rsidRPr="00000000">
        <w:rPr>
          <w:rtl w:val="0"/>
        </w:rPr>
      </w:r>
    </w:p>
    <w:p w:rsidR="00000000" w:rsidDel="00000000" w:rsidP="00000000" w:rsidRDefault="00000000" w:rsidRPr="00000000" ns1:paraId="000010C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POST /client-register ────────────────────────────────────</w:t>
      </w:r>
      <w:r w:rsidDel="00000000" w:rsidR="00000000" w:rsidRPr="00000000">
        <w:rPr>
          <w:rtl w:val="0"/>
        </w:rPr>
      </w:r>
    </w:p>
    <w:p w:rsidR="00000000" w:rsidDel="00000000" w:rsidP="00000000" w:rsidRDefault="00000000" w:rsidRPr="00000000" ns1:paraId="000010CA">
      <w:pPr>
        <w:spacing w:after="0" w:before="0" w:lineRule="auto"/>
        <w:ind w:left="720" w:firstLine="0"/>
        <w:rPr/>
      </w:pPr>
      <w:r w:rsidDel="00000000" w:rsidR="00000000" w:rsidRPr="00000000">
        <w:rPr>
          <w:rFonts w:ascii="Fira Mono" w:cs="Fira Mono" w:eastAsia="Fira Mono" w:hAnsi="Fira Mono"/>
          <w:sz w:val="18"/>
          <w:szCs w:val="18"/>
          <w:rtl w:val="0"/>
        </w:rPr>
        <w:t xml:space="preserve">// Bridge: browser submits voter PII → we call tally server → run keygen → upload PK</w:t>
      </w:r>
      <w:r w:rsidDel="00000000" w:rsidR="00000000" w:rsidRPr="00000000">
        <w:rPr>
          <w:rtl w:val="0"/>
        </w:rPr>
      </w:r>
    </w:p>
    <w:p w:rsidR="00000000" w:rsidDel="00000000" w:rsidP="00000000" w:rsidRDefault="00000000" w:rsidRPr="00000000" ns1:paraId="000010CB">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app.post('/client-register', async (req, res) =&gt; {</w:t>
      </w:r>
      <w:r w:rsidDel="00000000" w:rsidR="00000000" w:rsidRPr="00000000">
        <w:rPr>
          <w:rtl w:val="0"/>
        </w:rPr>
      </w:r>
    </w:p>
    <w:p w:rsidR="00000000" w:rsidDel="00000000" w:rsidP="00000000" w:rsidRDefault="00000000" w:rsidRPr="00000000" ns1:paraId="000010C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(isRegistered) {</w:t>
      </w:r>
      <w:r w:rsidDel="00000000" w:rsidR="00000000" w:rsidRPr="00000000">
        <w:rPr>
          <w:rtl w:val="0"/>
        </w:rPr>
      </w:r>
    </w:p>
    <w:p w:rsidR="00000000" w:rsidDel="00000000" w:rsidP="00000000" w:rsidRDefault="00000000" w:rsidRPr="00000000" ns1:paraId="000010C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res.status(409).json({ error: 'Already registered in this session.' });</w:t>
      </w:r>
      <w:r w:rsidDel="00000000" w:rsidR="00000000" w:rsidRPr="00000000">
        <w:rPr>
          <w:rtl w:val="0"/>
        </w:rPr>
      </w:r>
    </w:p>
    <w:p w:rsidR="00000000" w:rsidDel="00000000" w:rsidP="00000000" w:rsidRDefault="00000000" w:rsidRPr="00000000" ns1:paraId="000010C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CF">
      <w:pPr>
        <w:spacing w:after="0" w:before="0" w:lineRule="auto"/>
        <w:ind w:left="720" w:firstLine="0"/>
        <w:rPr/>
      </w:pPr>
      <w:r w:rsidDel="00000000" w:rsidR="00000000" w:rsidRPr="00000000">
        <w:rPr>
          <w:rtl w:val="0"/>
        </w:rPr>
      </w:r>
    </w:p>
    <w:p w:rsidR="00000000" w:rsidDel="00000000" w:rsidP="00000000" w:rsidRDefault="00000000" w:rsidRPr="00000000" ns1:paraId="000010D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 full_name, cccd, dob, address, phone } = req.body;</w:t>
      </w:r>
      <w:r w:rsidDel="00000000" w:rsidR="00000000" w:rsidRPr="00000000">
        <w:rPr>
          <w:rtl w:val="0"/>
        </w:rPr>
      </w:r>
    </w:p>
    <w:p w:rsidR="00000000" w:rsidDel="00000000" w:rsidP="00000000" w:rsidRDefault="00000000" w:rsidRPr="00000000" ns1:paraId="000010D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Basic presence checks (full validation is done server-side)</w:t>
      </w:r>
      <w:r w:rsidDel="00000000" w:rsidR="00000000" w:rsidRPr="00000000">
        <w:rPr>
          <w:rtl w:val="0"/>
        </w:rPr>
      </w:r>
    </w:p>
    <w:p w:rsidR="00000000" w:rsidDel="00000000" w:rsidP="00000000" w:rsidRDefault="00000000" w:rsidRPr="00000000" ns1:paraId="000010D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(!full_name || !cccd || !dob || !address) {</w:t>
      </w:r>
      <w:r w:rsidDel="00000000" w:rsidR="00000000" w:rsidRPr="00000000">
        <w:rPr>
          <w:rtl w:val="0"/>
        </w:rPr>
      </w:r>
    </w:p>
    <w:p w:rsidR="00000000" w:rsidDel="00000000" w:rsidP="00000000" w:rsidRDefault="00000000" w:rsidRPr="00000000" ns1:paraId="000010D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res.status(400).json({ error: 'full_name, cccd, dob, and address are required.' });</w:t>
      </w:r>
      <w:r w:rsidDel="00000000" w:rsidR="00000000" w:rsidRPr="00000000">
        <w:rPr>
          <w:rtl w:val="0"/>
        </w:rPr>
      </w:r>
    </w:p>
    <w:p w:rsidR="00000000" w:rsidDel="00000000" w:rsidP="00000000" w:rsidRDefault="00000000" w:rsidRPr="00000000" ns1:paraId="000010D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D5">
      <w:pPr>
        <w:spacing w:after="0" w:before="0" w:lineRule="auto"/>
        <w:ind w:left="720" w:firstLine="0"/>
        <w:rPr/>
      </w:pPr>
      <w:r w:rsidDel="00000000" w:rsidR="00000000" w:rsidRPr="00000000">
        <w:rPr>
          <w:rtl w:val="0"/>
        </w:rPr>
      </w:r>
    </w:p>
    <w:p w:rsidR="00000000" w:rsidDel="00000000" w:rsidP="00000000" w:rsidRDefault="00000000" w:rsidRPr="00000000" ns1:paraId="000010D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try {</w:t>
      </w:r>
      <w:r w:rsidDel="00000000" w:rsidR="00000000" w:rsidRPr="00000000">
        <w:rPr>
          <w:rtl w:val="0"/>
        </w:rPr>
      </w:r>
    </w:p>
    <w:p w:rsidR="00000000" w:rsidDel="00000000" w:rsidP="00000000" w:rsidRDefault="00000000" w:rsidRPr="00000000" ns1:paraId="000010D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result = await registerVoter(full_name, cccd, dob, address, phone);</w:t>
      </w:r>
      <w:r w:rsidDel="00000000" w:rsidR="00000000" w:rsidRPr="00000000">
        <w:rPr>
          <w:rtl w:val="0"/>
        </w:rPr>
      </w:r>
    </w:p>
    <w:p w:rsidR="00000000" w:rsidDel="00000000" w:rsidP="00000000" w:rsidRDefault="00000000" w:rsidRPr="00000000" ns1:paraId="000010D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w:t>
      </w:r>
      <w:r w:rsidDel="00000000" w:rsidR="00000000" w:rsidRPr="00000000">
        <w:rPr>
          <w:rtl w:val="0"/>
        </w:rPr>
      </w:r>
    </w:p>
    <w:p w:rsidR="00000000" w:rsidDel="00000000" w:rsidP="00000000" w:rsidRDefault="00000000" w:rsidRPr="00000000" ns1:paraId="000010D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status: 'ok',</w:t>
      </w:r>
      <w:r w:rsidDel="00000000" w:rsidR="00000000" w:rsidRPr="00000000">
        <w:rPr>
          <w:rtl w:val="0"/>
        </w:rPr>
      </w:r>
    </w:p>
    <w:p w:rsidR="00000000" w:rsidDel="00000000" w:rsidP="00000000" w:rsidRDefault="00000000" w:rsidRPr="00000000" ns1:paraId="000010D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message: 'Voter registered and keys generated successfully.',</w:t>
      </w:r>
      <w:r w:rsidDel="00000000" w:rsidR="00000000" w:rsidRPr="00000000">
        <w:rPr>
          <w:rtl w:val="0"/>
        </w:rPr>
      </w:r>
    </w:p>
    <w:p w:rsidR="00000000" w:rsidDel="00000000" w:rsidP="00000000" w:rsidRDefault="00000000" w:rsidRPr="00000000" ns1:paraId="000010D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voter_id: result.voter_id,</w:t>
      </w:r>
      <w:r w:rsidDel="00000000" w:rsidR="00000000" w:rsidRPr="00000000">
        <w:rPr>
          <w:rtl w:val="0"/>
        </w:rPr>
      </w:r>
    </w:p>
    <w:p w:rsidR="00000000" w:rsidDel="00000000" w:rsidP="00000000" w:rsidRDefault="00000000" w:rsidRPr="00000000" ns1:paraId="000010D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isFirst: result.isFirst</w:t>
      </w:r>
      <w:r w:rsidDel="00000000" w:rsidR="00000000" w:rsidRPr="00000000">
        <w:rPr>
          <w:rtl w:val="0"/>
        </w:rPr>
      </w:r>
    </w:p>
    <w:p w:rsidR="00000000" w:rsidDel="00000000" w:rsidP="00000000" w:rsidRDefault="00000000" w:rsidRPr="00000000" ns1:paraId="000010D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D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catch (err) {</w:t>
      </w:r>
      <w:r w:rsidDel="00000000" w:rsidR="00000000" w:rsidRPr="00000000">
        <w:rPr>
          <w:rtl w:val="0"/>
        </w:rPr>
      </w:r>
    </w:p>
    <w:p w:rsidR="00000000" w:rsidDel="00000000" w:rsidP="00000000" w:rsidRDefault="00000000" w:rsidRPr="00000000" ns1:paraId="000010D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console.error(`[client-register] ERROR:`, err.message);</w:t>
      </w:r>
      <w:r w:rsidDel="00000000" w:rsidR="00000000" w:rsidRPr="00000000">
        <w:rPr>
          <w:rtl w:val="0"/>
        </w:rPr>
      </w:r>
    </w:p>
    <w:p w:rsidR="00000000" w:rsidDel="00000000" w:rsidP="00000000" w:rsidRDefault="00000000" w:rsidRPr="00000000" ns1:paraId="000010E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res.status(400).json({ error: err.message });</w:t>
      </w:r>
      <w:r w:rsidDel="00000000" w:rsidR="00000000" w:rsidRPr="00000000">
        <w:rPr>
          <w:rtl w:val="0"/>
        </w:rPr>
      </w:r>
    </w:p>
    <w:p w:rsidR="00000000" w:rsidDel="00000000" w:rsidP="00000000" w:rsidRDefault="00000000" w:rsidRPr="00000000" ns1:paraId="000010E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E2">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10E3">
      <w:pPr>
        <w:spacing w:after="0" w:before="0" w:lineRule="auto"/>
        <w:ind w:left="720" w:firstLine="0"/>
        <w:rPr/>
      </w:pPr>
      <w:r w:rsidDel="00000000" w:rsidR="00000000" w:rsidRPr="00000000">
        <w:rPr>
          <w:rtl w:val="0"/>
        </w:rPr>
      </w:r>
    </w:p>
    <w:p w:rsidR="00000000" w:rsidDel="00000000" w:rsidP="00000000" w:rsidRDefault="00000000" w:rsidRPr="00000000" ns1:paraId="000010E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POST /vote ───────────────────────────────────────────────</w:t>
      </w:r>
      <w:r w:rsidDel="00000000" w:rsidR="00000000" w:rsidRPr="00000000">
        <w:rPr>
          <w:rtl w:val="0"/>
        </w:rPr>
      </w:r>
    </w:p>
    <w:p w:rsidR="00000000" w:rsidDel="00000000" w:rsidP="00000000" w:rsidRDefault="00000000" w:rsidRPr="00000000" ns1:paraId="000010E5">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app.post('/vote', async (req, res) =&gt; {</w:t>
      </w:r>
      <w:r w:rsidDel="00000000" w:rsidR="00000000" w:rsidRPr="00000000">
        <w:rPr>
          <w:rtl w:val="0"/>
        </w:rPr>
      </w:r>
    </w:p>
    <w:p w:rsidR="00000000" w:rsidDel="00000000" w:rsidP="00000000" w:rsidRDefault="00000000" w:rsidRPr="00000000" ns1:paraId="000010E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(!isRegistered || !authToken) {</w:t>
      </w:r>
      <w:r w:rsidDel="00000000" w:rsidR="00000000" w:rsidRPr="00000000">
        <w:rPr>
          <w:rtl w:val="0"/>
        </w:rPr>
      </w:r>
    </w:p>
    <w:p w:rsidR="00000000" w:rsidDel="00000000" w:rsidP="00000000" w:rsidRDefault="00000000" w:rsidRPr="00000000" ns1:paraId="000010E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res.status(400).json({ error: 'Client registration not completed yet.' });</w:t>
      </w:r>
      <w:r w:rsidDel="00000000" w:rsidR="00000000" w:rsidRPr="00000000">
        <w:rPr>
          <w:rtl w:val="0"/>
        </w:rPr>
      </w:r>
    </w:p>
    <w:p w:rsidR="00000000" w:rsidDel="00000000" w:rsidP="00000000" w:rsidRDefault="00000000" w:rsidRPr="00000000" ns1:paraId="000010E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E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(hasVoted) {</w:t>
      </w:r>
      <w:r w:rsidDel="00000000" w:rsidR="00000000" w:rsidRPr="00000000">
        <w:rPr>
          <w:rtl w:val="0"/>
        </w:rPr>
      </w:r>
    </w:p>
    <w:p w:rsidR="00000000" w:rsidDel="00000000" w:rsidP="00000000" w:rsidRDefault="00000000" w:rsidRPr="00000000" ns1:paraId="000010E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res.status(409).json({ error: 'You have already voted in this session.' });</w:t>
      </w:r>
      <w:r w:rsidDel="00000000" w:rsidR="00000000" w:rsidRPr="00000000">
        <w:rPr>
          <w:rtl w:val="0"/>
        </w:rPr>
      </w:r>
    </w:p>
    <w:p w:rsidR="00000000" w:rsidDel="00000000" w:rsidP="00000000" w:rsidRDefault="00000000" w:rsidRPr="00000000" ns1:paraId="000010E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EC">
      <w:pPr>
        <w:spacing w:after="0" w:before="0" w:lineRule="auto"/>
        <w:ind w:left="720" w:firstLine="0"/>
        <w:rPr/>
      </w:pPr>
      <w:r w:rsidDel="00000000" w:rsidR="00000000" w:rsidRPr="00000000">
        <w:rPr>
          <w:rtl w:val="0"/>
        </w:rPr>
      </w:r>
    </w:p>
    <w:p w:rsidR="00000000" w:rsidDel="00000000" w:rsidP="00000000" w:rsidRDefault="00000000" w:rsidRPr="00000000" ns1:paraId="000010E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let candidateIndex;</w:t>
      </w:r>
      <w:r w:rsidDel="00000000" w:rsidR="00000000" w:rsidRPr="00000000">
        <w:rPr>
          <w:rtl w:val="0"/>
        </w:rPr>
      </w:r>
    </w:p>
    <w:p w:rsidR="00000000" w:rsidDel="00000000" w:rsidP="00000000" w:rsidRDefault="00000000" w:rsidRPr="00000000" ns1:paraId="000010E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(typeof req.body.candidateIndex !== 'undefined') {</w:t>
      </w:r>
      <w:r w:rsidDel="00000000" w:rsidR="00000000" w:rsidRPr="00000000">
        <w:rPr>
          <w:rtl w:val="0"/>
        </w:rPr>
      </w:r>
    </w:p>
    <w:p w:rsidR="00000000" w:rsidDel="00000000" w:rsidP="00000000" w:rsidRDefault="00000000" w:rsidRPr="00000000" ns1:paraId="000010E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candidateIndex = parseInt(req.body.candidateIndex, 10);</w:t>
      </w:r>
      <w:r w:rsidDel="00000000" w:rsidR="00000000" w:rsidRPr="00000000">
        <w:rPr>
          <w:rtl w:val="0"/>
        </w:rPr>
      </w:r>
    </w:p>
    <w:p w:rsidR="00000000" w:rsidDel="00000000" w:rsidP="00000000" w:rsidRDefault="00000000" w:rsidRPr="00000000" ns1:paraId="000010F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(isNaN(candidateIndex) || candidateIndex &lt; 0) {</w:t>
      </w:r>
      <w:r w:rsidDel="00000000" w:rsidR="00000000" w:rsidRPr="00000000">
        <w:rPr>
          <w:rtl w:val="0"/>
        </w:rPr>
      </w:r>
    </w:p>
    <w:p w:rsidR="00000000" w:rsidDel="00000000" w:rsidP="00000000" w:rsidRDefault="00000000" w:rsidRPr="00000000" ns1:paraId="000010F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res.status(400).json({ error: 'candidateIndex must be a non-negative integer' });</w:t>
      </w:r>
      <w:r w:rsidDel="00000000" w:rsidR="00000000" w:rsidRPr="00000000">
        <w:rPr>
          <w:rtl w:val="0"/>
        </w:rPr>
      </w:r>
    </w:p>
    <w:p w:rsidR="00000000" w:rsidDel="00000000" w:rsidP="00000000" w:rsidRDefault="00000000" w:rsidRPr="00000000" ns1:paraId="000010F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F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else {</w:t>
      </w:r>
      <w:r w:rsidDel="00000000" w:rsidR="00000000" w:rsidRPr="00000000">
        <w:rPr>
          <w:rtl w:val="0"/>
        </w:rPr>
      </w:r>
    </w:p>
    <w:p w:rsidR="00000000" w:rsidDel="00000000" w:rsidP="00000000" w:rsidRDefault="00000000" w:rsidRPr="00000000" ns1:paraId="000010F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res.status(400).json({ error: 'candidateIndex (integer) is required' });</w:t>
      </w:r>
      <w:r w:rsidDel="00000000" w:rsidR="00000000" w:rsidRPr="00000000">
        <w:rPr>
          <w:rtl w:val="0"/>
        </w:rPr>
      </w:r>
    </w:p>
    <w:p w:rsidR="00000000" w:rsidDel="00000000" w:rsidP="00000000" w:rsidRDefault="00000000" w:rsidRPr="00000000" ns1:paraId="000010F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0F6">
      <w:pPr>
        <w:spacing w:after="0" w:before="0" w:lineRule="auto"/>
        <w:ind w:left="720" w:firstLine="0"/>
        <w:rPr/>
      </w:pPr>
      <w:r w:rsidDel="00000000" w:rsidR="00000000" w:rsidRPr="00000000">
        <w:rPr>
          <w:rtl w:val="0"/>
        </w:rPr>
      </w:r>
    </w:p>
    <w:p w:rsidR="00000000" w:rsidDel="00000000" w:rsidP="00000000" w:rsidRDefault="00000000" w:rsidRPr="00000000" ns1:paraId="000010F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voteInt = String(candidateIndex);</w:t>
      </w:r>
      <w:r w:rsidDel="00000000" w:rsidR="00000000" w:rsidRPr="00000000">
        <w:rPr>
          <w:rtl w:val="0"/>
        </w:rPr>
      </w:r>
    </w:p>
    <w:p w:rsidR="00000000" w:rsidDel="00000000" w:rsidP="00000000" w:rsidRDefault="00000000" w:rsidRPr="00000000" ns1:paraId="000010F8">
      <w:pPr>
        <w:spacing w:after="0" w:before="0" w:lineRule="auto"/>
        <w:ind w:left="720" w:firstLine="0"/>
        <w:rPr/>
      </w:pPr>
      <w:r w:rsidDel="00000000" w:rsidR="00000000" w:rsidRPr="00000000">
        <w:rPr>
          <w:rtl w:val="0"/>
        </w:rPr>
      </w:r>
    </w:p>
    <w:p w:rsidR="00000000" w:rsidDel="00000000" w:rsidP="00000000" w:rsidRDefault="00000000" w:rsidRPr="00000000" ns1:paraId="000010F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console.log(`\n[${VOTER_ID}] === VOTE PHASE ===`);</w:t>
      </w:r>
      <w:r w:rsidDel="00000000" w:rsidR="00000000" w:rsidRPr="00000000">
        <w:rPr>
          <w:rtl w:val="0"/>
        </w:rPr>
      </w:r>
    </w:p>
    <w:p w:rsidR="00000000" w:rsidDel="00000000" w:rsidP="00000000" w:rsidRDefault="00000000" w:rsidRPr="00000000" ns1:paraId="000010F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console.log(`[${VOTER_ID}] Choice: candidate[${candidateIndex}]`);</w:t>
      </w:r>
      <w:r w:rsidDel="00000000" w:rsidR="00000000" w:rsidRPr="00000000">
        <w:rPr>
          <w:rtl w:val="0"/>
        </w:rPr>
      </w:r>
    </w:p>
    <w:p w:rsidR="00000000" w:rsidDel="00000000" w:rsidP="00000000" w:rsidRDefault="00000000" w:rsidRPr="00000000" ns1:paraId="000010FB">
      <w:pPr>
        <w:spacing w:after="0" w:before="0" w:lineRule="auto"/>
        <w:ind w:left="720" w:firstLine="0"/>
        <w:rPr/>
      </w:pPr>
      <w:r w:rsidDel="00000000" w:rsidR="00000000" w:rsidRPr="00000000">
        <w:rPr>
          <w:rtl w:val="0"/>
        </w:rPr>
      </w:r>
    </w:p>
    <w:p w:rsidR="00000000" w:rsidDel="00000000" w:rsidP="00000000" w:rsidRDefault="00000000" w:rsidRPr="00000000" ns1:paraId="000010F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try {</w:t>
      </w:r>
      <w:r w:rsidDel="00000000" w:rsidR="00000000" w:rsidRPr="00000000">
        <w:rPr>
          <w:rtl w:val="0"/>
        </w:rPr>
      </w:r>
    </w:p>
    <w:p w:rsidR="00000000" w:rsidDel="00000000" w:rsidP="00000000" w:rsidRDefault="00000000" w:rsidRPr="00000000" ns1:paraId="000010F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1. Download current joint_pk.bin to ensure we have the finalized joint key ──</w:t>
      </w:r>
      <w:r w:rsidDel="00000000" w:rsidR="00000000" w:rsidRPr="00000000">
        <w:rPr>
          <w:rtl w:val="0"/>
        </w:rPr>
      </w:r>
    </w:p>
    <w:p w:rsidR="00000000" w:rsidDel="00000000" w:rsidP="00000000" w:rsidRDefault="00000000" w:rsidRPr="00000000" ns1:paraId="000010F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console.log(`[${VOTER_ID}] Downloading current joint_pk.bin from server...`);</w:t>
      </w:r>
      <w:r w:rsidDel="00000000" w:rsidR="00000000" w:rsidRPr="00000000">
        <w:rPr>
          <w:rtl w:val="0"/>
        </w:rPr>
      </w:r>
    </w:p>
    <w:p w:rsidR="00000000" w:rsidDel="00000000" w:rsidP="00000000" w:rsidRDefault="00000000" w:rsidRPr="00000000" ns1:paraId="000010F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jointPkBuf = await fetchBinary(`${SERVER_URL}/joint_pk`);</w:t>
      </w:r>
      <w:r w:rsidDel="00000000" w:rsidR="00000000" w:rsidRPr="00000000">
        <w:rPr>
          <w:rtl w:val="0"/>
        </w:rPr>
      </w:r>
    </w:p>
    <w:p w:rsidR="00000000" w:rsidDel="00000000" w:rsidP="00000000" w:rsidRDefault="00000000" w:rsidRPr="00000000" ns1:paraId="0000110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tempJointPk = path.join(KEYS_DIR, 'temp_joint_pk.bin');</w:t>
      </w:r>
      <w:r w:rsidDel="00000000" w:rsidR="00000000" w:rsidRPr="00000000">
        <w:rPr>
          <w:rtl w:val="0"/>
        </w:rPr>
      </w:r>
    </w:p>
    <w:p w:rsidR="00000000" w:rsidDel="00000000" w:rsidP="00000000" w:rsidRDefault="00000000" w:rsidRPr="00000000" ns1:paraId="0000110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fs.writeFileSync(tempJointPk, jointPkBuf);</w:t>
      </w:r>
      <w:r w:rsidDel="00000000" w:rsidR="00000000" w:rsidRPr="00000000">
        <w:rPr>
          <w:rtl w:val="0"/>
        </w:rPr>
      </w:r>
    </w:p>
    <w:p w:rsidR="00000000" w:rsidDel="00000000" w:rsidP="00000000" w:rsidRDefault="00000000" w:rsidRPr="00000000" ns1:paraId="0000110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console.log(`[${VOTER_ID}] Joint PK downloaded (${jointPkBuf.length} bytes)`);</w:t>
      </w:r>
      <w:r w:rsidDel="00000000" w:rsidR="00000000" w:rsidRPr="00000000">
        <w:rPr>
          <w:rtl w:val="0"/>
        </w:rPr>
      </w:r>
    </w:p>
    <w:p w:rsidR="00000000" w:rsidDel="00000000" w:rsidP="00000000" w:rsidRDefault="00000000" w:rsidRPr="00000000" ns1:paraId="00001103">
      <w:pPr>
        <w:spacing w:after="0" w:before="0" w:lineRule="auto"/>
        <w:ind w:left="720" w:firstLine="0"/>
        <w:rPr/>
      </w:pPr>
      <w:r w:rsidDel="00000000" w:rsidR="00000000" w:rsidRPr="00000000">
        <w:rPr>
          <w:rtl w:val="0"/>
        </w:rPr>
      </w:r>
    </w:p>
    <w:p w:rsidR="00000000" w:rsidDel="00000000" w:rsidP="00000000" w:rsidRDefault="00000000" w:rsidRPr="00000000" ns1:paraId="0000110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2. Encrypt vote via C++ binary ──────────────────</w:t>
      </w:r>
      <w:r w:rsidDel="00000000" w:rsidR="00000000" w:rsidRPr="00000000">
        <w:rPr>
          <w:rtl w:val="0"/>
        </w:rPr>
      </w:r>
    </w:p>
    <w:p w:rsidR="00000000" w:rsidDel="00000000" w:rsidP="00000000" w:rsidRDefault="00000000" w:rsidRPr="00000000" ns1:paraId="0000110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outEncVote = path.join(DATA, 'enc_vote.bin');</w:t>
      </w:r>
      <w:r w:rsidDel="00000000" w:rsidR="00000000" w:rsidRPr="00000000">
        <w:rPr>
          <w:rtl w:val="0"/>
        </w:rPr>
      </w:r>
    </w:p>
    <w:p w:rsidR="00000000" w:rsidDel="00000000" w:rsidP="00000000" w:rsidRDefault="00000000" w:rsidRPr="00000000" ns1:paraId="0000110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paramsFile = path.join(ROOT, 'params', 'crypto_params.bin');</w:t>
      </w:r>
      <w:r w:rsidDel="00000000" w:rsidR="00000000" w:rsidRPr="00000000">
        <w:rPr>
          <w:rtl w:val="0"/>
        </w:rPr>
      </w:r>
    </w:p>
    <w:p w:rsidR="00000000" w:rsidDel="00000000" w:rsidP="00000000" w:rsidRDefault="00000000" w:rsidRPr="00000000" ns1:paraId="0000110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console.log(`[${VOTER_ID}] Running encrypt_vote ${voteInt}...`);</w:t>
      </w:r>
      <w:r w:rsidDel="00000000" w:rsidR="00000000" w:rsidRPr="00000000">
        <w:rPr>
          <w:rtl w:val="0"/>
        </w:rPr>
      </w:r>
    </w:p>
    <w:p w:rsidR="00000000" w:rsidDel="00000000" w:rsidP="00000000" w:rsidRDefault="00000000" w:rsidRPr="00000000" ns1:paraId="0000110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runBinary('encrypt_vote', [voteInt, tempJointPk, outEncVote, paramsFile]);</w:t>
      </w:r>
      <w:r w:rsidDel="00000000" w:rsidR="00000000" w:rsidRPr="00000000">
        <w:rPr>
          <w:rtl w:val="0"/>
        </w:rPr>
      </w:r>
    </w:p>
    <w:p w:rsidR="00000000" w:rsidDel="00000000" w:rsidP="00000000" w:rsidRDefault="00000000" w:rsidRPr="00000000" ns1:paraId="00001109">
      <w:pPr>
        <w:spacing w:after="0" w:before="0" w:lineRule="auto"/>
        <w:ind w:left="720" w:firstLine="0"/>
        <w:rPr/>
      </w:pPr>
      <w:r w:rsidDel="00000000" w:rsidR="00000000" w:rsidRPr="00000000">
        <w:rPr>
          <w:rtl w:val="0"/>
        </w:rPr>
      </w:r>
    </w:p>
    <w:p w:rsidR="00000000" w:rsidDel="00000000" w:rsidP="00000000" w:rsidRDefault="00000000" w:rsidRPr="00000000" ns1:paraId="0000110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(!fs.existsSync(outEncVote)) {</w:t>
      </w:r>
      <w:r w:rsidDel="00000000" w:rsidR="00000000" w:rsidRPr="00000000">
        <w:rPr>
          <w:rtl w:val="0"/>
        </w:rPr>
      </w:r>
    </w:p>
    <w:p w:rsidR="00000000" w:rsidDel="00000000" w:rsidP="00000000" w:rsidRDefault="00000000" w:rsidRPr="00000000" ns1:paraId="0000110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res.status(500).json({ error: 'Ciphertext file not produced by encrypt_vote.' });</w:t>
      </w:r>
      <w:r w:rsidDel="00000000" w:rsidR="00000000" w:rsidRPr="00000000">
        <w:rPr>
          <w:rtl w:val="0"/>
        </w:rPr>
      </w:r>
    </w:p>
    <w:p w:rsidR="00000000" w:rsidDel="00000000" w:rsidP="00000000" w:rsidRDefault="00000000" w:rsidRPr="00000000" ns1:paraId="0000110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10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cipherBuf = fs.readFileSync(outEncVote);</w:t>
      </w:r>
      <w:r w:rsidDel="00000000" w:rsidR="00000000" w:rsidRPr="00000000">
        <w:rPr>
          <w:rtl w:val="0"/>
        </w:rPr>
      </w:r>
    </w:p>
    <w:p w:rsidR="00000000" w:rsidDel="00000000" w:rsidP="00000000" w:rsidRDefault="00000000" w:rsidRPr="00000000" ns1:paraId="0000110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console.log(`[${VOTER_ID}] Ciphertext: ${cipherBuf.length} bytes`);</w:t>
      </w:r>
      <w:r w:rsidDel="00000000" w:rsidR="00000000" w:rsidRPr="00000000">
        <w:rPr>
          <w:rtl w:val="0"/>
        </w:rPr>
      </w:r>
    </w:p>
    <w:p w:rsidR="00000000" w:rsidDel="00000000" w:rsidP="00000000" w:rsidRDefault="00000000" w:rsidRPr="00000000" ns1:paraId="0000110F">
      <w:pPr>
        <w:spacing w:after="0" w:before="0" w:lineRule="auto"/>
        <w:ind w:left="720" w:firstLine="0"/>
        <w:rPr/>
      </w:pPr>
      <w:r w:rsidDel="00000000" w:rsidR="00000000" w:rsidRPr="00000000">
        <w:rPr>
          <w:rtl w:val="0"/>
        </w:rPr>
      </w:r>
    </w:p>
    <w:p w:rsidR="00000000" w:rsidDel="00000000" w:rsidP="00000000" w:rsidRDefault="00000000" w:rsidRPr="00000000" ns1:paraId="0000111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Generate nonce and commitment H(candidateIndex + ":" + nonce)</w:t>
      </w:r>
      <w:r w:rsidDel="00000000" w:rsidR="00000000" w:rsidRPr="00000000">
        <w:rPr>
          <w:rtl w:val="0"/>
        </w:rPr>
      </w:r>
    </w:p>
    <w:p w:rsidR="00000000" w:rsidDel="00000000" w:rsidP="00000000" w:rsidRDefault="00000000" w:rsidRPr="00000000" ns1:paraId="0000111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nonce = crypto.randomBytes(16).toString('hex');</w:t>
      </w:r>
      <w:r w:rsidDel="00000000" w:rsidR="00000000" w:rsidRPr="00000000">
        <w:rPr>
          <w:rtl w:val="0"/>
        </w:rPr>
      </w:r>
    </w:p>
    <w:p w:rsidR="00000000" w:rsidDel="00000000" w:rsidP="00000000" w:rsidRDefault="00000000" w:rsidRPr="00000000" ns1:paraId="0000111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commitment = crypto.createHash('sha256').update(candidateIndex + ':' + nonce).digest('hex');</w:t>
      </w:r>
      <w:r w:rsidDel="00000000" w:rsidR="00000000" w:rsidRPr="00000000">
        <w:rPr>
          <w:rtl w:val="0"/>
        </w:rPr>
      </w:r>
    </w:p>
    <w:p w:rsidR="00000000" w:rsidDel="00000000" w:rsidP="00000000" w:rsidRDefault="00000000" w:rsidRPr="00000000" ns1:paraId="0000111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fs.writeFileSync(path.join(DATA, 'ballot_commitment.json'), JSON.stringify({</w:t>
      </w:r>
      <w:r w:rsidDel="00000000" w:rsidR="00000000" w:rsidRPr="00000000">
        <w:rPr>
          <w:rtl w:val="0"/>
        </w:rPr>
      </w:r>
    </w:p>
    <w:p w:rsidR="00000000" w:rsidDel="00000000" w:rsidP="00000000" w:rsidRDefault="00000000" w:rsidRPr="00000000" ns1:paraId="0000111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candidateIndex,</w:t>
      </w:r>
      <w:r w:rsidDel="00000000" w:rsidR="00000000" w:rsidRPr="00000000">
        <w:rPr>
          <w:rtl w:val="0"/>
        </w:rPr>
      </w:r>
    </w:p>
    <w:p w:rsidR="00000000" w:rsidDel="00000000" w:rsidP="00000000" w:rsidRDefault="00000000" w:rsidRPr="00000000" ns1:paraId="0000111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nonce,</w:t>
      </w:r>
      <w:r w:rsidDel="00000000" w:rsidR="00000000" w:rsidRPr="00000000">
        <w:rPr>
          <w:rtl w:val="0"/>
        </w:rPr>
      </w:r>
    </w:p>
    <w:p w:rsidR="00000000" w:rsidDel="00000000" w:rsidP="00000000" w:rsidRDefault="00000000" w:rsidRPr="00000000" ns1:paraId="0000111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commitment</w:t>
      </w:r>
      <w:r w:rsidDel="00000000" w:rsidR="00000000" w:rsidRPr="00000000">
        <w:rPr>
          <w:rtl w:val="0"/>
        </w:rPr>
      </w:r>
    </w:p>
    <w:p w:rsidR="00000000" w:rsidDel="00000000" w:rsidP="00000000" w:rsidRDefault="00000000" w:rsidRPr="00000000" ns1:paraId="0000111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null, 2));</w:t>
      </w:r>
      <w:r w:rsidDel="00000000" w:rsidR="00000000" w:rsidRPr="00000000">
        <w:rPr>
          <w:rtl w:val="0"/>
        </w:rPr>
      </w:r>
    </w:p>
    <w:p w:rsidR="00000000" w:rsidDel="00000000" w:rsidP="00000000" w:rsidRDefault="00000000" w:rsidRPr="00000000" ns1:paraId="0000111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console.log(`[${VOTER_ID}] Generated ballot commitment: ${commitment}`);</w:t>
      </w:r>
      <w:r w:rsidDel="00000000" w:rsidR="00000000" w:rsidRPr="00000000">
        <w:rPr>
          <w:rtl w:val="0"/>
        </w:rPr>
      </w:r>
    </w:p>
    <w:p w:rsidR="00000000" w:rsidDel="00000000" w:rsidP="00000000" w:rsidRDefault="00000000" w:rsidRPr="00000000" ns1:paraId="00001119">
      <w:pPr>
        <w:spacing w:after="0" w:before="0" w:lineRule="auto"/>
        <w:ind w:left="720" w:firstLine="0"/>
        <w:rPr/>
      </w:pPr>
      <w:r w:rsidDel="00000000" w:rsidR="00000000" w:rsidRPr="00000000">
        <w:rPr>
          <w:rtl w:val="0"/>
        </w:rPr>
      </w:r>
    </w:p>
    <w:p w:rsidR="00000000" w:rsidDel="00000000" w:rsidP="00000000" w:rsidRDefault="00000000" w:rsidRPr="00000000" ns1:paraId="0000111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3. Send to tally server with authentication ──────────────────</w:t>
      </w:r>
      <w:r w:rsidDel="00000000" w:rsidR="00000000" w:rsidRPr="00000000">
        <w:rPr>
          <w:rtl w:val="0"/>
        </w:rPr>
      </w:r>
    </w:p>
    <w:p w:rsidR="00000000" w:rsidDel="00000000" w:rsidP="00000000" w:rsidRDefault="00000000" w:rsidRPr="00000000" ns1:paraId="0000111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console.log(`[${VOTER_ID}] Sending to ${SERVER_URL}/vote ...`);</w:t>
      </w:r>
      <w:r w:rsidDel="00000000" w:rsidR="00000000" w:rsidRPr="00000000">
        <w:rPr>
          <w:rtl w:val="0"/>
        </w:rPr>
      </w:r>
    </w:p>
    <w:p w:rsidR="00000000" w:rsidDel="00000000" w:rsidP="00000000" w:rsidRDefault="00000000" w:rsidRPr="00000000" ns1:paraId="0000111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data = await postBinary(`${SERVER_URL}/vote`, cipherBuf, {</w:t>
      </w:r>
      <w:r w:rsidDel="00000000" w:rsidR="00000000" w:rsidRPr="00000000">
        <w:rPr>
          <w:rtl w:val="0"/>
        </w:rPr>
      </w:r>
    </w:p>
    <w:p w:rsidR="00000000" w:rsidDel="00000000" w:rsidP="00000000" w:rsidRDefault="00000000" w:rsidRPr="00000000" ns1:paraId="0000111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'Authorization': `Bearer ${authToken}`,</w:t>
      </w:r>
      <w:r w:rsidDel="00000000" w:rsidR="00000000" w:rsidRPr="00000000">
        <w:rPr>
          <w:rtl w:val="0"/>
        </w:rPr>
      </w:r>
    </w:p>
    <w:p w:rsidR="00000000" w:rsidDel="00000000" w:rsidP="00000000" w:rsidRDefault="00000000" w:rsidRPr="00000000" ns1:paraId="0000111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'X-Ballot-Commitment': commitment</w:t>
      </w:r>
      <w:r w:rsidDel="00000000" w:rsidR="00000000" w:rsidRPr="00000000">
        <w:rPr>
          <w:rtl w:val="0"/>
        </w:rPr>
      </w:r>
    </w:p>
    <w:p w:rsidR="00000000" w:rsidDel="00000000" w:rsidP="00000000" w:rsidRDefault="00000000" w:rsidRPr="00000000" ns1:paraId="0000111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120">
      <w:pPr>
        <w:spacing w:after="0" w:before="0" w:lineRule="auto"/>
        <w:ind w:left="720" w:firstLine="0"/>
        <w:rPr/>
      </w:pPr>
      <w:r w:rsidDel="00000000" w:rsidR="00000000" w:rsidRPr="00000000">
        <w:rPr>
          <w:rtl w:val="0"/>
        </w:rPr>
      </w:r>
    </w:p>
    <w:p w:rsidR="00000000" w:rsidDel="00000000" w:rsidP="00000000" w:rsidRDefault="00000000" w:rsidRPr="00000000" ns1:paraId="0000112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hasVoted = true;</w:t>
      </w:r>
      <w:r w:rsidDel="00000000" w:rsidR="00000000" w:rsidRPr="00000000">
        <w:rPr>
          <w:rtl w:val="0"/>
        </w:rPr>
      </w:r>
    </w:p>
    <w:p w:rsidR="00000000" w:rsidDel="00000000" w:rsidP="00000000" w:rsidRDefault="00000000" w:rsidRPr="00000000" ns1:paraId="00001122">
      <w:pPr>
        <w:spacing w:after="0" w:before="0" w:lineRule="auto"/>
        <w:ind w:left="720" w:firstLine="0"/>
        <w:rPr/>
      </w:pPr>
      <w:r w:rsidDel="00000000" w:rsidR="00000000" w:rsidRPr="00000000">
        <w:rPr>
          <w:rFonts w:ascii="Arial Unicode MS" w:cs="Arial Unicode MS" w:eastAsia="Arial Unicode MS" w:hAnsi="Arial Unicode MS"/>
          <w:sz w:val="18"/>
          <w:szCs w:val="18"/>
          <w:rtl w:val="0"/>
        </w:rPr>
        <w:t xml:space="preserve">        console.log(`[${VOTER_ID}] ✓ Vote sent. Server: ${data.message}`);</w:t>
      </w:r>
      <w:r w:rsidDel="00000000" w:rsidR="00000000" w:rsidRPr="00000000">
        <w:rPr>
          <w:rtl w:val="0"/>
        </w:rPr>
      </w:r>
    </w:p>
    <w:p w:rsidR="00000000" w:rsidDel="00000000" w:rsidP="00000000" w:rsidRDefault="00000000" w:rsidRPr="00000000" ns1:paraId="00001123">
      <w:pPr>
        <w:spacing w:after="0" w:before="0" w:lineRule="auto"/>
        <w:ind w:left="720" w:firstLine="0"/>
        <w:rPr/>
      </w:pPr>
      <w:r w:rsidDel="00000000" w:rsidR="00000000" w:rsidRPr="00000000">
        <w:rPr>
          <w:rtl w:val="0"/>
        </w:rPr>
      </w:r>
    </w:p>
    <w:p w:rsidR="00000000" w:rsidDel="00000000" w:rsidP="00000000" w:rsidRDefault="00000000" w:rsidRPr="00000000" ns1:paraId="0000112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w:t>
      </w:r>
      <w:r w:rsidDel="00000000" w:rsidR="00000000" w:rsidRPr="00000000">
        <w:rPr>
          <w:rtl w:val="0"/>
        </w:rPr>
      </w:r>
    </w:p>
    <w:p w:rsidR="00000000" w:rsidDel="00000000" w:rsidP="00000000" w:rsidRDefault="00000000" w:rsidRPr="00000000" ns1:paraId="0000112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status:  'ok',</w:t>
      </w:r>
      <w:r w:rsidDel="00000000" w:rsidR="00000000" w:rsidRPr="00000000">
        <w:rPr>
          <w:rtl w:val="0"/>
        </w:rPr>
      </w:r>
    </w:p>
    <w:p w:rsidR="00000000" w:rsidDel="00000000" w:rsidP="00000000" w:rsidRDefault="00000000" w:rsidRPr="00000000" ns1:paraId="0000112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message: `Your vote for candidate[${candidateIndex}] was encrypted and sent.`,</w:t>
      </w:r>
      <w:r w:rsidDel="00000000" w:rsidR="00000000" w:rsidRPr="00000000">
        <w:rPr>
          <w:rtl w:val="0"/>
        </w:rPr>
      </w:r>
    </w:p>
    <w:p w:rsidR="00000000" w:rsidDel="00000000" w:rsidP="00000000" w:rsidRDefault="00000000" w:rsidRPr="00000000" ns1:paraId="0000112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server:  data,</w:t>
      </w:r>
      <w:r w:rsidDel="00000000" w:rsidR="00000000" w:rsidRPr="00000000">
        <w:rPr>
          <w:rtl w:val="0"/>
        </w:rPr>
      </w:r>
    </w:p>
    <w:p w:rsidR="00000000" w:rsidDel="00000000" w:rsidP="00000000" w:rsidRDefault="00000000" w:rsidRPr="00000000" ns1:paraId="0000112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129">
      <w:pPr>
        <w:spacing w:after="0" w:before="0" w:lineRule="auto"/>
        <w:ind w:left="720" w:firstLine="0"/>
        <w:rPr/>
      </w:pPr>
      <w:r w:rsidDel="00000000" w:rsidR="00000000" w:rsidRPr="00000000">
        <w:rPr>
          <w:rtl w:val="0"/>
        </w:rPr>
      </w:r>
    </w:p>
    <w:p w:rsidR="00000000" w:rsidDel="00000000" w:rsidP="00000000" w:rsidRDefault="00000000" w:rsidRPr="00000000" ns1:paraId="0000112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catch (err) {</w:t>
      </w:r>
      <w:r w:rsidDel="00000000" w:rsidR="00000000" w:rsidRPr="00000000">
        <w:rPr>
          <w:rtl w:val="0"/>
        </w:rPr>
      </w:r>
    </w:p>
    <w:p w:rsidR="00000000" w:rsidDel="00000000" w:rsidP="00000000" w:rsidRDefault="00000000" w:rsidRPr="00000000" ns1:paraId="0000112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console.error(`[${VOTER_ID}] ERROR in /vote:`, err.message);</w:t>
      </w:r>
      <w:r w:rsidDel="00000000" w:rsidR="00000000" w:rsidRPr="00000000">
        <w:rPr>
          <w:rtl w:val="0"/>
        </w:rPr>
      </w:r>
    </w:p>
    <w:p w:rsidR="00000000" w:rsidDel="00000000" w:rsidP="00000000" w:rsidRDefault="00000000" w:rsidRPr="00000000" ns1:paraId="0000112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res.status(500).json({ error: err.message });</w:t>
      </w:r>
      <w:r w:rsidDel="00000000" w:rsidR="00000000" w:rsidRPr="00000000">
        <w:rPr>
          <w:rtl w:val="0"/>
        </w:rPr>
      </w:r>
    </w:p>
    <w:p w:rsidR="00000000" w:rsidDel="00000000" w:rsidP="00000000" w:rsidRDefault="00000000" w:rsidRPr="00000000" ns1:paraId="0000112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12E">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112F">
      <w:pPr>
        <w:spacing w:after="0" w:before="0" w:lineRule="auto"/>
        <w:ind w:left="720" w:firstLine="0"/>
        <w:rPr/>
      </w:pPr>
      <w:r w:rsidDel="00000000" w:rsidR="00000000" w:rsidRPr="00000000">
        <w:rPr>
          <w:rtl w:val="0"/>
        </w:rPr>
      </w:r>
    </w:p>
    <w:p w:rsidR="00000000" w:rsidDel="00000000" w:rsidP="00000000" w:rsidRDefault="00000000" w:rsidRPr="00000000" ns1:paraId="0000113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POST /client-reveal ───────────────────────────────────────</w:t>
      </w:r>
      <w:r w:rsidDel="00000000" w:rsidR="00000000" w:rsidRPr="00000000">
        <w:rPr>
          <w:rtl w:val="0"/>
        </w:rPr>
      </w:r>
    </w:p>
    <w:p w:rsidR="00000000" w:rsidDel="00000000" w:rsidP="00000000" w:rsidRDefault="00000000" w:rsidRPr="00000000" ns1:paraId="0000113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Reads ballot_commitment.json and sends it anonymously to the server</w:t>
      </w:r>
      <w:r w:rsidDel="00000000" w:rsidR="00000000" w:rsidRPr="00000000">
        <w:rPr>
          <w:rtl w:val="0"/>
        </w:rPr>
      </w:r>
    </w:p>
    <w:p w:rsidR="00000000" w:rsidDel="00000000" w:rsidP="00000000" w:rsidRDefault="00000000" w:rsidRPr="00000000" ns1:paraId="00001132">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app.post('/client-reveal', async (req, res) =&gt; {</w:t>
      </w:r>
      <w:r w:rsidDel="00000000" w:rsidR="00000000" w:rsidRPr="00000000">
        <w:rPr>
          <w:rtl w:val="0"/>
        </w:rPr>
      </w:r>
    </w:p>
    <w:p w:rsidR="00000000" w:rsidDel="00000000" w:rsidP="00000000" w:rsidRDefault="00000000" w:rsidRPr="00000000" ns1:paraId="0000113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commitmentFile = path.join(DATA, 'ballot_commitment.json');</w:t>
      </w:r>
      <w:r w:rsidDel="00000000" w:rsidR="00000000" w:rsidRPr="00000000">
        <w:rPr>
          <w:rtl w:val="0"/>
        </w:rPr>
      </w:r>
    </w:p>
    <w:p w:rsidR="00000000" w:rsidDel="00000000" w:rsidP="00000000" w:rsidRDefault="00000000" w:rsidRPr="00000000" ns1:paraId="0000113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(!fs.existsSync(commitmentFile)) {</w:t>
      </w:r>
      <w:r w:rsidDel="00000000" w:rsidR="00000000" w:rsidRPr="00000000">
        <w:rPr>
          <w:rtl w:val="0"/>
        </w:rPr>
      </w:r>
    </w:p>
    <w:p w:rsidR="00000000" w:rsidDel="00000000" w:rsidP="00000000" w:rsidRDefault="00000000" w:rsidRPr="00000000" ns1:paraId="0000113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res.status(404).json({ error: 'No ballot commitment found on this client.' });</w:t>
      </w:r>
      <w:r w:rsidDel="00000000" w:rsidR="00000000" w:rsidRPr="00000000">
        <w:rPr>
          <w:rtl w:val="0"/>
        </w:rPr>
      </w:r>
    </w:p>
    <w:p w:rsidR="00000000" w:rsidDel="00000000" w:rsidP="00000000" w:rsidRDefault="00000000" w:rsidRPr="00000000" ns1:paraId="0000113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13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try {</w:t>
      </w:r>
      <w:r w:rsidDel="00000000" w:rsidR="00000000" w:rsidRPr="00000000">
        <w:rPr>
          <w:rtl w:val="0"/>
        </w:rPr>
      </w:r>
    </w:p>
    <w:p w:rsidR="00000000" w:rsidDel="00000000" w:rsidP="00000000" w:rsidRDefault="00000000" w:rsidRPr="00000000" ns1:paraId="0000113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 candidateIndex, nonce } = JSON.parse(fs.readFileSync(commitmentFile, 'utf8'));</w:t>
      </w:r>
      <w:r w:rsidDel="00000000" w:rsidR="00000000" w:rsidRPr="00000000">
        <w:rPr>
          <w:rtl w:val="0"/>
        </w:rPr>
      </w:r>
    </w:p>
    <w:p w:rsidR="00000000" w:rsidDel="00000000" w:rsidP="00000000" w:rsidRDefault="00000000" w:rsidRPr="00000000" ns1:paraId="0000113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console.log(`[${VOTER_ID}] Revealing ballot choice anonymously to server...`);</w:t>
      </w:r>
      <w:r w:rsidDel="00000000" w:rsidR="00000000" w:rsidRPr="00000000">
        <w:rPr>
          <w:rtl w:val="0"/>
        </w:rPr>
      </w:r>
    </w:p>
    <w:p w:rsidR="00000000" w:rsidDel="00000000" w:rsidP="00000000" w:rsidRDefault="00000000" w:rsidRPr="00000000" ns1:paraId="0000113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13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upstream = await fetch(`${SERVER_URL}/reveal-ballot`, {</w:t>
      </w:r>
      <w:r w:rsidDel="00000000" w:rsidR="00000000" w:rsidRPr="00000000">
        <w:rPr>
          <w:rtl w:val="0"/>
        </w:rPr>
      </w:r>
    </w:p>
    <w:p w:rsidR="00000000" w:rsidDel="00000000" w:rsidP="00000000" w:rsidRDefault="00000000" w:rsidRPr="00000000" ns1:paraId="0000113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method: 'POST',</w:t>
      </w:r>
      <w:r w:rsidDel="00000000" w:rsidR="00000000" w:rsidRPr="00000000">
        <w:rPr>
          <w:rtl w:val="0"/>
        </w:rPr>
      </w:r>
    </w:p>
    <w:p w:rsidR="00000000" w:rsidDel="00000000" w:rsidP="00000000" w:rsidRDefault="00000000" w:rsidRPr="00000000" ns1:paraId="0000113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headers: { 'Content-Type': 'application/json' },</w:t>
      </w:r>
      <w:r w:rsidDel="00000000" w:rsidR="00000000" w:rsidRPr="00000000">
        <w:rPr>
          <w:rtl w:val="0"/>
        </w:rPr>
      </w:r>
    </w:p>
    <w:p w:rsidR="00000000" w:rsidDel="00000000" w:rsidP="00000000" w:rsidRDefault="00000000" w:rsidRPr="00000000" ns1:paraId="0000113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body: JSON.stringify({ candidateIndex, nonce })</w:t>
      </w:r>
      <w:r w:rsidDel="00000000" w:rsidR="00000000" w:rsidRPr="00000000">
        <w:rPr>
          <w:rtl w:val="0"/>
        </w:rPr>
      </w:r>
    </w:p>
    <w:p w:rsidR="00000000" w:rsidDel="00000000" w:rsidP="00000000" w:rsidRDefault="00000000" w:rsidRPr="00000000" ns1:paraId="0000113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14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data = await upstream.json();</w:t>
      </w:r>
      <w:r w:rsidDel="00000000" w:rsidR="00000000" w:rsidRPr="00000000">
        <w:rPr>
          <w:rtl w:val="0"/>
        </w:rPr>
      </w:r>
    </w:p>
    <w:p w:rsidR="00000000" w:rsidDel="00000000" w:rsidP="00000000" w:rsidRDefault="00000000" w:rsidRPr="00000000" ns1:paraId="0000114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(!upstream.ok) throw new Error(data.error || `HTTP ${upstream.status}`);</w:t>
      </w:r>
      <w:r w:rsidDel="00000000" w:rsidR="00000000" w:rsidRPr="00000000">
        <w:rPr>
          <w:rtl w:val="0"/>
        </w:rPr>
      </w:r>
    </w:p>
    <w:p w:rsidR="00000000" w:rsidDel="00000000" w:rsidP="00000000" w:rsidRDefault="00000000" w:rsidRPr="00000000" ns1:paraId="0000114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14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w:t>
      </w:r>
      <w:r w:rsidDel="00000000" w:rsidR="00000000" w:rsidRPr="00000000">
        <w:rPr>
          <w:rtl w:val="0"/>
        </w:rPr>
      </w:r>
    </w:p>
    <w:p w:rsidR="00000000" w:rsidDel="00000000" w:rsidP="00000000" w:rsidRDefault="00000000" w:rsidRPr="00000000" ns1:paraId="0000114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status: 'ok',</w:t>
      </w:r>
      <w:r w:rsidDel="00000000" w:rsidR="00000000" w:rsidRPr="00000000">
        <w:rPr>
          <w:rtl w:val="0"/>
        </w:rPr>
      </w:r>
    </w:p>
    <w:p w:rsidR="00000000" w:rsidDel="00000000" w:rsidP="00000000" w:rsidRDefault="00000000" w:rsidRPr="00000000" ns1:paraId="0000114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message: 'Ballot choice anonymously revealed to the tally server.',</w:t>
      </w:r>
      <w:r w:rsidDel="00000000" w:rsidR="00000000" w:rsidRPr="00000000">
        <w:rPr>
          <w:rtl w:val="0"/>
        </w:rPr>
      </w:r>
    </w:p>
    <w:p w:rsidR="00000000" w:rsidDel="00000000" w:rsidP="00000000" w:rsidRDefault="00000000" w:rsidRPr="00000000" ns1:paraId="0000114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server: data</w:t>
      </w:r>
      <w:r w:rsidDel="00000000" w:rsidR="00000000" w:rsidRPr="00000000">
        <w:rPr>
          <w:rtl w:val="0"/>
        </w:rPr>
      </w:r>
    </w:p>
    <w:p w:rsidR="00000000" w:rsidDel="00000000" w:rsidP="00000000" w:rsidRDefault="00000000" w:rsidRPr="00000000" ns1:paraId="0000114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14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catch (err) {</w:t>
      </w:r>
      <w:r w:rsidDel="00000000" w:rsidR="00000000" w:rsidRPr="00000000">
        <w:rPr>
          <w:rtl w:val="0"/>
        </w:rPr>
      </w:r>
    </w:p>
    <w:p w:rsidR="00000000" w:rsidDel="00000000" w:rsidP="00000000" w:rsidRDefault="00000000" w:rsidRPr="00000000" ns1:paraId="0000114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console.error(`[client-reveal] ERROR:`, err.message);</w:t>
      </w:r>
      <w:r w:rsidDel="00000000" w:rsidR="00000000" w:rsidRPr="00000000">
        <w:rPr>
          <w:rtl w:val="0"/>
        </w:rPr>
      </w:r>
    </w:p>
    <w:p w:rsidR="00000000" w:rsidDel="00000000" w:rsidP="00000000" w:rsidRDefault="00000000" w:rsidRPr="00000000" ns1:paraId="0000114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res.status(500).json({ error: err.message });</w:t>
      </w:r>
      <w:r w:rsidDel="00000000" w:rsidR="00000000" w:rsidRPr="00000000">
        <w:rPr>
          <w:rtl w:val="0"/>
        </w:rPr>
      </w:r>
    </w:p>
    <w:p w:rsidR="00000000" w:rsidDel="00000000" w:rsidP="00000000" w:rsidRDefault="00000000" w:rsidRPr="00000000" ns1:paraId="0000114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14C">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114D">
      <w:pPr>
        <w:spacing w:after="0" w:before="0" w:lineRule="auto"/>
        <w:ind w:left="720" w:firstLine="0"/>
        <w:rPr/>
      </w:pPr>
      <w:r w:rsidDel="00000000" w:rsidR="00000000" w:rsidRPr="00000000">
        <w:rPr>
          <w:rtl w:val="0"/>
        </w:rPr>
      </w:r>
    </w:p>
    <w:p w:rsidR="00000000" w:rsidDel="00000000" w:rsidP="00000000" w:rsidRDefault="00000000" w:rsidRPr="00000000" ns1:paraId="0000114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POST /partial-decrypt ─────────────────────────────────────</w:t>
      </w:r>
      <w:r w:rsidDel="00000000" w:rsidR="00000000" w:rsidRPr="00000000">
        <w:rPr>
          <w:rtl w:val="0"/>
        </w:rPr>
      </w:r>
    </w:p>
    <w:p w:rsidR="00000000" w:rsidDel="00000000" w:rsidP="00000000" w:rsidRDefault="00000000" w:rsidRPr="00000000" ns1:paraId="0000114F">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app.post('/partial-decrypt', async (req, res) =&gt; {</w:t>
      </w:r>
      <w:r w:rsidDel="00000000" w:rsidR="00000000" w:rsidRPr="00000000">
        <w:rPr>
          <w:rtl w:val="0"/>
        </w:rPr>
      </w:r>
    </w:p>
    <w:p w:rsidR="00000000" w:rsidDel="00000000" w:rsidP="00000000" w:rsidRDefault="00000000" w:rsidRPr="00000000" ns1:paraId="0000115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(!isRegistered || !authToken) {</w:t>
      </w:r>
      <w:r w:rsidDel="00000000" w:rsidR="00000000" w:rsidRPr="00000000">
        <w:rPr>
          <w:rtl w:val="0"/>
        </w:rPr>
      </w:r>
    </w:p>
    <w:p w:rsidR="00000000" w:rsidDel="00000000" w:rsidP="00000000" w:rsidRDefault="00000000" w:rsidRPr="00000000" ns1:paraId="0000115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res.status(400).json({ error: 'Client registration not completed yet.' });</w:t>
      </w:r>
      <w:r w:rsidDel="00000000" w:rsidR="00000000" w:rsidRPr="00000000">
        <w:rPr>
          <w:rtl w:val="0"/>
        </w:rPr>
      </w:r>
    </w:p>
    <w:p w:rsidR="00000000" w:rsidDel="00000000" w:rsidP="00000000" w:rsidRDefault="00000000" w:rsidRPr="00000000" ns1:paraId="0000115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15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(shareSubmitted) {</w:t>
      </w:r>
      <w:r w:rsidDel="00000000" w:rsidR="00000000" w:rsidRPr="00000000">
        <w:rPr>
          <w:rtl w:val="0"/>
        </w:rPr>
      </w:r>
    </w:p>
    <w:p w:rsidR="00000000" w:rsidDel="00000000" w:rsidP="00000000" w:rsidRDefault="00000000" w:rsidRPr="00000000" ns1:paraId="0000115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res.status(409).json({ error: 'Decryption share already submitted.' });</w:t>
      </w:r>
      <w:r w:rsidDel="00000000" w:rsidR="00000000" w:rsidRPr="00000000">
        <w:rPr>
          <w:rtl w:val="0"/>
        </w:rPr>
      </w:r>
    </w:p>
    <w:p w:rsidR="00000000" w:rsidDel="00000000" w:rsidP="00000000" w:rsidRDefault="00000000" w:rsidRPr="00000000" ns1:paraId="0000115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156">
      <w:pPr>
        <w:spacing w:after="0" w:before="0" w:lineRule="auto"/>
        <w:ind w:left="720" w:firstLine="0"/>
        <w:rPr/>
      </w:pPr>
      <w:r w:rsidDel="00000000" w:rsidR="00000000" w:rsidRPr="00000000">
        <w:rPr>
          <w:rtl w:val="0"/>
        </w:rPr>
      </w:r>
    </w:p>
    <w:p w:rsidR="00000000" w:rsidDel="00000000" w:rsidP="00000000" w:rsidRDefault="00000000" w:rsidRPr="00000000" ns1:paraId="0000115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console.log(`\n[${VOTER_ID}] === PARTIAL DECRYPT PHASE ===`);</w:t>
      </w:r>
      <w:r w:rsidDel="00000000" w:rsidR="00000000" w:rsidRPr="00000000">
        <w:rPr>
          <w:rtl w:val="0"/>
        </w:rPr>
      </w:r>
    </w:p>
    <w:p w:rsidR="00000000" w:rsidDel="00000000" w:rsidP="00000000" w:rsidRDefault="00000000" w:rsidRPr="00000000" ns1:paraId="00001158">
      <w:pPr>
        <w:spacing w:after="0" w:before="0" w:lineRule="auto"/>
        <w:ind w:left="720" w:firstLine="0"/>
        <w:rPr/>
      </w:pPr>
      <w:r w:rsidDel="00000000" w:rsidR="00000000" w:rsidRPr="00000000">
        <w:rPr>
          <w:rtl w:val="0"/>
        </w:rPr>
      </w:r>
    </w:p>
    <w:p w:rsidR="00000000" w:rsidDel="00000000" w:rsidP="00000000" w:rsidRDefault="00000000" w:rsidRPr="00000000" ns1:paraId="0000115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try {</w:t>
      </w:r>
      <w:r w:rsidDel="00000000" w:rsidR="00000000" w:rsidRPr="00000000">
        <w:rPr>
          <w:rtl w:val="0"/>
        </w:rPr>
      </w:r>
    </w:p>
    <w:p w:rsidR="00000000" w:rsidDel="00000000" w:rsidP="00000000" w:rsidRDefault="00000000" w:rsidRPr="00000000" ns1:paraId="0000115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1. Download encrypted tally from server ──────────</w:t>
      </w:r>
      <w:r w:rsidDel="00000000" w:rsidR="00000000" w:rsidRPr="00000000">
        <w:rPr>
          <w:rtl w:val="0"/>
        </w:rPr>
      </w:r>
    </w:p>
    <w:p w:rsidR="00000000" w:rsidDel="00000000" w:rsidP="00000000" w:rsidRDefault="00000000" w:rsidRPr="00000000" ns1:paraId="0000115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console.log(`[${VOTER_ID}] Downloading enc_tally.bin from ${SERVER_URL}/tally ...`);</w:t>
      </w:r>
      <w:r w:rsidDel="00000000" w:rsidR="00000000" w:rsidRPr="00000000">
        <w:rPr>
          <w:rtl w:val="0"/>
        </w:rPr>
      </w:r>
    </w:p>
    <w:p w:rsidR="00000000" w:rsidDel="00000000" w:rsidP="00000000" w:rsidRDefault="00000000" w:rsidRPr="00000000" ns1:paraId="0000115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tallyBuf = await fetchBinary(`${SERVER_URL}/tally`);</w:t>
      </w:r>
      <w:r w:rsidDel="00000000" w:rsidR="00000000" w:rsidRPr="00000000">
        <w:rPr>
          <w:rtl w:val="0"/>
        </w:rPr>
      </w:r>
    </w:p>
    <w:p w:rsidR="00000000" w:rsidDel="00000000" w:rsidP="00000000" w:rsidRDefault="00000000" w:rsidRPr="00000000" ns1:paraId="0000115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tallyPath = path.join(TALLY_DIR, 'enc_tally.bin');</w:t>
      </w:r>
      <w:r w:rsidDel="00000000" w:rsidR="00000000" w:rsidRPr="00000000">
        <w:rPr>
          <w:rtl w:val="0"/>
        </w:rPr>
      </w:r>
    </w:p>
    <w:p w:rsidR="00000000" w:rsidDel="00000000" w:rsidP="00000000" w:rsidRDefault="00000000" w:rsidRPr="00000000" ns1:paraId="0000115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fs.writeFileSync(tallyPath, tallyBuf);</w:t>
      </w:r>
      <w:r w:rsidDel="00000000" w:rsidR="00000000" w:rsidRPr="00000000">
        <w:rPr>
          <w:rtl w:val="0"/>
        </w:rPr>
      </w:r>
    </w:p>
    <w:p w:rsidR="00000000" w:rsidDel="00000000" w:rsidP="00000000" w:rsidRDefault="00000000" w:rsidRPr="00000000" ns1:paraId="0000115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console.log(`[${VOTER_ID}] Tally downloaded: ${tallyBuf.length} bytes`);</w:t>
      </w:r>
      <w:r w:rsidDel="00000000" w:rsidR="00000000" w:rsidRPr="00000000">
        <w:rPr>
          <w:rtl w:val="0"/>
        </w:rPr>
      </w:r>
    </w:p>
    <w:p w:rsidR="00000000" w:rsidDel="00000000" w:rsidP="00000000" w:rsidRDefault="00000000" w:rsidRPr="00000000" ns1:paraId="00001160">
      <w:pPr>
        <w:spacing w:after="0" w:before="0" w:lineRule="auto"/>
        <w:ind w:left="720" w:firstLine="0"/>
        <w:rPr/>
      </w:pPr>
      <w:r w:rsidDel="00000000" w:rsidR="00000000" w:rsidRPr="00000000">
        <w:rPr>
          <w:rtl w:val="0"/>
        </w:rPr>
      </w:r>
    </w:p>
    <w:p w:rsidR="00000000" w:rsidDel="00000000" w:rsidP="00000000" w:rsidRDefault="00000000" w:rsidRPr="00000000" ns1:paraId="0000116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 2. Produce partial decryption share ──────────────</w:t>
      </w:r>
      <w:r w:rsidDel="00000000" w:rsidR="00000000" w:rsidRPr="00000000">
        <w:rPr>
          <w:rtl w:val="0"/>
        </w:rPr>
      </w:r>
    </w:p>
    <w:p w:rsidR="00000000" w:rsidDel="00000000" w:rsidP="00000000" w:rsidRDefault="00000000" w:rsidRPr="00000000" ns1:paraId="0000116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console.log(`[${VOTER_ID}] Running partial_decrypt ...`);</w:t>
      </w:r>
      <w:r w:rsidDel="00000000" w:rsidR="00000000" w:rsidRPr="00000000">
        <w:rPr>
          <w:rtl w:val="0"/>
        </w:rPr>
      </w:r>
    </w:p>
    <w:p w:rsidR="00000000" w:rsidDel="00000000" w:rsidP="00000000" w:rsidRDefault="00000000" w:rsidRPr="00000000" ns1:paraId="0000116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inSk = path.join(KEYS_DIR, 'secret_key.bin');</w:t>
      </w:r>
      <w:r w:rsidDel="00000000" w:rsidR="00000000" w:rsidRPr="00000000">
        <w:rPr>
          <w:rtl w:val="0"/>
        </w:rPr>
      </w:r>
    </w:p>
    <w:p w:rsidR="00000000" w:rsidDel="00000000" w:rsidP="00000000" w:rsidRDefault="00000000" w:rsidRPr="00000000" ns1:paraId="0000116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outShare = path.join(SHARES_DIR, 'my_share.bin');</w:t>
      </w:r>
      <w:r w:rsidDel="00000000" w:rsidR="00000000" w:rsidRPr="00000000">
        <w:rPr>
          <w:rtl w:val="0"/>
        </w:rPr>
      </w:r>
    </w:p>
    <w:p w:rsidR="00000000" w:rsidDel="00000000" w:rsidP="00000000" w:rsidRDefault="00000000" w:rsidRPr="00000000" ns1:paraId="0000116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paramsFile = path.join(ROOT, 'params', 'crypto_params.bin');</w:t>
      </w:r>
      <w:r w:rsidDel="00000000" w:rsidR="00000000" w:rsidRPr="00000000">
        <w:rPr>
          <w:rtl w:val="0"/>
        </w:rPr>
      </w:r>
    </w:p>
    <w:p w:rsidR="00000000" w:rsidDel="00000000" w:rsidP="00000000" w:rsidRDefault="00000000" w:rsidRPr="00000000" ns1:paraId="0000116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16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runBinary('voter_partial_decrypt', [</w:t>
      </w:r>
      <w:r w:rsidDel="00000000" w:rsidR="00000000" w:rsidRPr="00000000">
        <w:rPr>
          <w:rtl w:val="0"/>
        </w:rPr>
      </w:r>
    </w:p>
    <w:p w:rsidR="00000000" w:rsidDel="00000000" w:rsidP="00000000" w:rsidRDefault="00000000" w:rsidRPr="00000000" ns1:paraId="0000116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VOTER_ID,</w:t>
      </w:r>
      <w:r w:rsidDel="00000000" w:rsidR="00000000" w:rsidRPr="00000000">
        <w:rPr>
          <w:rtl w:val="0"/>
        </w:rPr>
      </w:r>
    </w:p>
    <w:p w:rsidR="00000000" w:rsidDel="00000000" w:rsidP="00000000" w:rsidRDefault="00000000" w:rsidRPr="00000000" ns1:paraId="0000116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isFirstVoter ? '1' : '0',</w:t>
      </w:r>
      <w:r w:rsidDel="00000000" w:rsidR="00000000" w:rsidRPr="00000000">
        <w:rPr>
          <w:rtl w:val="0"/>
        </w:rPr>
      </w:r>
    </w:p>
    <w:p w:rsidR="00000000" w:rsidDel="00000000" w:rsidP="00000000" w:rsidRDefault="00000000" w:rsidRPr="00000000" ns1:paraId="0000116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inSk,</w:t>
      </w:r>
      <w:r w:rsidDel="00000000" w:rsidR="00000000" w:rsidRPr="00000000">
        <w:rPr>
          <w:rtl w:val="0"/>
        </w:rPr>
      </w:r>
    </w:p>
    <w:p w:rsidR="00000000" w:rsidDel="00000000" w:rsidP="00000000" w:rsidRDefault="00000000" w:rsidRPr="00000000" ns1:paraId="0000116B">
      <w:pPr>
        <w:spacing w:after="0" w:before="0" w:lineRule="auto"/>
        <w:ind w:left="720" w:firstLine="0"/>
        <w:rPr/>
      </w:pPr>
      <w:r w:rsidDel="00000000" w:rsidR="00000000" w:rsidRPr="00000000">
        <w:rPr>
          <w:rFonts w:ascii="Courier New" w:cs="Courier New" w:eastAsia="Courier New" w:hAnsi="Courier New"/>
          <w:sz w:val="18"/>
          <w:szCs w:val="18"/>
          <w:rtl w:val="0"/>
        </w:rPr>
        <w:t xml:space="preserve">            tallyPath,</w:t>
      </w:r>
      <w:r w:rsidDel="00000000" w:rsidR="00000000" w:rsidRPr="00000000">
        <w:rPr>
          <w:rtl w:val="0"/>
        </w:rPr>
      </w:r>
    </w:p>
    <w:p w:rsidR="00000000" w:rsidDel="00000000" w:rsidP="00000000" w:rsidRDefault="00000000" w:rsidRPr="00000000" ns1:paraId="0000116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outShare,</w:t>
      </w:r>
      <w:r w:rsidDel="00000000" w:rsidR="00000000" w:rsidRPr="00000000">
        <w:rPr>
          <w:rtl w:val="0"/>
        </w:rPr>
      </w:r>
    </w:p>
    <w:p w:rsidR="00000000" w:rsidDel="00000000" w:rsidP="00000000" w:rsidRDefault="00000000" w:rsidRPr="00000000" ns1:paraId="0000116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paramsFile</w:t>
      </w:r>
      <w:r w:rsidDel="00000000" w:rsidR="00000000" w:rsidRPr="00000000">
        <w:rPr>
          <w:rtl w:val="0"/>
        </w:rPr>
      </w:r>
    </w:p>
    <w:p w:rsidR="00000000" w:rsidDel="00000000" w:rsidP="00000000" w:rsidRDefault="00000000" w:rsidRPr="00000000" ns1:paraId="0000116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16F">
      <w:pPr>
        <w:spacing w:after="0" w:before="0" w:lineRule="auto"/>
        <w:ind w:left="720" w:firstLine="0"/>
        <w:rPr/>
      </w:pPr>
      <w:r w:rsidDel="00000000" w:rsidR="00000000" w:rsidRPr="00000000">
        <w:rPr>
          <w:rtl w:val="0"/>
        </w:rPr>
      </w:r>
    </w:p>
    <w:p w:rsidR="00000000" w:rsidDel="00000000" w:rsidP="00000000" w:rsidRDefault="00000000" w:rsidRPr="00000000" ns1:paraId="0000117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if (!fs.existsSync(outShare)) {</w:t>
      </w:r>
      <w:r w:rsidDel="00000000" w:rsidR="00000000" w:rsidRPr="00000000">
        <w:rPr>
          <w:rtl w:val="0"/>
        </w:rPr>
      </w:r>
    </w:p>
    <w:p w:rsidR="00000000" w:rsidDel="00000000" w:rsidP="00000000" w:rsidRDefault="00000000" w:rsidRPr="00000000" ns1:paraId="0000117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return res.status(500).json({ error: 'Share file not produced by voter_partial_decrypt.' });</w:t>
      </w:r>
      <w:r w:rsidDel="00000000" w:rsidR="00000000" w:rsidRPr="00000000">
        <w:rPr>
          <w:rtl w:val="0"/>
        </w:rPr>
      </w:r>
    </w:p>
    <w:p w:rsidR="00000000" w:rsidDel="00000000" w:rsidP="00000000" w:rsidRDefault="00000000" w:rsidRPr="00000000" ns1:paraId="0000117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17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shareBuf = fs.readFileSync(outShare);</w:t>
      </w:r>
      <w:r w:rsidDel="00000000" w:rsidR="00000000" w:rsidRPr="00000000">
        <w:rPr>
          <w:rtl w:val="0"/>
        </w:rPr>
      </w:r>
    </w:p>
    <w:p w:rsidR="00000000" w:rsidDel="00000000" w:rsidP="00000000" w:rsidRDefault="00000000" w:rsidRPr="00000000" ns1:paraId="0000117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console.log(`[${VOTER_ID}] Uploading share (${shareBuf.length} bytes) ...`);</w:t>
      </w:r>
      <w:r w:rsidDel="00000000" w:rsidR="00000000" w:rsidRPr="00000000">
        <w:rPr>
          <w:rtl w:val="0"/>
        </w:rPr>
      </w:r>
    </w:p>
    <w:p w:rsidR="00000000" w:rsidDel="00000000" w:rsidP="00000000" w:rsidRDefault="00000000" w:rsidRPr="00000000" ns1:paraId="00001175">
      <w:pPr>
        <w:spacing w:after="0" w:before="0" w:lineRule="auto"/>
        <w:ind w:left="720" w:firstLine="0"/>
        <w:rPr/>
      </w:pPr>
      <w:r w:rsidDel="00000000" w:rsidR="00000000" w:rsidRPr="00000000">
        <w:rPr>
          <w:rtl w:val="0"/>
        </w:rPr>
      </w:r>
    </w:p>
    <w:p w:rsidR="00000000" w:rsidDel="00000000" w:rsidP="00000000" w:rsidRDefault="00000000" w:rsidRPr="00000000" ns1:paraId="0000117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const data = await postBinary(`${SERVER_URL}/share`, shareBuf, {</w:t>
      </w:r>
      <w:r w:rsidDel="00000000" w:rsidR="00000000" w:rsidRPr="00000000">
        <w:rPr>
          <w:rtl w:val="0"/>
        </w:rPr>
      </w:r>
    </w:p>
    <w:p w:rsidR="00000000" w:rsidDel="00000000" w:rsidP="00000000" w:rsidRDefault="00000000" w:rsidRPr="00000000" ns1:paraId="0000117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'Authorization': `Bearer ${authToken}`</w:t>
      </w:r>
      <w:r w:rsidDel="00000000" w:rsidR="00000000" w:rsidRPr="00000000">
        <w:rPr>
          <w:rtl w:val="0"/>
        </w:rPr>
      </w:r>
    </w:p>
    <w:p w:rsidR="00000000" w:rsidDel="00000000" w:rsidP="00000000" w:rsidRDefault="00000000" w:rsidRPr="00000000" ns1:paraId="00001178">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179">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shareSubmitted = true;</w:t>
      </w:r>
      <w:r w:rsidDel="00000000" w:rsidR="00000000" w:rsidRPr="00000000">
        <w:rPr>
          <w:rtl w:val="0"/>
        </w:rPr>
      </w:r>
    </w:p>
    <w:p w:rsidR="00000000" w:rsidDel="00000000" w:rsidP="00000000" w:rsidRDefault="00000000" w:rsidRPr="00000000" ns1:paraId="0000117A">
      <w:pPr>
        <w:spacing w:after="0" w:before="0" w:lineRule="auto"/>
        <w:ind w:left="720" w:firstLine="0"/>
        <w:rPr/>
      </w:pPr>
      <w:r w:rsidDel="00000000" w:rsidR="00000000" w:rsidRPr="00000000">
        <w:rPr>
          <w:rtl w:val="0"/>
        </w:rPr>
      </w:r>
    </w:p>
    <w:p w:rsidR="00000000" w:rsidDel="00000000" w:rsidP="00000000" w:rsidRDefault="00000000" w:rsidRPr="00000000" ns1:paraId="0000117B">
      <w:pPr>
        <w:spacing w:after="0" w:before="0" w:lineRule="auto"/>
        <w:ind w:left="720" w:firstLine="0"/>
        <w:rPr/>
      </w:pPr>
      <w:r w:rsidDel="00000000" w:rsidR="00000000" w:rsidRPr="00000000">
        <w:rPr>
          <w:rFonts w:ascii="Arial Unicode MS" w:cs="Arial Unicode MS" w:eastAsia="Arial Unicode MS" w:hAnsi="Arial Unicode MS"/>
          <w:sz w:val="18"/>
          <w:szCs w:val="18"/>
          <w:rtl w:val="0"/>
        </w:rPr>
        <w:t xml:space="preserve">        console.log(`[${VOTER_ID}] ✓ Share submitted. Server: ${data.message}`);</w:t>
      </w:r>
      <w:r w:rsidDel="00000000" w:rsidR="00000000" w:rsidRPr="00000000">
        <w:rPr>
          <w:rtl w:val="0"/>
        </w:rPr>
      </w:r>
    </w:p>
    <w:p w:rsidR="00000000" w:rsidDel="00000000" w:rsidP="00000000" w:rsidRDefault="00000000" w:rsidRPr="00000000" ns1:paraId="0000117C">
      <w:pPr>
        <w:spacing w:after="0" w:before="0" w:lineRule="auto"/>
        <w:ind w:left="720" w:firstLine="0"/>
        <w:rPr/>
      </w:pPr>
      <w:r w:rsidDel="00000000" w:rsidR="00000000" w:rsidRPr="00000000">
        <w:rPr>
          <w:rtl w:val="0"/>
        </w:rPr>
      </w:r>
    </w:p>
    <w:p w:rsidR="00000000" w:rsidDel="00000000" w:rsidP="00000000" w:rsidRDefault="00000000" w:rsidRPr="00000000" ns1:paraId="0000117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res.json({</w:t>
      </w:r>
      <w:r w:rsidDel="00000000" w:rsidR="00000000" w:rsidRPr="00000000">
        <w:rPr>
          <w:rtl w:val="0"/>
        </w:rPr>
      </w:r>
    </w:p>
    <w:p w:rsidR="00000000" w:rsidDel="00000000" w:rsidP="00000000" w:rsidRDefault="00000000" w:rsidRPr="00000000" ns1:paraId="0000117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status:       'ok',</w:t>
      </w:r>
      <w:r w:rsidDel="00000000" w:rsidR="00000000" w:rsidRPr="00000000">
        <w:rPr>
          <w:rtl w:val="0"/>
        </w:rPr>
      </w:r>
    </w:p>
    <w:p w:rsidR="00000000" w:rsidDel="00000000" w:rsidP="00000000" w:rsidRDefault="00000000" w:rsidRPr="00000000" ns1:paraId="0000117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message:      'Decryption share submitted.',</w:t>
      </w:r>
      <w:r w:rsidDel="00000000" w:rsidR="00000000" w:rsidRPr="00000000">
        <w:rPr>
          <w:rtl w:val="0"/>
        </w:rPr>
      </w:r>
    </w:p>
    <w:p w:rsidR="00000000" w:rsidDel="00000000" w:rsidP="00000000" w:rsidRDefault="00000000" w:rsidRPr="00000000" ns1:paraId="0000118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ready_to_combine: data.ready_to_combine || false,</w:t>
      </w:r>
      <w:r w:rsidDel="00000000" w:rsidR="00000000" w:rsidRPr="00000000">
        <w:rPr>
          <w:rtl w:val="0"/>
        </w:rPr>
      </w:r>
    </w:p>
    <w:p w:rsidR="00000000" w:rsidDel="00000000" w:rsidP="00000000" w:rsidRDefault="00000000" w:rsidRPr="00000000" ns1:paraId="0000118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server:       data,</w:t>
      </w:r>
      <w:r w:rsidDel="00000000" w:rsidR="00000000" w:rsidRPr="00000000">
        <w:rPr>
          <w:rtl w:val="0"/>
        </w:rPr>
      </w:r>
    </w:p>
    <w:p w:rsidR="00000000" w:rsidDel="00000000" w:rsidP="00000000" w:rsidRDefault="00000000" w:rsidRPr="00000000" ns1:paraId="0000118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183">
      <w:pPr>
        <w:spacing w:after="0" w:before="0" w:lineRule="auto"/>
        <w:ind w:left="720" w:firstLine="0"/>
        <w:rPr/>
      </w:pPr>
      <w:r w:rsidDel="00000000" w:rsidR="00000000" w:rsidRPr="00000000">
        <w:rPr>
          <w:rtl w:val="0"/>
        </w:rPr>
      </w:r>
    </w:p>
    <w:p w:rsidR="00000000" w:rsidDel="00000000" w:rsidP="00000000" w:rsidRDefault="00000000" w:rsidRPr="00000000" ns1:paraId="0000118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catch (err) {</w:t>
      </w:r>
      <w:r w:rsidDel="00000000" w:rsidR="00000000" w:rsidRPr="00000000">
        <w:rPr>
          <w:rtl w:val="0"/>
        </w:rPr>
      </w:r>
    </w:p>
    <w:p w:rsidR="00000000" w:rsidDel="00000000" w:rsidP="00000000" w:rsidRDefault="00000000" w:rsidRPr="00000000" ns1:paraId="00001185">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console.error(`[${VOTER_ID}] ERROR in /partial-decrypt:`, err.message);</w:t>
      </w:r>
      <w:r w:rsidDel="00000000" w:rsidR="00000000" w:rsidRPr="00000000">
        <w:rPr>
          <w:rtl w:val="0"/>
        </w:rPr>
      </w:r>
    </w:p>
    <w:p w:rsidR="00000000" w:rsidDel="00000000" w:rsidP="00000000" w:rsidRDefault="00000000" w:rsidRPr="00000000" ns1:paraId="00001186">
      <w:pPr>
        <w:spacing w:after="0" w:before="0" w:lineRule="auto"/>
        <w:ind w:left="720" w:firstLine="0"/>
        <w:rPr/>
      </w:pPr>
      <w:r w:rsidDel="00000000" w:rsidR="00000000" w:rsidRPr="00000000">
        <w:rPr>
          <w:rFonts w:ascii="Courier New" w:cs="Courier New" w:eastAsia="Courier New" w:hAnsi="Courier New"/>
          <w:sz w:val="18"/>
          <w:szCs w:val="18"/>
          <w:rtl w:val="0"/>
        </w:rPr>
        <w:t xml:space="preserve">        res.status(500).json({ error: err.message });</w:t>
      </w:r>
      <w:r w:rsidDel="00000000" w:rsidR="00000000" w:rsidRPr="00000000">
        <w:rPr>
          <w:rtl w:val="0"/>
        </w:rPr>
      </w:r>
    </w:p>
    <w:p w:rsidR="00000000" w:rsidDel="00000000" w:rsidP="00000000" w:rsidRDefault="00000000" w:rsidRPr="00000000" ns1:paraId="00001187">
      <w:pPr>
        <w:spacing w:after="0" w:before="0" w:lineRule="auto"/>
        <w:ind w:left="720" w:firstLine="0"/>
        <w:rPr/>
      </w:pPr>
      <w:r w:rsidDel="00000000" w:rsidR="00000000" w:rsidRPr="00000000">
        <w:rPr>
          <w:rFonts w:ascii="Courier New" w:cs="Courier New" w:eastAsia="Courier New" w:hAnsi="Courier New"/>
          <w:sz w:val="18"/>
          <w:szCs w:val="18"/>
          <w:rtl w:val="0"/>
        </w:rPr>
        <w:t xml:space="preserve">    }</w:t>
      </w:r>
      <w:r w:rsidDel="00000000" w:rsidR="00000000" w:rsidRPr="00000000">
        <w:rPr>
          <w:rtl w:val="0"/>
        </w:rPr>
      </w:r>
    </w:p>
    <w:p w:rsidR="00000000" w:rsidDel="00000000" w:rsidP="00000000" w:rsidRDefault="00000000" w:rsidRPr="00000000" ns1:paraId="00001188">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1189">
      <w:pPr>
        <w:spacing w:after="0" w:before="0" w:lineRule="auto"/>
        <w:ind w:left="720" w:firstLine="0"/>
        <w:rPr/>
      </w:pPr>
      <w:r w:rsidDel="00000000" w:rsidR="00000000" w:rsidRPr="00000000">
        <w:rPr>
          <w:rtl w:val="0"/>
        </w:rPr>
      </w:r>
    </w:p>
    <w:p w:rsidR="00000000" w:rsidDel="00000000" w:rsidP="00000000" w:rsidRDefault="00000000" w:rsidRPr="00000000" ns1:paraId="0000118A">
      <w:pPr>
        <w:spacing w:after="0" w:before="0" w:lineRule="auto"/>
        <w:ind w:left="720" w:firstLine="0"/>
        <w:rPr/>
      </w:pPr>
      <w:r w:rsidDel="00000000" w:rsidR="00000000" w:rsidRPr="00000000">
        <w:rPr>
          <w:rFonts w:ascii="Courier New" w:cs="Courier New" w:eastAsia="Courier New" w:hAnsi="Courier New"/>
          <w:sz w:val="18"/>
          <w:szCs w:val="18"/>
          <w:rtl w:val="0"/>
        </w:rPr>
        <w:t xml:space="preserve">// ── Start ─────────────────────────────────────────────────────</w:t>
      </w:r>
      <w:r w:rsidDel="00000000" w:rsidR="00000000" w:rsidRPr="00000000">
        <w:rPr>
          <w:rtl w:val="0"/>
        </w:rPr>
      </w:r>
    </w:p>
    <w:p w:rsidR="00000000" w:rsidDel="00000000" w:rsidP="00000000" w:rsidRDefault="00000000" w:rsidRPr="00000000" ns1:paraId="0000118B">
      <w:pPr>
        <w:spacing w:after="0" w:before="0" w:lineRule="auto"/>
        <w:ind w:left="720" w:firstLine="0"/>
        <w:rPr/>
      </w:pPr>
      <w:r w:rsidDel="00000000" w:rsidR="00000000" w:rsidRPr="00000000">
        <w:rPr>
          <w:rFonts w:ascii="Courier New" w:cs="Courier New" w:eastAsia="Courier New" w:hAnsi="Courier New"/>
          <w:sz w:val="18"/>
          <w:szCs w:val="18"/>
          <w:rtl w:val="0"/>
        </w:rPr>
        <w:t xml:space="preserve">app.listen(PORT, '0.0.0.0', () =&gt; {</w:t>
      </w:r>
      <w:r w:rsidDel="00000000" w:rsidR="00000000" w:rsidRPr="00000000">
        <w:rPr>
          <w:rtl w:val="0"/>
        </w:rPr>
      </w:r>
    </w:p>
    <w:p w:rsidR="00000000" w:rsidDel="00000000" w:rsidP="00000000" w:rsidRDefault="00000000" w:rsidRPr="00000000" ns1:paraId="0000118C">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console.log('\n╔══════════════════════════════════════════════╗');</w:t>
      </w:r>
      <w:r w:rsidDel="00000000" w:rsidR="00000000" w:rsidRPr="00000000">
        <w:rPr>
          <w:rtl w:val="0"/>
        </w:rPr>
      </w:r>
    </w:p>
    <w:p w:rsidR="00000000" w:rsidDel="00000000" w:rsidP="00000000" w:rsidRDefault="00000000" w:rsidRPr="00000000" ns1:paraId="0000118D">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      MK-FHE  Voter Client  —  RUNNING        ║');</w:t>
      </w:r>
      <w:r w:rsidDel="00000000" w:rsidR="00000000" w:rsidRPr="00000000">
        <w:rPr>
          <w:rtl w:val="0"/>
        </w:rPr>
      </w:r>
    </w:p>
    <w:p w:rsidR="00000000" w:rsidDel="00000000" w:rsidP="00000000" w:rsidRDefault="00000000" w:rsidRPr="00000000" ns1:paraId="0000118E">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w:t>
      </w:r>
      <w:r w:rsidDel="00000000" w:rsidR="00000000" w:rsidRPr="00000000">
        <w:rPr>
          <w:rtl w:val="0"/>
        </w:rPr>
      </w:r>
    </w:p>
    <w:p w:rsidR="00000000" w:rsidDel="00000000" w:rsidP="00000000" w:rsidRDefault="00000000" w:rsidRPr="00000000" ns1:paraId="0000118F">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  Voter    : ${VOTER_ID}`);</w:t>
      </w:r>
      <w:r w:rsidDel="00000000" w:rsidR="00000000" w:rsidRPr="00000000">
        <w:rPr>
          <w:rtl w:val="0"/>
        </w:rPr>
      </w:r>
    </w:p>
    <w:p w:rsidR="00000000" w:rsidDel="00000000" w:rsidP="00000000" w:rsidRDefault="00000000" w:rsidRPr="00000000" ns1:paraId="00001190">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  Port     : ${PORT}`);</w:t>
      </w:r>
      <w:r w:rsidDel="00000000" w:rsidR="00000000" w:rsidRPr="00000000">
        <w:rPr>
          <w:rtl w:val="0"/>
        </w:rPr>
      </w:r>
    </w:p>
    <w:p w:rsidR="00000000" w:rsidDel="00000000" w:rsidP="00000000" w:rsidRDefault="00000000" w:rsidRPr="00000000" ns1:paraId="00001191">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  Server   : ${SERVER_URL}`);</w:t>
      </w:r>
      <w:r w:rsidDel="00000000" w:rsidR="00000000" w:rsidRPr="00000000">
        <w:rPr>
          <w:rtl w:val="0"/>
        </w:rPr>
      </w:r>
    </w:p>
    <w:p w:rsidR="00000000" w:rsidDel="00000000" w:rsidP="00000000" w:rsidRDefault="00000000" w:rsidRPr="00000000" ns1:paraId="00001192">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  Vote at  : http://localhost:${PORT}`);</w:t>
      </w:r>
      <w:r w:rsidDel="00000000" w:rsidR="00000000" w:rsidRPr="00000000">
        <w:rPr>
          <w:rtl w:val="0"/>
        </w:rPr>
      </w:r>
    </w:p>
    <w:p w:rsidR="00000000" w:rsidDel="00000000" w:rsidP="00000000" w:rsidRDefault="00000000" w:rsidRPr="00000000" ns1:paraId="00001193">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  Status   : http://localhost:${PORT}/status`);</w:t>
      </w:r>
      <w:r w:rsidDel="00000000" w:rsidR="00000000" w:rsidRPr="00000000">
        <w:rPr>
          <w:rtl w:val="0"/>
        </w:rPr>
      </w:r>
    </w:p>
    <w:p w:rsidR="00000000" w:rsidDel="00000000" w:rsidP="00000000" w:rsidRDefault="00000000" w:rsidRPr="00000000" ns1:paraId="00001194">
      <w:pPr>
        <w:spacing w:after="0" w:before="0" w:lineRule="auto"/>
        <w:ind w:left="720" w:firstLine="0"/>
        <w:rPr/>
      </w:pPr>
      <w:r w:rsidDel="00000000" w:rsidR="00000000" w:rsidRPr="00000000">
        <w:rPr>
          <w:rFonts w:ascii="Courier New" w:cs="Courier New" w:eastAsia="Courier New" w:hAnsi="Courier New"/>
          <w:sz w:val="18"/>
          <w:szCs w:val="18"/>
          <w:rtl w:val="0"/>
        </w:rPr>
        <w:t xml:space="preserve">    console.log('');</w:t>
      </w:r>
      <w:r w:rsidDel="00000000" w:rsidR="00000000" w:rsidRPr="00000000">
        <w:rPr>
          <w:rtl w:val="0"/>
        </w:rPr>
      </w:r>
    </w:p>
    <w:p w:rsidR="00000000" w:rsidDel="00000000" w:rsidP="00000000" w:rsidRDefault="00000000" w:rsidRPr="00000000" ns1:paraId="00001195">
      <w:pPr>
        <w:spacing w:after="0" w:before="0" w:lineRule="auto"/>
        <w:ind w:left="720" w:firstLine="0"/>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ns1:paraId="00001196">
      <w:pPr>
        <w:spacing w:after="120" w:lineRule="auto"/>
        <w:rPr/>
      </w:pPr>
      <w:r w:rsidDel="00000000" w:rsidR="00000000" w:rsidRPr="00000000">
        <w:rPr>
          <w:rtl w:val="0"/>
        </w:rPr>
      </w:r>
    </w:p>
    <w:p w:rsidR="00000000" w:rsidDel="00000000" w:rsidP="00000000" w:rsidRDefault="00000000" w:rsidRPr="00000000" ns1:paraId="00001197">
      <w:pPr>
        <w:rPr/>
      </w:pPr>
      <w:r w:rsidDel="00000000" w:rsidR="00000000" w:rsidRPr="00000000">
        <w:rPr>
          <w:rtl w:val="0"/>
        </w:rPr>
        <w:t xml:space="preserve">// =============================================================</w:t>
      </w:r>
    </w:p>
    <w:p w:rsidR="00000000" w:rsidDel="00000000" w:rsidP="00000000" w:rsidRDefault="00000000" w:rsidRPr="00000000" ns1:paraId="00001198">
      <w:pPr>
        <w:rPr/>
      </w:pPr>
      <w:r w:rsidDel="00000000" w:rsidR="00000000" w:rsidRPr="00000000">
        <w:rPr>
          <w:rtl w:val="0"/>
        </w:rPr>
        <w:t xml:space="preserve">// client/client.js  —  Voter Client  (Computers 2 / 3 / 4)</w:t>
      </w:r>
    </w:p>
    <w:p w:rsidR="00000000" w:rsidDel="00000000" w:rsidP="00000000" w:rsidRDefault="00000000" w:rsidRPr="00000000" ns1:paraId="00001199">
      <w:pPr>
        <w:rPr/>
      </w:pPr>
      <w:r w:rsidDel="00000000" w:rsidR="00000000" w:rsidRPr="00000000">
        <w:rPr>
          <w:rtl w:val="0"/>
        </w:rPr>
        <w:t xml:space="preserve">// Port: 3000  (override with CLIENT_PORT env var)</w:t>
      </w:r>
    </w:p>
    <w:p w:rsidR="00000000" w:rsidDel="00000000" w:rsidP="00000000" w:rsidRDefault="00000000" w:rsidRPr="00000000" ns1:paraId="0000119A">
      <w:pPr>
        <w:rPr/>
      </w:pPr>
      <w:r w:rsidDel="00000000" w:rsidR="00000000" w:rsidRPr="00000000">
        <w:rPr>
          <w:rtl w:val="0"/>
        </w:rPr>
        <w:t xml:space="preserve">//</w:t>
      </w:r>
    </w:p>
    <w:p w:rsidR="00000000" w:rsidDel="00000000" w:rsidP="00000000" w:rsidRDefault="00000000" w:rsidRPr="00000000" ns1:paraId="0000119B">
      <w:pPr>
        <w:rPr/>
      </w:pPr>
      <w:r w:rsidDel="00000000" w:rsidR="00000000" w:rsidRPr="00000000">
        <w:rPr>
          <w:rtl w:val="0"/>
        </w:rPr>
        <w:t xml:space="preserve">// Environment variables:</w:t>
      </w:r>
    </w:p>
    <w:p w:rsidR="00000000" w:rsidDel="00000000" w:rsidP="00000000" w:rsidRDefault="00000000" w:rsidRPr="00000000" ns1:paraId="0000119C">
      <w:pPr>
        <w:rPr/>
      </w:pPr>
      <w:r w:rsidDel="00000000" w:rsidR="00000000" w:rsidRPr="00000000">
        <w:rPr>
          <w:rtl w:val="0"/>
        </w:rPr>
        <w:t xml:space="preserve">//   SERVER_URL   http://192.168.1.100:3001   tally server address</w:t>
      </w:r>
    </w:p>
    <w:p w:rsidR="00000000" w:rsidDel="00000000" w:rsidP="00000000" w:rsidRDefault="00000000" w:rsidRPr="00000000" ns1:paraId="0000119D">
      <w:pPr>
        <w:rPr/>
      </w:pPr>
      <w:r w:rsidDel="00000000" w:rsidR="00000000" w:rsidRPr="00000000">
        <w:rPr>
          <w:rtl w:val="0"/>
        </w:rPr>
        <w:t xml:space="preserve">//   VOTER_ID     voter1 | voter2 | voter3</w:t>
      </w:r>
    </w:p>
    <w:p w:rsidR="00000000" w:rsidDel="00000000" w:rsidP="00000000" w:rsidRDefault="00000000" w:rsidRPr="00000000" ns1:paraId="0000119E">
      <w:pPr>
        <w:rPr/>
      </w:pPr>
      <w:r w:rsidDel="00000000" w:rsidR="00000000" w:rsidRPr="00000000">
        <w:rPr>
          <w:rtl w:val="0"/>
        </w:rPr>
        <w:t xml:space="preserve">//   CLIENT_PORT  3000</w:t>
      </w:r>
    </w:p>
    <w:p w:rsidR="00000000" w:rsidDel="00000000" w:rsidP="00000000" w:rsidRDefault="00000000" w:rsidRPr="00000000" ns1:paraId="0000119F">
      <w:pPr>
        <w:rPr/>
      </w:pPr>
      <w:r w:rsidDel="00000000" w:rsidR="00000000" w:rsidRPr="00000000">
        <w:rPr>
          <w:rtl w:val="0"/>
        </w:rPr>
        <w:t xml:space="preserve">// =============================================================</w:t>
      </w:r>
    </w:p>
    <w:p w:rsidR="00000000" w:rsidDel="00000000" w:rsidP="00000000" w:rsidRDefault="00000000" w:rsidRPr="00000000" ns1:paraId="000011A0">
      <w:pPr>
        <w:rPr/>
      </w:pPr>
      <w:r w:rsidDel="00000000" w:rsidR="00000000" w:rsidRPr="00000000">
        <w:rPr>
          <w:rtl w:val="0"/>
        </w:rPr>
        <w:t xml:space="preserve">'use strict';</w:t>
      </w:r>
    </w:p>
    <w:p w:rsidR="00000000" w:rsidDel="00000000" w:rsidP="00000000" w:rsidRDefault="00000000" w:rsidRPr="00000000" ns1:paraId="000011A1">
      <w:pPr>
        <w:rPr/>
      </w:pPr>
      <w:r w:rsidDel="00000000" w:rsidR="00000000" w:rsidRPr="00000000">
        <w:rPr>
          <w:rtl w:val="0"/>
        </w:rPr>
      </w:r>
    </w:p>
    <w:p w:rsidR="00000000" w:rsidDel="00000000" w:rsidP="00000000" w:rsidRDefault="00000000" w:rsidRPr="00000000" ns1:paraId="000011A2">
      <w:pPr>
        <w:rPr/>
      </w:pPr>
      <w:r w:rsidDel="00000000" w:rsidR="00000000" w:rsidRPr="00000000">
        <w:rPr>
          <w:rtl w:val="0"/>
        </w:rPr>
        <w:t xml:space="preserve">const express  = require('express');</w:t>
      </w:r>
    </w:p>
    <w:p w:rsidR="00000000" w:rsidDel="00000000" w:rsidP="00000000" w:rsidRDefault="00000000" w:rsidRPr="00000000" ns1:paraId="000011A3">
      <w:pPr>
        <w:rPr/>
      </w:pPr>
      <w:r w:rsidDel="00000000" w:rsidR="00000000" w:rsidRPr="00000000">
        <w:rPr>
          <w:rtl w:val="0"/>
        </w:rPr>
        <w:t xml:space="preserve">const cors     = require('cors');</w:t>
      </w:r>
    </w:p>
    <w:p w:rsidR="00000000" w:rsidDel="00000000" w:rsidP="00000000" w:rsidRDefault="00000000" w:rsidRPr="00000000" ns1:paraId="000011A4">
      <w:pPr>
        <w:rPr/>
      </w:pPr>
      <w:r w:rsidDel="00000000" w:rsidR="00000000" w:rsidRPr="00000000">
        <w:rPr>
          <w:rtl w:val="0"/>
        </w:rPr>
        <w:t xml:space="preserve">const fs       = require('fs');</w:t>
      </w:r>
    </w:p>
    <w:p w:rsidR="00000000" w:rsidDel="00000000" w:rsidP="00000000" w:rsidRDefault="00000000" w:rsidRPr="00000000" ns1:paraId="000011A5">
      <w:pPr>
        <w:rPr/>
      </w:pPr>
      <w:r w:rsidDel="00000000" w:rsidR="00000000" w:rsidRPr="00000000">
        <w:rPr>
          <w:rtl w:val="0"/>
        </w:rPr>
        <w:t xml:space="preserve">const path     = require('path');</w:t>
      </w:r>
    </w:p>
    <w:p w:rsidR="00000000" w:rsidDel="00000000" w:rsidP="00000000" w:rsidRDefault="00000000" w:rsidRPr="00000000" ns1:paraId="000011A6">
      <w:pPr>
        <w:rPr/>
      </w:pPr>
      <w:r w:rsidDel="00000000" w:rsidR="00000000" w:rsidRPr="00000000">
        <w:rPr>
          <w:rtl w:val="0"/>
        </w:rPr>
        <w:t xml:space="preserve">const { spawnSync } = require('child_process');</w:t>
      </w:r>
    </w:p>
    <w:p w:rsidR="00000000" w:rsidDel="00000000" w:rsidP="00000000" w:rsidRDefault="00000000" w:rsidRPr="00000000" ns1:paraId="000011A7">
      <w:pPr>
        <w:rPr/>
      </w:pPr>
      <w:r w:rsidDel="00000000" w:rsidR="00000000" w:rsidRPr="00000000">
        <w:rPr>
          <w:rtl w:val="0"/>
        </w:rPr>
        <w:t xml:space="preserve">const fetch    = require('node-fetch');</w:t>
      </w:r>
    </w:p>
    <w:p w:rsidR="00000000" w:rsidDel="00000000" w:rsidP="00000000" w:rsidRDefault="00000000" w:rsidRPr="00000000" ns1:paraId="000011A8">
      <w:pPr>
        <w:rPr/>
      </w:pPr>
      <w:r w:rsidDel="00000000" w:rsidR="00000000" w:rsidRPr="00000000">
        <w:rPr>
          <w:rtl w:val="0"/>
        </w:rPr>
        <w:t xml:space="preserve">const crypto   = require('crypto');</w:t>
      </w:r>
    </w:p>
    <w:p w:rsidR="00000000" w:rsidDel="00000000" w:rsidP="00000000" w:rsidRDefault="00000000" w:rsidRPr="00000000" ns1:paraId="000011A9">
      <w:pPr>
        <w:rPr/>
      </w:pPr>
      <w:r w:rsidDel="00000000" w:rsidR="00000000" w:rsidRPr="00000000">
        <w:rPr>
          <w:rtl w:val="0"/>
        </w:rPr>
      </w:r>
    </w:p>
    <w:p w:rsidR="00000000" w:rsidDel="00000000" w:rsidP="00000000" w:rsidRDefault="00000000" w:rsidRPr="00000000" ns1:paraId="000011AA">
      <w:pPr>
        <w:rPr/>
      </w:pPr>
      <w:r w:rsidDel="00000000" w:rsidR="00000000" w:rsidRPr="00000000">
        <w:rPr>
          <w:rtl w:val="0"/>
        </w:rPr>
        <w:t xml:space="preserve">const app        = express();</w:t>
      </w:r>
    </w:p>
    <w:p w:rsidR="00000000" w:rsidDel="00000000" w:rsidP="00000000" w:rsidRDefault="00000000" w:rsidRPr="00000000" ns1:paraId="000011AB">
      <w:pPr>
        <w:rPr/>
      </w:pPr>
      <w:r w:rsidDel="00000000" w:rsidR="00000000" w:rsidRPr="00000000">
        <w:rPr>
          <w:rtl w:val="0"/>
        </w:rPr>
        <w:t xml:space="preserve">const PORT       = parseInt(process.env.CLIENT_PORT || '3000', 10);</w:t>
      </w:r>
    </w:p>
    <w:p w:rsidR="00000000" w:rsidDel="00000000" w:rsidP="00000000" w:rsidRDefault="00000000" w:rsidRPr="00000000" ns1:paraId="000011AC">
      <w:pPr>
        <w:rPr/>
      </w:pPr>
      <w:r w:rsidDel="00000000" w:rsidR="00000000" w:rsidRPr="00000000">
        <w:rPr>
          <w:rtl w:val="0"/>
        </w:rPr>
        <w:t xml:space="preserve">const SERVER_URL = (process.env.SERVER_URL || 'http://localhost:3001').replace(/\/$/, '');</w:t>
      </w:r>
    </w:p>
    <w:p w:rsidR="00000000" w:rsidDel="00000000" w:rsidP="00000000" w:rsidRDefault="00000000" w:rsidRPr="00000000" ns1:paraId="000011AD">
      <w:pPr>
        <w:rPr/>
      </w:pPr>
      <w:r w:rsidDel="00000000" w:rsidR="00000000" w:rsidRPr="00000000">
        <w:rPr>
          <w:rtl w:val="0"/>
        </w:rPr>
        <w:t xml:space="preserve">const VOTER_ID   = process.env.VOTER_ID   || 'voter1';</w:t>
      </w:r>
    </w:p>
    <w:p w:rsidR="00000000" w:rsidDel="00000000" w:rsidP="00000000" w:rsidRDefault="00000000" w:rsidRPr="00000000" ns1:paraId="000011AE">
      <w:pPr>
        <w:rPr/>
      </w:pPr>
      <w:r w:rsidDel="00000000" w:rsidR="00000000" w:rsidRPr="00000000">
        <w:rPr>
          <w:rtl w:val="0"/>
        </w:rPr>
      </w:r>
    </w:p>
    <w:p w:rsidR="00000000" w:rsidDel="00000000" w:rsidP="00000000" w:rsidRDefault="00000000" w:rsidRPr="00000000" ns1:paraId="000011AF">
      <w:pPr>
        <w:rPr/>
      </w:pPr>
      <w:r w:rsidDel="00000000" w:rsidR="00000000" w:rsidRPr="00000000">
        <w:rPr>
          <w:rtl w:val="0"/>
        </w:rPr>
        <w:t xml:space="preserve">// ── Paths ─────────────────────────────────────────────────────</w:t>
      </w:r>
    </w:p>
    <w:p w:rsidR="00000000" w:rsidDel="00000000" w:rsidP="00000000" w:rsidRDefault="00000000" w:rsidRPr="00000000" ns1:paraId="000011B0">
      <w:pPr>
        <w:rPr/>
      </w:pPr>
      <w:r w:rsidDel="00000000" w:rsidR="00000000" w:rsidRPr="00000000">
        <w:rPr>
          <w:rtl w:val="0"/>
        </w:rPr>
        <w:t xml:space="preserve">const ROOT       = path.join(__dirname, '..');</w:t>
      </w:r>
    </w:p>
    <w:p w:rsidR="00000000" w:rsidDel="00000000" w:rsidP="00000000" w:rsidRDefault="00000000" w:rsidRPr="00000000" ns1:paraId="000011B1">
      <w:pPr>
        <w:rPr/>
      </w:pPr>
      <w:r w:rsidDel="00000000" w:rsidR="00000000" w:rsidRPr="00000000">
        <w:rPr>
          <w:rtl w:val="0"/>
        </w:rPr>
        <w:t xml:space="preserve">const CRYPTO_BIN = path.join(ROOT, 'crypto', 'build');</w:t>
      </w:r>
    </w:p>
    <w:p w:rsidR="00000000" w:rsidDel="00000000" w:rsidP="00000000" w:rsidRDefault="00000000" w:rsidRPr="00000000" ns1:paraId="000011B2">
      <w:pPr>
        <w:rPr/>
      </w:pPr>
      <w:r w:rsidDel="00000000" w:rsidR="00000000" w:rsidRPr="00000000">
        <w:rPr>
          <w:rtl w:val="0"/>
        </w:rPr>
        <w:t xml:space="preserve">const DATA       = path.join(__dirname, 'data');</w:t>
      </w:r>
    </w:p>
    <w:p w:rsidR="00000000" w:rsidDel="00000000" w:rsidP="00000000" w:rsidRDefault="00000000" w:rsidRPr="00000000" ns1:paraId="000011B3">
      <w:pPr>
        <w:rPr/>
      </w:pPr>
      <w:r w:rsidDel="00000000" w:rsidR="00000000" w:rsidRPr="00000000">
        <w:rPr>
          <w:rtl w:val="0"/>
        </w:rPr>
        <w:t xml:space="preserve">const KEYS_DIR   = path.join(DATA, 'keys');</w:t>
      </w:r>
    </w:p>
    <w:p w:rsidR="00000000" w:rsidDel="00000000" w:rsidP="00000000" w:rsidRDefault="00000000" w:rsidRPr="00000000" ns1:paraId="000011B4">
      <w:pPr>
        <w:rPr/>
      </w:pPr>
      <w:r w:rsidDel="00000000" w:rsidR="00000000" w:rsidRPr="00000000">
        <w:rPr>
          <w:rtl w:val="0"/>
        </w:rPr>
        <w:t xml:space="preserve">const TALLY_DIR  = path.join(DATA, 'tally');</w:t>
      </w:r>
    </w:p>
    <w:p w:rsidR="00000000" w:rsidDel="00000000" w:rsidP="00000000" w:rsidRDefault="00000000" w:rsidRPr="00000000" ns1:paraId="000011B5">
      <w:pPr>
        <w:rPr/>
      </w:pPr>
      <w:r w:rsidDel="00000000" w:rsidR="00000000" w:rsidRPr="00000000">
        <w:rPr>
          <w:rtl w:val="0"/>
        </w:rPr>
        <w:t xml:space="preserve">const SHARES_DIR = path.join(DATA, 'shares');</w:t>
      </w:r>
    </w:p>
    <w:p w:rsidR="00000000" w:rsidDel="00000000" w:rsidP="00000000" w:rsidRDefault="00000000" w:rsidRPr="00000000" ns1:paraId="000011B6">
      <w:pPr>
        <w:rPr/>
      </w:pPr>
      <w:r w:rsidDel="00000000" w:rsidR="00000000" w:rsidRPr="00000000">
        <w:rPr>
          <w:rtl w:val="0"/>
        </w:rPr>
      </w:r>
    </w:p>
    <w:p w:rsidR="00000000" w:rsidDel="00000000" w:rsidP="00000000" w:rsidRDefault="00000000" w:rsidRPr="00000000" ns1:paraId="000011B7">
      <w:pPr>
        <w:rPr/>
      </w:pPr>
      <w:r w:rsidDel="00000000" w:rsidR="00000000" w:rsidRPr="00000000">
        <w:rPr>
          <w:rtl w:val="0"/>
        </w:rPr>
        <w:t xml:space="preserve">function ensureDirectories() {</w:t>
      </w:r>
    </w:p>
    <w:p w:rsidR="00000000" w:rsidDel="00000000" w:rsidP="00000000" w:rsidRDefault="00000000" w:rsidRPr="00000000" ns1:paraId="000011B8">
      <w:pPr>
        <w:rPr/>
      </w:pPr>
      <w:r w:rsidDel="00000000" w:rsidR="00000000" w:rsidRPr="00000000">
        <w:rPr>
          <w:rtl w:val="0"/>
        </w:rPr>
        <w:t xml:space="preserve">    [KEYS_DIR, TALLY_DIR, SHARES_DIR].forEach(d =&gt; fs.mkdirSync(d, { recursive: true }));</w:t>
      </w:r>
    </w:p>
    <w:p w:rsidR="00000000" w:rsidDel="00000000" w:rsidP="00000000" w:rsidRDefault="00000000" w:rsidRPr="00000000" ns1:paraId="000011B9">
      <w:pPr>
        <w:rPr/>
      </w:pPr>
      <w:r w:rsidDel="00000000" w:rsidR="00000000" w:rsidRPr="00000000">
        <w:rPr>
          <w:rtl w:val="0"/>
        </w:rPr>
        <w:t xml:space="preserve">}</w:t>
      </w:r>
    </w:p>
    <w:p w:rsidR="00000000" w:rsidDel="00000000" w:rsidP="00000000" w:rsidRDefault="00000000" w:rsidRPr="00000000" ns1:paraId="000011BA">
      <w:pPr>
        <w:rPr/>
      </w:pPr>
      <w:r w:rsidDel="00000000" w:rsidR="00000000" w:rsidRPr="00000000">
        <w:rPr>
          <w:rtl w:val="0"/>
        </w:rPr>
        <w:t xml:space="preserve">ensureDirectories();</w:t>
      </w:r>
    </w:p>
    <w:p w:rsidR="00000000" w:rsidDel="00000000" w:rsidP="00000000" w:rsidRDefault="00000000" w:rsidRPr="00000000" ns1:paraId="000011BB">
      <w:pPr>
        <w:rPr/>
      </w:pPr>
      <w:r w:rsidDel="00000000" w:rsidR="00000000" w:rsidRPr="00000000">
        <w:rPr>
          <w:rtl w:val="0"/>
        </w:rPr>
      </w:r>
    </w:p>
    <w:p w:rsidR="00000000" w:rsidDel="00000000" w:rsidP="00000000" w:rsidRDefault="00000000" w:rsidRPr="00000000" ns1:paraId="000011BC">
      <w:pPr>
        <w:rPr/>
      </w:pPr>
      <w:r w:rsidDel="00000000" w:rsidR="00000000" w:rsidRPr="00000000">
        <w:rPr>
          <w:rtl w:val="0"/>
        </w:rPr>
        <w:t xml:space="preserve">// ── Middleware ────────────────────────────────────────────────</w:t>
      </w:r>
    </w:p>
    <w:p w:rsidR="00000000" w:rsidDel="00000000" w:rsidP="00000000" w:rsidRDefault="00000000" w:rsidRPr="00000000" ns1:paraId="000011BD">
      <w:pPr>
        <w:rPr/>
      </w:pPr>
      <w:r w:rsidDel="00000000" w:rsidR="00000000" w:rsidRPr="00000000">
        <w:rPr>
          <w:rtl w:val="0"/>
        </w:rPr>
        <w:t xml:space="preserve">app.use(cors());</w:t>
      </w:r>
    </w:p>
    <w:p w:rsidR="00000000" w:rsidDel="00000000" w:rsidP="00000000" w:rsidRDefault="00000000" w:rsidRPr="00000000" ns1:paraId="000011BE">
      <w:pPr>
        <w:rPr/>
      </w:pPr>
      <w:r w:rsidDel="00000000" w:rsidR="00000000" w:rsidRPr="00000000">
        <w:rPr>
          <w:rtl w:val="0"/>
        </w:rPr>
        <w:t xml:space="preserve">app.use(express.json());</w:t>
      </w:r>
    </w:p>
    <w:p w:rsidR="00000000" w:rsidDel="00000000" w:rsidP="00000000" w:rsidRDefault="00000000" w:rsidRPr="00000000" ns1:paraId="000011BF">
      <w:pPr>
        <w:rPr/>
      </w:pPr>
      <w:r w:rsidDel="00000000" w:rsidR="00000000" w:rsidRPr="00000000">
        <w:rPr>
          <w:rtl w:val="0"/>
        </w:rPr>
        <w:t xml:space="preserve">app.use(express.static(path.join(ROOT, 'web')));</w:t>
      </w:r>
    </w:p>
    <w:p w:rsidR="00000000" w:rsidDel="00000000" w:rsidP="00000000" w:rsidRDefault="00000000" w:rsidRPr="00000000" ns1:paraId="000011C0">
      <w:pPr>
        <w:rPr/>
      </w:pPr>
      <w:r w:rsidDel="00000000" w:rsidR="00000000" w:rsidRPr="00000000">
        <w:rPr>
          <w:rtl w:val="0"/>
        </w:rPr>
      </w:r>
    </w:p>
    <w:p w:rsidR="00000000" w:rsidDel="00000000" w:rsidP="00000000" w:rsidRDefault="00000000" w:rsidRPr="00000000" ns1:paraId="000011C1">
      <w:pPr>
        <w:rPr/>
      </w:pPr>
      <w:r w:rsidDel="00000000" w:rsidR="00000000" w:rsidRPr="00000000">
        <w:rPr>
          <w:rtl w:val="0"/>
        </w:rPr>
        <w:t xml:space="preserve">// ── Request logger ────────────────────────────────────────────</w:t>
      </w:r>
    </w:p>
    <w:p w:rsidR="00000000" w:rsidDel="00000000" w:rsidP="00000000" w:rsidRDefault="00000000" w:rsidRPr="00000000" ns1:paraId="000011C2">
      <w:pPr>
        <w:rPr/>
      </w:pPr>
      <w:r w:rsidDel="00000000" w:rsidR="00000000" w:rsidRPr="00000000">
        <w:rPr>
          <w:rtl w:val="0"/>
        </w:rPr>
        <w:t xml:space="preserve">app.use((req, _res, next) =&gt; {</w:t>
      </w:r>
    </w:p>
    <w:p w:rsidR="00000000" w:rsidDel="00000000" w:rsidP="00000000" w:rsidRDefault="00000000" w:rsidRPr="00000000" ns1:paraId="000011C3">
      <w:pPr>
        <w:rPr/>
      </w:pPr>
      <w:r w:rsidDel="00000000" w:rsidR="00000000" w:rsidRPr="00000000">
        <w:rPr>
          <w:rtl w:val="0"/>
        </w:rPr>
        <w:t xml:space="preserve">    const ts = new Date().toISOString().slice(11, 23);</w:t>
      </w:r>
    </w:p>
    <w:p w:rsidR="00000000" w:rsidDel="00000000" w:rsidP="00000000" w:rsidRDefault="00000000" w:rsidRPr="00000000" ns1:paraId="000011C4">
      <w:pPr>
        <w:rPr/>
      </w:pPr>
      <w:r w:rsidDel="00000000" w:rsidR="00000000" w:rsidRPr="00000000">
        <w:rPr>
          <w:rtl w:val="0"/>
        </w:rPr>
        <w:t xml:space="preserve">    console.log(`[${ts}] ${req.method} ${req.path}`);</w:t>
      </w:r>
    </w:p>
    <w:p w:rsidR="00000000" w:rsidDel="00000000" w:rsidP="00000000" w:rsidRDefault="00000000" w:rsidRPr="00000000" ns1:paraId="000011C5">
      <w:pPr>
        <w:rPr/>
      </w:pPr>
      <w:r w:rsidDel="00000000" w:rsidR="00000000" w:rsidRPr="00000000">
        <w:rPr>
          <w:rtl w:val="0"/>
        </w:rPr>
        <w:t xml:space="preserve">    next();</w:t>
      </w:r>
    </w:p>
    <w:p w:rsidR="00000000" w:rsidDel="00000000" w:rsidP="00000000" w:rsidRDefault="00000000" w:rsidRPr="00000000" ns1:paraId="000011C6">
      <w:pPr>
        <w:rPr/>
      </w:pPr>
      <w:r w:rsidDel="00000000" w:rsidR="00000000" w:rsidRPr="00000000">
        <w:rPr>
          <w:rtl w:val="0"/>
        </w:rPr>
        <w:t xml:space="preserve">});</w:t>
      </w:r>
    </w:p>
    <w:p w:rsidR="00000000" w:rsidDel="00000000" w:rsidP="00000000" w:rsidRDefault="00000000" w:rsidRPr="00000000" ns1:paraId="000011C7">
      <w:pPr>
        <w:rPr/>
      </w:pPr>
      <w:r w:rsidDel="00000000" w:rsidR="00000000" w:rsidRPr="00000000">
        <w:rPr>
          <w:rtl w:val="0"/>
        </w:rPr>
      </w:r>
    </w:p>
    <w:p w:rsidR="00000000" w:rsidDel="00000000" w:rsidP="00000000" w:rsidRDefault="00000000" w:rsidRPr="00000000" ns1:paraId="000011C8">
      <w:pPr>
        <w:rPr/>
      </w:pPr>
      <w:r w:rsidDel="00000000" w:rsidR="00000000" w:rsidRPr="00000000">
        <w:rPr>
          <w:rtl w:val="0"/>
        </w:rPr>
        <w:t xml:space="preserve">// ── State ─────────────────────────────────────────────────────</w:t>
      </w:r>
    </w:p>
    <w:p w:rsidR="00000000" w:rsidDel="00000000" w:rsidP="00000000" w:rsidRDefault="00000000" w:rsidRPr="00000000" ns1:paraId="000011C9">
      <w:pPr>
        <w:rPr/>
      </w:pPr>
      <w:r w:rsidDel="00000000" w:rsidR="00000000" w:rsidRPr="00000000">
        <w:rPr>
          <w:rtl w:val="0"/>
        </w:rPr>
        <w:t xml:space="preserve">let hasVoted          = false;</w:t>
      </w:r>
    </w:p>
    <w:p w:rsidR="00000000" w:rsidDel="00000000" w:rsidP="00000000" w:rsidRDefault="00000000" w:rsidRPr="00000000" ns1:paraId="000011CA">
      <w:pPr>
        <w:rPr/>
      </w:pPr>
      <w:r w:rsidDel="00000000" w:rsidR="00000000" w:rsidRPr="00000000">
        <w:rPr>
          <w:rtl w:val="0"/>
        </w:rPr>
        <w:t xml:space="preserve">let shareSubmitted    = false;</w:t>
      </w:r>
    </w:p>
    <w:p w:rsidR="00000000" w:rsidDel="00000000" w:rsidP="00000000" w:rsidRDefault="00000000" w:rsidRPr="00000000" ns1:paraId="000011CB">
      <w:pPr>
        <w:rPr/>
      </w:pPr>
      <w:r w:rsidDel="00000000" w:rsidR="00000000" w:rsidRPr="00000000">
        <w:rPr>
          <w:rtl w:val="0"/>
        </w:rPr>
        <w:t xml:space="preserve">let isRegistered      = false;</w:t>
      </w:r>
    </w:p>
    <w:p w:rsidR="00000000" w:rsidDel="00000000" w:rsidP="00000000" w:rsidRDefault="00000000" w:rsidRPr="00000000" ns1:paraId="000011CC">
      <w:pPr>
        <w:rPr/>
      </w:pPr>
      <w:r w:rsidDel="00000000" w:rsidR="00000000" w:rsidRPr="00000000">
        <w:rPr>
          <w:rtl w:val="0"/>
        </w:rPr>
        <w:t xml:space="preserve">let authToken         = null;</w:t>
      </w:r>
    </w:p>
    <w:p w:rsidR="00000000" w:rsidDel="00000000" w:rsidP="00000000" w:rsidRDefault="00000000" w:rsidRPr="00000000" ns1:paraId="000011CD">
      <w:pPr>
        <w:rPr/>
      </w:pPr>
      <w:r w:rsidDel="00000000" w:rsidR="00000000" w:rsidRPr="00000000">
        <w:rPr>
          <w:rtl w:val="0"/>
        </w:rPr>
        <w:t xml:space="preserve">let isFirstVoter      = false;</w:t>
      </w:r>
    </w:p>
    <w:p w:rsidR="00000000" w:rsidDel="00000000" w:rsidP="00000000" w:rsidRDefault="00000000" w:rsidRPr="00000000" ns1:paraId="000011CE">
      <w:pPr>
        <w:rPr/>
      </w:pPr>
      <w:r w:rsidDel="00000000" w:rsidR="00000000" w:rsidRPr="00000000">
        <w:rPr>
          <w:rtl w:val="0"/>
        </w:rPr>
      </w:r>
    </w:p>
    <w:p w:rsidR="00000000" w:rsidDel="00000000" w:rsidP="00000000" w:rsidRDefault="00000000" w:rsidRPr="00000000" ns1:paraId="000011CF">
      <w:pPr>
        <w:rPr/>
      </w:pPr>
      <w:r w:rsidDel="00000000" w:rsidR="00000000" w:rsidRPr="00000000">
        <w:rPr>
          <w:rtl w:val="0"/>
        </w:rPr>
        <w:t xml:space="preserve">// ── Helpers ───────────────────────────────────────────────────</w:t>
      </w:r>
    </w:p>
    <w:p w:rsidR="00000000" w:rsidDel="00000000" w:rsidP="00000000" w:rsidRDefault="00000000" w:rsidRPr="00000000" ns1:paraId="000011D0">
      <w:pPr>
        <w:rPr/>
      </w:pPr>
      <w:r w:rsidDel="00000000" w:rsidR="00000000" w:rsidRPr="00000000">
        <w:rPr>
          <w:rtl w:val="0"/>
        </w:rPr>
        <w:t xml:space="preserve">function runBinary(name, args = []) {</w:t>
      </w:r>
    </w:p>
    <w:p w:rsidR="00000000" w:rsidDel="00000000" w:rsidP="00000000" w:rsidRDefault="00000000" w:rsidRPr="00000000" ns1:paraId="000011D1">
      <w:pPr>
        <w:rPr/>
      </w:pPr>
      <w:r w:rsidDel="00000000" w:rsidR="00000000" w:rsidRPr="00000000">
        <w:rPr>
          <w:rtl w:val="0"/>
        </w:rPr>
        <w:t xml:space="preserve">    const bin = path.join(CRYPTO_BIN, name);</w:t>
      </w:r>
    </w:p>
    <w:p w:rsidR="00000000" w:rsidDel="00000000" w:rsidP="00000000" w:rsidRDefault="00000000" w:rsidRPr="00000000" ns1:paraId="000011D2">
      <w:pPr>
        <w:rPr/>
      </w:pPr>
      <w:r w:rsidDel="00000000" w:rsidR="00000000" w:rsidRPr="00000000">
        <w:rPr>
          <w:rtl w:val="0"/>
        </w:rPr>
        <w:t xml:space="preserve">    if (!fs.existsSync(bin)) {</w:t>
      </w:r>
    </w:p>
    <w:p w:rsidR="00000000" w:rsidDel="00000000" w:rsidP="00000000" w:rsidRDefault="00000000" w:rsidRPr="00000000" ns1:paraId="000011D3">
      <w:pPr>
        <w:rPr/>
      </w:pPr>
      <w:r w:rsidDel="00000000" w:rsidR="00000000" w:rsidRPr="00000000">
        <w:rPr>
          <w:rtl w:val="0"/>
        </w:rPr>
        <w:t xml:space="preserve">        throw new Error(</w:t>
      </w:r>
    </w:p>
    <w:p w:rsidR="00000000" w:rsidDel="00000000" w:rsidP="00000000" w:rsidRDefault="00000000" w:rsidRPr="00000000" ns1:paraId="000011D4">
      <w:pPr>
        <w:rPr/>
      </w:pPr>
      <w:r w:rsidDel="00000000" w:rsidR="00000000" w:rsidRPr="00000000">
        <w:rPr>
          <w:rtl w:val="0"/>
        </w:rPr>
        <w:t xml:space="preserve">            `Binary not found: ${bin}\n` +</w:t>
      </w:r>
    </w:p>
    <w:p w:rsidR="00000000" w:rsidDel="00000000" w:rsidP="00000000" w:rsidRDefault="00000000" w:rsidRPr="00000000" ns1:paraId="000011D5">
      <w:pPr>
        <w:rPr/>
      </w:pPr>
      <w:r w:rsidDel="00000000" w:rsidR="00000000" w:rsidRPr="00000000">
        <w:rPr>
          <w:rtl w:val="0"/>
        </w:rPr>
        <w:t xml:space="preserve">            `Build with: cd ${path.join(ROOT,'crypto','build')} &amp;&amp; cmake .. &amp;&amp; make`</w:t>
      </w:r>
    </w:p>
    <w:p w:rsidR="00000000" w:rsidDel="00000000" w:rsidP="00000000" w:rsidRDefault="00000000" w:rsidRPr="00000000" ns1:paraId="000011D6">
      <w:pPr>
        <w:rPr/>
      </w:pPr>
      <w:r w:rsidDel="00000000" w:rsidR="00000000" w:rsidRPr="00000000">
        <w:rPr>
          <w:rtl w:val="0"/>
        </w:rPr>
        <w:t xml:space="preserve">        );</w:t>
      </w:r>
    </w:p>
    <w:p w:rsidR="00000000" w:rsidDel="00000000" w:rsidP="00000000" w:rsidRDefault="00000000" w:rsidRPr="00000000" ns1:paraId="000011D7">
      <w:pPr>
        <w:rPr/>
      </w:pPr>
      <w:r w:rsidDel="00000000" w:rsidR="00000000" w:rsidRPr="00000000">
        <w:rPr>
          <w:rtl w:val="0"/>
        </w:rPr>
        <w:t xml:space="preserve">    }</w:t>
      </w:r>
    </w:p>
    <w:p w:rsidR="00000000" w:rsidDel="00000000" w:rsidP="00000000" w:rsidRDefault="00000000" w:rsidRPr="00000000" ns1:paraId="000011D8">
      <w:pPr>
        <w:rPr/>
      </w:pPr>
      <w:r w:rsidDel="00000000" w:rsidR="00000000" w:rsidRPr="00000000">
        <w:rPr>
          <w:rtl w:val="0"/>
        </w:rPr>
        <w:t xml:space="preserve">    const result = spawnSync(bin, args, { cwd: ROOT, encoding: 'utf8' });</w:t>
      </w:r>
    </w:p>
    <w:p w:rsidR="00000000" w:rsidDel="00000000" w:rsidP="00000000" w:rsidRDefault="00000000" w:rsidRPr="00000000" ns1:paraId="000011D9">
      <w:pPr>
        <w:rPr/>
      </w:pPr>
      <w:r w:rsidDel="00000000" w:rsidR="00000000" w:rsidRPr="00000000">
        <w:rPr>
          <w:rtl w:val="0"/>
        </w:rPr>
        <w:t xml:space="preserve">    if (result.status !== 0) {</w:t>
      </w:r>
    </w:p>
    <w:p w:rsidR="00000000" w:rsidDel="00000000" w:rsidP="00000000" w:rsidRDefault="00000000" w:rsidRPr="00000000" ns1:paraId="000011DA">
      <w:pPr>
        <w:rPr/>
      </w:pPr>
      <w:r w:rsidDel="00000000" w:rsidR="00000000" w:rsidRPr="00000000">
        <w:rPr>
          <w:rtl w:val="0"/>
        </w:rPr>
        <w:t xml:space="preserve">        throw new Error(`${name} exited ${result.status}:\n${result.stderr || result.stdout}`);</w:t>
      </w:r>
    </w:p>
    <w:p w:rsidR="00000000" w:rsidDel="00000000" w:rsidP="00000000" w:rsidRDefault="00000000" w:rsidRPr="00000000" ns1:paraId="000011DB">
      <w:pPr>
        <w:rPr/>
      </w:pPr>
      <w:r w:rsidDel="00000000" w:rsidR="00000000" w:rsidRPr="00000000">
        <w:rPr>
          <w:rtl w:val="0"/>
        </w:rPr>
        <w:t xml:space="preserve">    }</w:t>
      </w:r>
    </w:p>
    <w:p w:rsidR="00000000" w:rsidDel="00000000" w:rsidP="00000000" w:rsidRDefault="00000000" w:rsidRPr="00000000" ns1:paraId="000011DC">
      <w:pPr>
        <w:rPr/>
      </w:pPr>
      <w:r w:rsidDel="00000000" w:rsidR="00000000" w:rsidRPr="00000000">
        <w:rPr>
          <w:rtl w:val="0"/>
        </w:rPr>
        <w:t xml:space="preserve">    console.log(result.stdout);</w:t>
      </w:r>
    </w:p>
    <w:p w:rsidR="00000000" w:rsidDel="00000000" w:rsidP="00000000" w:rsidRDefault="00000000" w:rsidRPr="00000000" ns1:paraId="000011DD">
      <w:pPr>
        <w:rPr/>
      </w:pPr>
      <w:r w:rsidDel="00000000" w:rsidR="00000000" w:rsidRPr="00000000">
        <w:rPr>
          <w:rtl w:val="0"/>
        </w:rPr>
        <w:t xml:space="preserve">    return result.stdout;</w:t>
      </w:r>
    </w:p>
    <w:p w:rsidR="00000000" w:rsidDel="00000000" w:rsidP="00000000" w:rsidRDefault="00000000" w:rsidRPr="00000000" ns1:paraId="000011DE">
      <w:pPr>
        <w:rPr/>
      </w:pPr>
      <w:r w:rsidDel="00000000" w:rsidR="00000000" w:rsidRPr="00000000">
        <w:rPr>
          <w:rtl w:val="0"/>
        </w:rPr>
        <w:t xml:space="preserve">}</w:t>
      </w:r>
    </w:p>
    <w:p w:rsidR="00000000" w:rsidDel="00000000" w:rsidP="00000000" w:rsidRDefault="00000000" w:rsidRPr="00000000" ns1:paraId="000011DF">
      <w:pPr>
        <w:rPr/>
      </w:pPr>
      <w:r w:rsidDel="00000000" w:rsidR="00000000" w:rsidRPr="00000000">
        <w:rPr>
          <w:rtl w:val="0"/>
        </w:rPr>
      </w:r>
    </w:p>
    <w:p w:rsidR="00000000" w:rsidDel="00000000" w:rsidP="00000000" w:rsidRDefault="00000000" w:rsidRPr="00000000" ns1:paraId="000011E0">
      <w:pPr>
        <w:rPr/>
      </w:pPr>
      <w:r w:rsidDel="00000000" w:rsidR="00000000" w:rsidRPr="00000000">
        <w:rPr>
          <w:rtl w:val="0"/>
        </w:rPr>
        <w:t xml:space="preserve">async function fetchBinary(url) {</w:t>
      </w:r>
    </w:p>
    <w:p w:rsidR="00000000" w:rsidDel="00000000" w:rsidP="00000000" w:rsidRDefault="00000000" w:rsidRPr="00000000" ns1:paraId="000011E1">
      <w:pPr>
        <w:rPr/>
      </w:pPr>
      <w:r w:rsidDel="00000000" w:rsidR="00000000" w:rsidRPr="00000000">
        <w:rPr>
          <w:rtl w:val="0"/>
        </w:rPr>
        <w:t xml:space="preserve">    const res = await fetch(url);</w:t>
      </w:r>
    </w:p>
    <w:p w:rsidR="00000000" w:rsidDel="00000000" w:rsidP="00000000" w:rsidRDefault="00000000" w:rsidRPr="00000000" ns1:paraId="000011E2">
      <w:pPr>
        <w:rPr/>
      </w:pPr>
      <w:r w:rsidDel="00000000" w:rsidR="00000000" w:rsidRPr="00000000">
        <w:rPr>
          <w:rtl w:val="0"/>
        </w:rPr>
        <w:t xml:space="preserve">    if (!res.ok) {</w:t>
      </w:r>
    </w:p>
    <w:p w:rsidR="00000000" w:rsidDel="00000000" w:rsidP="00000000" w:rsidRDefault="00000000" w:rsidRPr="00000000" ns1:paraId="000011E3">
      <w:pPr>
        <w:rPr/>
      </w:pPr>
      <w:r w:rsidDel="00000000" w:rsidR="00000000" w:rsidRPr="00000000">
        <w:rPr>
          <w:rtl w:val="0"/>
        </w:rPr>
        <w:t xml:space="preserve">        const text = await res.text();</w:t>
      </w:r>
    </w:p>
    <w:p w:rsidR="00000000" w:rsidDel="00000000" w:rsidP="00000000" w:rsidRDefault="00000000" w:rsidRPr="00000000" ns1:paraId="000011E4">
      <w:pPr>
        <w:rPr/>
      </w:pPr>
      <w:r w:rsidDel="00000000" w:rsidR="00000000" w:rsidRPr="00000000">
        <w:rPr>
          <w:rtl w:val="0"/>
        </w:rPr>
        <w:t xml:space="preserve">        throw new Error(`HTTP ${res.status} from ${url}: ${text}`);</w:t>
      </w:r>
    </w:p>
    <w:p w:rsidR="00000000" w:rsidDel="00000000" w:rsidP="00000000" w:rsidRDefault="00000000" w:rsidRPr="00000000" ns1:paraId="000011E5">
      <w:pPr>
        <w:rPr/>
      </w:pPr>
      <w:r w:rsidDel="00000000" w:rsidR="00000000" w:rsidRPr="00000000">
        <w:rPr>
          <w:rtl w:val="0"/>
        </w:rPr>
        <w:t xml:space="preserve">    }</w:t>
      </w:r>
    </w:p>
    <w:p w:rsidR="00000000" w:rsidDel="00000000" w:rsidP="00000000" w:rsidRDefault="00000000" w:rsidRPr="00000000" ns1:paraId="000011E6">
      <w:pPr>
        <w:rPr/>
      </w:pPr>
      <w:r w:rsidDel="00000000" w:rsidR="00000000" w:rsidRPr="00000000">
        <w:rPr>
          <w:rtl w:val="0"/>
        </w:rPr>
        <w:t xml:space="preserve">    return res.buffer();</w:t>
      </w:r>
    </w:p>
    <w:p w:rsidR="00000000" w:rsidDel="00000000" w:rsidP="00000000" w:rsidRDefault="00000000" w:rsidRPr="00000000" ns1:paraId="000011E7">
      <w:pPr>
        <w:rPr/>
      </w:pPr>
      <w:r w:rsidDel="00000000" w:rsidR="00000000" w:rsidRPr="00000000">
        <w:rPr>
          <w:rtl w:val="0"/>
        </w:rPr>
        <w:t xml:space="preserve">}</w:t>
      </w:r>
    </w:p>
    <w:p w:rsidR="00000000" w:rsidDel="00000000" w:rsidP="00000000" w:rsidRDefault="00000000" w:rsidRPr="00000000" ns1:paraId="000011E8">
      <w:pPr>
        <w:rPr/>
      </w:pPr>
      <w:r w:rsidDel="00000000" w:rsidR="00000000" w:rsidRPr="00000000">
        <w:rPr>
          <w:rtl w:val="0"/>
        </w:rPr>
      </w:r>
    </w:p>
    <w:p w:rsidR="00000000" w:rsidDel="00000000" w:rsidP="00000000" w:rsidRDefault="00000000" w:rsidRPr="00000000" ns1:paraId="000011E9">
      <w:pPr>
        <w:rPr/>
      </w:pPr>
      <w:r w:rsidDel="00000000" w:rsidR="00000000" w:rsidRPr="00000000">
        <w:rPr>
          <w:rtl w:val="0"/>
        </w:rPr>
        <w:t xml:space="preserve">async function postBinary(url, buf, headers = {}) {</w:t>
      </w:r>
    </w:p>
    <w:p w:rsidR="00000000" w:rsidDel="00000000" w:rsidP="00000000" w:rsidRDefault="00000000" w:rsidRPr="00000000" ns1:paraId="000011EA">
      <w:pPr>
        <w:rPr/>
      </w:pPr>
      <w:r w:rsidDel="00000000" w:rsidR="00000000" w:rsidRPr="00000000">
        <w:rPr>
          <w:rtl w:val="0"/>
        </w:rPr>
        <w:t xml:space="preserve">    const res = await fetch(url, {</w:t>
      </w:r>
    </w:p>
    <w:p w:rsidR="00000000" w:rsidDel="00000000" w:rsidP="00000000" w:rsidRDefault="00000000" w:rsidRPr="00000000" ns1:paraId="000011EB">
      <w:pPr>
        <w:rPr/>
      </w:pPr>
      <w:r w:rsidDel="00000000" w:rsidR="00000000" w:rsidRPr="00000000">
        <w:rPr>
          <w:rtl w:val="0"/>
        </w:rPr>
        <w:t xml:space="preserve">        method:  'POST',</w:t>
      </w:r>
    </w:p>
    <w:p w:rsidR="00000000" w:rsidDel="00000000" w:rsidP="00000000" w:rsidRDefault="00000000" w:rsidRPr="00000000" ns1:paraId="000011EC">
      <w:pPr>
        <w:rPr/>
      </w:pPr>
      <w:r w:rsidDel="00000000" w:rsidR="00000000" w:rsidRPr="00000000">
        <w:rPr>
          <w:rtl w:val="0"/>
        </w:rPr>
        <w:t xml:space="preserve">        headers: { 'Content-Type': 'application/octet-stream', ...headers },</w:t>
      </w:r>
    </w:p>
    <w:p w:rsidR="00000000" w:rsidDel="00000000" w:rsidP="00000000" w:rsidRDefault="00000000" w:rsidRPr="00000000" ns1:paraId="000011ED">
      <w:pPr>
        <w:rPr/>
      </w:pPr>
      <w:r w:rsidDel="00000000" w:rsidR="00000000" w:rsidRPr="00000000">
        <w:rPr>
          <w:rtl w:val="0"/>
        </w:rPr>
        <w:t xml:space="preserve">        body:    buf,</w:t>
      </w:r>
    </w:p>
    <w:p w:rsidR="00000000" w:rsidDel="00000000" w:rsidP="00000000" w:rsidRDefault="00000000" w:rsidRPr="00000000" ns1:paraId="000011EE">
      <w:pPr>
        <w:rPr/>
      </w:pPr>
      <w:r w:rsidDel="00000000" w:rsidR="00000000" w:rsidRPr="00000000">
        <w:rPr>
          <w:rtl w:val="0"/>
        </w:rPr>
        <w:t xml:space="preserve">    });</w:t>
      </w:r>
    </w:p>
    <w:p w:rsidR="00000000" w:rsidDel="00000000" w:rsidP="00000000" w:rsidRDefault="00000000" w:rsidRPr="00000000" ns1:paraId="000011EF">
      <w:pPr>
        <w:rPr/>
      </w:pPr>
      <w:r w:rsidDel="00000000" w:rsidR="00000000" w:rsidRPr="00000000">
        <w:rPr>
          <w:rtl w:val="0"/>
        </w:rPr>
        <w:t xml:space="preserve">    const data = await res.json();</w:t>
      </w:r>
    </w:p>
    <w:p w:rsidR="00000000" w:rsidDel="00000000" w:rsidP="00000000" w:rsidRDefault="00000000" w:rsidRPr="00000000" ns1:paraId="000011F0">
      <w:pPr>
        <w:rPr/>
      </w:pPr>
      <w:r w:rsidDel="00000000" w:rsidR="00000000" w:rsidRPr="00000000">
        <w:rPr>
          <w:rtl w:val="0"/>
        </w:rPr>
        <w:t xml:space="preserve">    if (!res.ok) throw new Error(data.error || `HTTP ${res.status}`);</w:t>
      </w:r>
    </w:p>
    <w:p w:rsidR="00000000" w:rsidDel="00000000" w:rsidP="00000000" w:rsidRDefault="00000000" w:rsidRPr="00000000" ns1:paraId="000011F1">
      <w:pPr>
        <w:rPr/>
      </w:pPr>
      <w:r w:rsidDel="00000000" w:rsidR="00000000" w:rsidRPr="00000000">
        <w:rPr>
          <w:rtl w:val="0"/>
        </w:rPr>
        <w:t xml:space="preserve">    return data;</w:t>
      </w:r>
    </w:p>
    <w:p w:rsidR="00000000" w:rsidDel="00000000" w:rsidP="00000000" w:rsidRDefault="00000000" w:rsidRPr="00000000" ns1:paraId="000011F2">
      <w:pPr>
        <w:rPr/>
      </w:pPr>
      <w:r w:rsidDel="00000000" w:rsidR="00000000" w:rsidRPr="00000000">
        <w:rPr>
          <w:rtl w:val="0"/>
        </w:rPr>
        <w:t xml:space="preserve">}</w:t>
      </w:r>
    </w:p>
    <w:p w:rsidR="00000000" w:rsidDel="00000000" w:rsidP="00000000" w:rsidRDefault="00000000" w:rsidRPr="00000000" ns1:paraId="000011F3">
      <w:pPr>
        <w:rPr/>
      </w:pPr>
      <w:r w:rsidDel="00000000" w:rsidR="00000000" w:rsidRPr="00000000">
        <w:rPr>
          <w:rtl w:val="0"/>
        </w:rPr>
      </w:r>
    </w:p>
    <w:p w:rsidR="00000000" w:rsidDel="00000000" w:rsidP="00000000" w:rsidRDefault="00000000" w:rsidRPr="00000000" ns1:paraId="000011F4">
      <w:pPr>
        <w:rPr/>
      </w:pPr>
      <w:r w:rsidDel="00000000" w:rsidR="00000000" w:rsidRPr="00000000">
        <w:rPr>
          <w:rtl w:val="0"/>
        </w:rPr>
        <w:t xml:space="preserve">function resetLocalState() {</w:t>
      </w:r>
    </w:p>
    <w:p w:rsidR="00000000" w:rsidDel="00000000" w:rsidP="00000000" w:rsidRDefault="00000000" w:rsidRPr="00000000" ns1:paraId="000011F5">
      <w:pPr>
        <w:rPr/>
      </w:pPr>
      <w:r w:rsidDel="00000000" w:rsidR="00000000" w:rsidRPr="00000000">
        <w:rPr>
          <w:rtl w:val="0"/>
        </w:rPr>
        <w:t xml:space="preserve">    console.log(`[${VOTER_ID}] Resetting local client state...`);</w:t>
      </w:r>
    </w:p>
    <w:p w:rsidR="00000000" w:rsidDel="00000000" w:rsidP="00000000" w:rsidRDefault="00000000" w:rsidRPr="00000000" ns1:paraId="000011F6">
      <w:pPr>
        <w:rPr/>
      </w:pPr>
      <w:r w:rsidDel="00000000" w:rsidR="00000000" w:rsidRPr="00000000">
        <w:rPr>
          <w:rtl w:val="0"/>
        </w:rPr>
        <w:t xml:space="preserve">    [KEYS_DIR, TALLY_DIR, SHARES_DIR].forEach(dir =&gt; {</w:t>
      </w:r>
    </w:p>
    <w:p w:rsidR="00000000" w:rsidDel="00000000" w:rsidP="00000000" w:rsidRDefault="00000000" w:rsidRPr="00000000" ns1:paraId="000011F7">
      <w:pPr>
        <w:rPr/>
      </w:pPr>
      <w:r w:rsidDel="00000000" w:rsidR="00000000" w:rsidRPr="00000000">
        <w:rPr>
          <w:rtl w:val="0"/>
        </w:rPr>
        <w:t xml:space="preserve">        if (fs.existsSync(dir)) {</w:t>
      </w:r>
    </w:p>
    <w:p w:rsidR="00000000" w:rsidDel="00000000" w:rsidP="00000000" w:rsidRDefault="00000000" w:rsidRPr="00000000" ns1:paraId="000011F8">
      <w:pPr>
        <w:rPr/>
      </w:pPr>
      <w:r w:rsidDel="00000000" w:rsidR="00000000" w:rsidRPr="00000000">
        <w:rPr>
          <w:rtl w:val="0"/>
        </w:rPr>
        <w:t xml:space="preserve">            fs.readdirSync(dir).forEach(f =&gt; {</w:t>
      </w:r>
    </w:p>
    <w:p w:rsidR="00000000" w:rsidDel="00000000" w:rsidP="00000000" w:rsidRDefault="00000000" w:rsidRPr="00000000" ns1:paraId="000011F9">
      <w:pPr>
        <w:rPr/>
      </w:pPr>
      <w:r w:rsidDel="00000000" w:rsidR="00000000" w:rsidRPr="00000000">
        <w:rPr>
          <w:rtl w:val="0"/>
        </w:rPr>
        <w:t xml:space="preserve">                const fullPath = path.join(dir, f);</w:t>
      </w:r>
    </w:p>
    <w:p w:rsidR="00000000" w:rsidDel="00000000" w:rsidP="00000000" w:rsidRDefault="00000000" w:rsidRPr="00000000" ns1:paraId="000011FA">
      <w:pPr>
        <w:rPr/>
      </w:pPr>
      <w:r w:rsidDel="00000000" w:rsidR="00000000" w:rsidRPr="00000000">
        <w:rPr>
          <w:rtl w:val="0"/>
        </w:rPr>
        <w:t xml:space="preserve">                if (!fs.statSync(fullPath).isDirectory()) {</w:t>
      </w:r>
    </w:p>
    <w:p w:rsidR="00000000" w:rsidDel="00000000" w:rsidP="00000000" w:rsidRDefault="00000000" w:rsidRPr="00000000" ns1:paraId="000011FB">
      <w:pPr>
        <w:rPr/>
      </w:pPr>
      <w:r w:rsidDel="00000000" w:rsidR="00000000" w:rsidRPr="00000000">
        <w:rPr>
          <w:rtl w:val="0"/>
        </w:rPr>
        <w:t xml:space="preserve">                    try { fs.unlinkSync(fullPath); } catch (e) {}</w:t>
      </w:r>
    </w:p>
    <w:p w:rsidR="00000000" w:rsidDel="00000000" w:rsidP="00000000" w:rsidRDefault="00000000" w:rsidRPr="00000000" ns1:paraId="000011FC">
      <w:pPr>
        <w:rPr/>
      </w:pPr>
      <w:r w:rsidDel="00000000" w:rsidR="00000000" w:rsidRPr="00000000">
        <w:rPr>
          <w:rtl w:val="0"/>
        </w:rPr>
        <w:t xml:space="preserve">                }</w:t>
      </w:r>
    </w:p>
    <w:p w:rsidR="00000000" w:rsidDel="00000000" w:rsidP="00000000" w:rsidRDefault="00000000" w:rsidRPr="00000000" ns1:paraId="000011FD">
      <w:pPr>
        <w:rPr/>
      </w:pPr>
      <w:r w:rsidDel="00000000" w:rsidR="00000000" w:rsidRPr="00000000">
        <w:rPr>
          <w:rtl w:val="0"/>
        </w:rPr>
        <w:t xml:space="preserve">            });</w:t>
      </w:r>
    </w:p>
    <w:p w:rsidR="00000000" w:rsidDel="00000000" w:rsidP="00000000" w:rsidRDefault="00000000" w:rsidRPr="00000000" ns1:paraId="000011FE">
      <w:pPr>
        <w:rPr/>
      </w:pPr>
      <w:r w:rsidDel="00000000" w:rsidR="00000000" w:rsidRPr="00000000">
        <w:rPr>
          <w:rtl w:val="0"/>
        </w:rPr>
        <w:t xml:space="preserve">        }</w:t>
      </w:r>
    </w:p>
    <w:p w:rsidR="00000000" w:rsidDel="00000000" w:rsidP="00000000" w:rsidRDefault="00000000" w:rsidRPr="00000000" ns1:paraId="000011FF">
      <w:pPr>
        <w:rPr/>
      </w:pPr>
      <w:r w:rsidDel="00000000" w:rsidR="00000000" w:rsidRPr="00000000">
        <w:rPr>
          <w:rtl w:val="0"/>
        </w:rPr>
        <w:t xml:space="preserve">    });</w:t>
      </w:r>
    </w:p>
    <w:p w:rsidR="00000000" w:rsidDel="00000000" w:rsidP="00000000" w:rsidRDefault="00000000" w:rsidRPr="00000000" ns1:paraId="00001200">
      <w:pPr>
        <w:rPr/>
      </w:pPr>
      <w:r w:rsidDel="00000000" w:rsidR="00000000" w:rsidRPr="00000000">
        <w:rPr>
          <w:rtl w:val="0"/>
        </w:rPr>
        <w:t xml:space="preserve">    const voteFile = path.join(DATA, 'enc_vote.bin');</w:t>
      </w:r>
    </w:p>
    <w:p w:rsidR="00000000" w:rsidDel="00000000" w:rsidP="00000000" w:rsidRDefault="00000000" w:rsidRPr="00000000" ns1:paraId="00001201">
      <w:pPr>
        <w:rPr/>
      </w:pPr>
      <w:r w:rsidDel="00000000" w:rsidR="00000000" w:rsidRPr="00000000">
        <w:rPr>
          <w:rtl w:val="0"/>
        </w:rPr>
        <w:t xml:space="preserve">    if (fs.existsSync(voteFile)) {</w:t>
      </w:r>
    </w:p>
    <w:p w:rsidR="00000000" w:rsidDel="00000000" w:rsidP="00000000" w:rsidRDefault="00000000" w:rsidRPr="00000000" ns1:paraId="00001202">
      <w:pPr>
        <w:rPr/>
      </w:pPr>
      <w:r w:rsidDel="00000000" w:rsidR="00000000" w:rsidRPr="00000000">
        <w:rPr>
          <w:rtl w:val="0"/>
        </w:rPr>
        <w:t xml:space="preserve">        try { fs.unlinkSync(voteFile); } catch (e) {}</w:t>
      </w:r>
    </w:p>
    <w:p w:rsidR="00000000" w:rsidDel="00000000" w:rsidP="00000000" w:rsidRDefault="00000000" w:rsidRPr="00000000" ns1:paraId="00001203">
      <w:pPr>
        <w:rPr/>
      </w:pPr>
      <w:r w:rsidDel="00000000" w:rsidR="00000000" w:rsidRPr="00000000">
        <w:rPr>
          <w:rtl w:val="0"/>
        </w:rPr>
        <w:t xml:space="preserve">    }</w:t>
      </w:r>
    </w:p>
    <w:p w:rsidR="00000000" w:rsidDel="00000000" w:rsidP="00000000" w:rsidRDefault="00000000" w:rsidRPr="00000000" ns1:paraId="00001204">
      <w:pPr>
        <w:rPr/>
      </w:pPr>
      <w:r w:rsidDel="00000000" w:rsidR="00000000" w:rsidRPr="00000000">
        <w:rPr>
          <w:rtl w:val="0"/>
        </w:rPr>
        <w:t xml:space="preserve">    hasVoted = false;</w:t>
      </w:r>
    </w:p>
    <w:p w:rsidR="00000000" w:rsidDel="00000000" w:rsidP="00000000" w:rsidRDefault="00000000" w:rsidRPr="00000000" ns1:paraId="00001205">
      <w:pPr>
        <w:rPr/>
      </w:pPr>
      <w:r w:rsidDel="00000000" w:rsidR="00000000" w:rsidRPr="00000000">
        <w:rPr>
          <w:rtl w:val="0"/>
        </w:rPr>
        <w:t xml:space="preserve">    shareSubmitted = false;</w:t>
      </w:r>
    </w:p>
    <w:p w:rsidR="00000000" w:rsidDel="00000000" w:rsidP="00000000" w:rsidRDefault="00000000" w:rsidRPr="00000000" ns1:paraId="00001206">
      <w:pPr>
        <w:rPr/>
      </w:pPr>
      <w:r w:rsidDel="00000000" w:rsidR="00000000" w:rsidRPr="00000000">
        <w:rPr>
          <w:rtl w:val="0"/>
        </w:rPr>
        <w:t xml:space="preserve">    isRegistered = false;</w:t>
      </w:r>
    </w:p>
    <w:p w:rsidR="00000000" w:rsidDel="00000000" w:rsidP="00000000" w:rsidRDefault="00000000" w:rsidRPr="00000000" ns1:paraId="00001207">
      <w:pPr>
        <w:rPr/>
      </w:pPr>
      <w:r w:rsidDel="00000000" w:rsidR="00000000" w:rsidRPr="00000000">
        <w:rPr>
          <w:rtl w:val="0"/>
        </w:rPr>
        <w:t xml:space="preserve">    authToken = null;</w:t>
      </w:r>
    </w:p>
    <w:p w:rsidR="00000000" w:rsidDel="00000000" w:rsidP="00000000" w:rsidRDefault="00000000" w:rsidRPr="00000000" ns1:paraId="00001208">
      <w:pPr>
        <w:rPr/>
      </w:pPr>
      <w:r w:rsidDel="00000000" w:rsidR="00000000" w:rsidRPr="00000000">
        <w:rPr>
          <w:rtl w:val="0"/>
        </w:rPr>
        <w:t xml:space="preserve">    isFirstVoter = false;</w:t>
      </w:r>
    </w:p>
    <w:p w:rsidR="00000000" w:rsidDel="00000000" w:rsidP="00000000" w:rsidRDefault="00000000" w:rsidRPr="00000000" ns1:paraId="00001209">
      <w:pPr>
        <w:rPr/>
      </w:pPr>
      <w:r w:rsidDel="00000000" w:rsidR="00000000" w:rsidRPr="00000000">
        <w:rPr>
          <w:rtl w:val="0"/>
        </w:rPr>
        <w:t xml:space="preserve">}</w:t>
      </w:r>
    </w:p>
    <w:p w:rsidR="00000000" w:rsidDel="00000000" w:rsidP="00000000" w:rsidRDefault="00000000" w:rsidRPr="00000000" ns1:paraId="0000120A">
      <w:pPr>
        <w:rPr/>
      </w:pPr>
      <w:r w:rsidDel="00000000" w:rsidR="00000000" w:rsidRPr="00000000">
        <w:rPr>
          <w:rtl w:val="0"/>
        </w:rPr>
      </w:r>
    </w:p>
    <w:p w:rsidR="00000000" w:rsidDel="00000000" w:rsidP="00000000" w:rsidRDefault="00000000" w:rsidRPr="00000000" ns1:paraId="0000120B">
      <w:pPr>
        <w:rPr/>
      </w:pPr>
      <w:r w:rsidDel="00000000" w:rsidR="00000000" w:rsidRPr="00000000">
        <w:rPr>
          <w:rtl w:val="0"/>
        </w:rPr>
        <w:t xml:space="preserve">async function registerVoter(full_name, cccd, dob, address, phone) {</w:t>
      </w:r>
    </w:p>
    <w:p w:rsidR="00000000" w:rsidDel="00000000" w:rsidP="00000000" w:rsidRDefault="00000000" w:rsidRPr="00000000" ns1:paraId="0000120C">
      <w:pPr>
        <w:rPr/>
      </w:pPr>
      <w:r w:rsidDel="00000000" w:rsidR="00000000" w:rsidRPr="00000000">
        <w:rPr>
          <w:rtl w:val="0"/>
        </w:rPr>
        <w:t xml:space="preserve">    if (isRegistered) throw new Error('Already registered in this session.');</w:t>
      </w:r>
    </w:p>
    <w:p w:rsidR="00000000" w:rsidDel="00000000" w:rsidP="00000000" w:rsidRDefault="00000000" w:rsidRPr="00000000" ns1:paraId="0000120D">
      <w:pPr>
        <w:rPr/>
      </w:pPr>
      <w:r w:rsidDel="00000000" w:rsidR="00000000" w:rsidRPr="00000000">
        <w:rPr>
          <w:rtl w:val="0"/>
        </w:rPr>
      </w:r>
    </w:p>
    <w:p w:rsidR="00000000" w:rsidDel="00000000" w:rsidP="00000000" w:rsidRDefault="00000000" w:rsidRPr="00000000" ns1:paraId="0000120E">
      <w:pPr>
        <w:rPr/>
      </w:pPr>
      <w:r w:rsidDel="00000000" w:rsidR="00000000" w:rsidRPr="00000000">
        <w:rPr>
          <w:rtl w:val="0"/>
        </w:rPr>
        <w:t xml:space="preserve">    console.log(`[${VOTER_ID}] Attempting registration with server at ${SERVER_URL}...`);</w:t>
      </w:r>
    </w:p>
    <w:p w:rsidR="00000000" w:rsidDel="00000000" w:rsidP="00000000" w:rsidRDefault="00000000" w:rsidRPr="00000000" ns1:paraId="0000120F">
      <w:pPr>
        <w:rPr/>
      </w:pPr>
      <w:r w:rsidDel="00000000" w:rsidR="00000000" w:rsidRPr="00000000">
        <w:rPr>
          <w:rtl w:val="0"/>
        </w:rPr>
        <w:t xml:space="preserve">    const res = await fetch(`${SERVER_URL}/register`, {</w:t>
      </w:r>
    </w:p>
    <w:p w:rsidR="00000000" w:rsidDel="00000000" w:rsidP="00000000" w:rsidRDefault="00000000" w:rsidRPr="00000000" ns1:paraId="00001210">
      <w:pPr>
        <w:rPr/>
      </w:pPr>
      <w:r w:rsidDel="00000000" w:rsidR="00000000" w:rsidRPr="00000000">
        <w:rPr>
          <w:rtl w:val="0"/>
        </w:rPr>
        <w:t xml:space="preserve">        method: 'POST',</w:t>
      </w:r>
    </w:p>
    <w:p w:rsidR="00000000" w:rsidDel="00000000" w:rsidP="00000000" w:rsidRDefault="00000000" w:rsidRPr="00000000" ns1:paraId="00001211">
      <w:pPr>
        <w:rPr/>
      </w:pPr>
      <w:r w:rsidDel="00000000" w:rsidR="00000000" w:rsidRPr="00000000">
        <w:rPr>
          <w:rtl w:val="0"/>
        </w:rPr>
        <w:t xml:space="preserve">        headers: { 'Content-Type': 'application/json' },</w:t>
      </w:r>
    </w:p>
    <w:p w:rsidR="00000000" w:rsidDel="00000000" w:rsidP="00000000" w:rsidRDefault="00000000" w:rsidRPr="00000000" ns1:paraId="00001212">
      <w:pPr>
        <w:rPr/>
      </w:pPr>
      <w:r w:rsidDel="00000000" w:rsidR="00000000" w:rsidRPr="00000000">
        <w:rPr>
          <w:rtl w:val="0"/>
        </w:rPr>
        <w:t xml:space="preserve">        body: JSON.stringify({ full_name, cccd, dob, address, phone })</w:t>
      </w:r>
    </w:p>
    <w:p w:rsidR="00000000" w:rsidDel="00000000" w:rsidP="00000000" w:rsidRDefault="00000000" w:rsidRPr="00000000" ns1:paraId="00001213">
      <w:pPr>
        <w:rPr/>
      </w:pPr>
      <w:r w:rsidDel="00000000" w:rsidR="00000000" w:rsidRPr="00000000">
        <w:rPr>
          <w:rtl w:val="0"/>
        </w:rPr>
        <w:t xml:space="preserve">    });</w:t>
      </w:r>
    </w:p>
    <w:p w:rsidR="00000000" w:rsidDel="00000000" w:rsidP="00000000" w:rsidRDefault="00000000" w:rsidRPr="00000000" ns1:paraId="00001214">
      <w:pPr>
        <w:rPr/>
      </w:pPr>
      <w:r w:rsidDel="00000000" w:rsidR="00000000" w:rsidRPr="00000000">
        <w:rPr>
          <w:rtl w:val="0"/>
        </w:rPr>
        <w:t xml:space="preserve">    const data = await res.json();</w:t>
      </w:r>
    </w:p>
    <w:p w:rsidR="00000000" w:rsidDel="00000000" w:rsidP="00000000" w:rsidRDefault="00000000" w:rsidRPr="00000000" ns1:paraId="00001215">
      <w:pPr>
        <w:rPr/>
      </w:pPr>
      <w:r w:rsidDel="00000000" w:rsidR="00000000" w:rsidRPr="00000000">
        <w:rPr>
          <w:rtl w:val="0"/>
        </w:rPr>
        <w:t xml:space="preserve">    if (!res.ok) throw new Error(data.error || `HTTP ${res.status}`);</w:t>
      </w:r>
    </w:p>
    <w:p w:rsidR="00000000" w:rsidDel="00000000" w:rsidP="00000000" w:rsidRDefault="00000000" w:rsidRPr="00000000" ns1:paraId="00001216">
      <w:pPr>
        <w:rPr/>
      </w:pPr>
      <w:r w:rsidDel="00000000" w:rsidR="00000000" w:rsidRPr="00000000">
        <w:rPr>
          <w:rtl w:val="0"/>
        </w:rPr>
      </w:r>
    </w:p>
    <w:p w:rsidR="00000000" w:rsidDel="00000000" w:rsidP="00000000" w:rsidRDefault="00000000" w:rsidRPr="00000000" ns1:paraId="00001217">
      <w:pPr>
        <w:rPr/>
      </w:pPr>
      <w:r w:rsidDel="00000000" w:rsidR="00000000" w:rsidRPr="00000000">
        <w:rPr>
          <w:rtl w:val="0"/>
        </w:rPr>
        <w:t xml:space="preserve">    authToken   = data.token;</w:t>
      </w:r>
    </w:p>
    <w:p w:rsidR="00000000" w:rsidDel="00000000" w:rsidP="00000000" w:rsidRDefault="00000000" w:rsidRPr="00000000" ns1:paraId="00001218">
      <w:pPr>
        <w:rPr/>
      </w:pPr>
      <w:r w:rsidDel="00000000" w:rsidR="00000000" w:rsidRPr="00000000">
        <w:rPr>
          <w:rtl w:val="0"/>
        </w:rPr>
        <w:t xml:space="preserve">    // Support both old (voterId) and new (voter_id) field name</w:t>
      </w:r>
    </w:p>
    <w:p w:rsidR="00000000" w:rsidDel="00000000" w:rsidP="00000000" w:rsidRDefault="00000000" w:rsidRPr="00000000" ns1:paraId="00001219">
      <w:pPr>
        <w:rPr/>
      </w:pPr>
      <w:r w:rsidDel="00000000" w:rsidR="00000000" w:rsidRPr="00000000">
        <w:rPr>
          <w:rtl w:val="0"/>
        </w:rPr>
        <w:t xml:space="preserve">    const resolvedId = data.voter_id || data.voterId;</w:t>
      </w:r>
    </w:p>
    <w:p w:rsidR="00000000" w:rsidDel="00000000" w:rsidP="00000000" w:rsidRDefault="00000000" w:rsidRPr="00000000" ns1:paraId="0000121A">
      <w:pPr>
        <w:rPr/>
      </w:pPr>
      <w:r w:rsidDel="00000000" w:rsidR="00000000" w:rsidRPr="00000000">
        <w:rPr>
          <w:rtl w:val="0"/>
        </w:rPr>
        <w:t xml:space="preserve">    isFirstVoter = data.isFirst === 1;</w:t>
      </w:r>
    </w:p>
    <w:p w:rsidR="00000000" w:rsidDel="00000000" w:rsidP="00000000" w:rsidRDefault="00000000" w:rsidRPr="00000000" ns1:paraId="0000121B">
      <w:pPr>
        <w:rPr/>
      </w:pPr>
      <w:r w:rsidDel="00000000" w:rsidR="00000000" w:rsidRPr="00000000">
        <w:rPr>
          <w:rtl w:val="0"/>
        </w:rPr>
        <w:t xml:space="preserve">    console.log(`[${resolvedId}] Registered. Token acquired. isFirst: ${isFirstVoter}`);</w:t>
      </w:r>
    </w:p>
    <w:p w:rsidR="00000000" w:rsidDel="00000000" w:rsidP="00000000" w:rsidRDefault="00000000" w:rsidRPr="00000000" ns1:paraId="0000121C">
      <w:pPr>
        <w:rPr/>
      </w:pPr>
      <w:r w:rsidDel="00000000" w:rsidR="00000000" w:rsidRPr="00000000">
        <w:rPr>
          <w:rtl w:val="0"/>
        </w:rPr>
      </w:r>
    </w:p>
    <w:p w:rsidR="00000000" w:rsidDel="00000000" w:rsidP="00000000" w:rsidRDefault="00000000" w:rsidRPr="00000000" ns1:paraId="0000121D">
      <w:pPr>
        <w:rPr/>
      </w:pPr>
      <w:r w:rsidDel="00000000" w:rsidR="00000000" w:rsidRPr="00000000">
        <w:rPr>
          <w:rtl w:val="0"/>
        </w:rPr>
        <w:t xml:space="preserve">    ensureDirectories();</w:t>
      </w:r>
    </w:p>
    <w:p w:rsidR="00000000" w:rsidDel="00000000" w:rsidP="00000000" w:rsidRDefault="00000000" w:rsidRPr="00000000" ns1:paraId="0000121E">
      <w:pPr>
        <w:rPr/>
      </w:pPr>
      <w:r w:rsidDel="00000000" w:rsidR="00000000" w:rsidRPr="00000000">
        <w:rPr>
          <w:rtl w:val="0"/>
        </w:rPr>
        <w:t xml:space="preserve">    const tempJointPk = path.join(KEYS_DIR, 'temp_joint_pk.bin');</w:t>
      </w:r>
    </w:p>
    <w:p w:rsidR="00000000" w:rsidDel="00000000" w:rsidP="00000000" w:rsidRDefault="00000000" w:rsidRPr="00000000" ns1:paraId="0000121F">
      <w:pPr>
        <w:rPr/>
      </w:pPr>
      <w:r w:rsidDel="00000000" w:rsidR="00000000" w:rsidRPr="00000000">
        <w:rPr>
          <w:rtl w:val="0"/>
        </w:rPr>
        <w:t xml:space="preserve">    if (!isFirstVoter) {</w:t>
      </w:r>
    </w:p>
    <w:p w:rsidR="00000000" w:rsidDel="00000000" w:rsidP="00000000" w:rsidRDefault="00000000" w:rsidRPr="00000000" ns1:paraId="00001220">
      <w:pPr>
        <w:rPr/>
      </w:pPr>
      <w:r w:rsidDel="00000000" w:rsidR="00000000" w:rsidRPr="00000000">
        <w:rPr>
          <w:rtl w:val="0"/>
        </w:rPr>
        <w:t xml:space="preserve">        console.log(`[${resolvedId}] Downloading current joint_pk.bin from server...`);</w:t>
      </w:r>
    </w:p>
    <w:p w:rsidR="00000000" w:rsidDel="00000000" w:rsidP="00000000" w:rsidRDefault="00000000" w:rsidRPr="00000000" ns1:paraId="00001221">
      <w:pPr>
        <w:rPr/>
      </w:pPr>
      <w:r w:rsidDel="00000000" w:rsidR="00000000" w:rsidRPr="00000000">
        <w:rPr>
          <w:rtl w:val="0"/>
        </w:rPr>
        <w:t xml:space="preserve">        const jointPkBuf = await fetchBinary(`${SERVER_URL}/joint_pk`);</w:t>
      </w:r>
    </w:p>
    <w:p w:rsidR="00000000" w:rsidDel="00000000" w:rsidP="00000000" w:rsidRDefault="00000000" w:rsidRPr="00000000" ns1:paraId="00001222">
      <w:pPr>
        <w:rPr/>
      </w:pPr>
      <w:r w:rsidDel="00000000" w:rsidR="00000000" w:rsidRPr="00000000">
        <w:rPr>
          <w:rtl w:val="0"/>
        </w:rPr>
        <w:t xml:space="preserve">        fs.writeFileSync(tempJointPk, jointPkBuf);</w:t>
      </w:r>
    </w:p>
    <w:p w:rsidR="00000000" w:rsidDel="00000000" w:rsidP="00000000" w:rsidRDefault="00000000" w:rsidRPr="00000000" ns1:paraId="00001223">
      <w:pPr>
        <w:rPr/>
      </w:pPr>
      <w:r w:rsidDel="00000000" w:rsidR="00000000" w:rsidRPr="00000000">
        <w:rPr>
          <w:rtl w:val="0"/>
        </w:rPr>
        <w:t xml:space="preserve">        console.log(`[${resolvedId}] Joint PK downloaded (${jointPkBuf.length} bytes)`);</w:t>
      </w:r>
    </w:p>
    <w:p w:rsidR="00000000" w:rsidDel="00000000" w:rsidP="00000000" w:rsidRDefault="00000000" w:rsidRPr="00000000" ns1:paraId="00001224">
      <w:pPr>
        <w:rPr/>
      </w:pPr>
      <w:r w:rsidDel="00000000" w:rsidR="00000000" w:rsidRPr="00000000">
        <w:rPr>
          <w:rtl w:val="0"/>
        </w:rPr>
        <w:t xml:space="preserve">    }</w:t>
      </w:r>
    </w:p>
    <w:p w:rsidR="00000000" w:rsidDel="00000000" w:rsidP="00000000" w:rsidRDefault="00000000" w:rsidRPr="00000000" ns1:paraId="00001225">
      <w:pPr>
        <w:rPr/>
      </w:pPr>
      <w:r w:rsidDel="00000000" w:rsidR="00000000" w:rsidRPr="00000000">
        <w:rPr>
          <w:rtl w:val="0"/>
        </w:rPr>
      </w:r>
    </w:p>
    <w:p w:rsidR="00000000" w:rsidDel="00000000" w:rsidP="00000000" w:rsidRDefault="00000000" w:rsidRPr="00000000" ns1:paraId="00001226">
      <w:pPr>
        <w:rPr/>
      </w:pPr>
      <w:r w:rsidDel="00000000" w:rsidR="00000000" w:rsidRPr="00000000">
        <w:rPr>
          <w:rtl w:val="0"/>
        </w:rPr>
        <w:t xml:space="preserve">    const outSk = path.join(KEYS_DIR, 'secret_key.bin');</w:t>
      </w:r>
    </w:p>
    <w:p w:rsidR="00000000" w:rsidDel="00000000" w:rsidP="00000000" w:rsidRDefault="00000000" w:rsidRPr="00000000" ns1:paraId="00001227">
      <w:pPr>
        <w:rPr/>
      </w:pPr>
      <w:r w:rsidDel="00000000" w:rsidR="00000000" w:rsidRPr="00000000">
        <w:rPr>
          <w:rtl w:val="0"/>
        </w:rPr>
        <w:t xml:space="preserve">    const outPk = path.join(KEYS_DIR, 'public_key.bin');</w:t>
      </w:r>
    </w:p>
    <w:p w:rsidR="00000000" w:rsidDel="00000000" w:rsidP="00000000" w:rsidRDefault="00000000" w:rsidRPr="00000000" ns1:paraId="00001228">
      <w:pPr>
        <w:rPr/>
      </w:pPr>
      <w:r w:rsidDel="00000000" w:rsidR="00000000" w:rsidRPr="00000000">
        <w:rPr>
          <w:rtl w:val="0"/>
        </w:rPr>
        <w:t xml:space="preserve">    const paramsFile = path.join(ROOT, 'params', 'crypto_params.bin');</w:t>
      </w:r>
    </w:p>
    <w:p w:rsidR="00000000" w:rsidDel="00000000" w:rsidP="00000000" w:rsidRDefault="00000000" w:rsidRPr="00000000" ns1:paraId="00001229">
      <w:pPr>
        <w:rPr/>
      </w:pPr>
      <w:r w:rsidDel="00000000" w:rsidR="00000000" w:rsidRPr="00000000">
        <w:rPr>
          <w:rtl w:val="0"/>
        </w:rPr>
        <w:t xml:space="preserve">    const dummyPk = path.join(KEYS_DIR, 'dummy.bin');</w:t>
      </w:r>
    </w:p>
    <w:p w:rsidR="00000000" w:rsidDel="00000000" w:rsidP="00000000" w:rsidRDefault="00000000" w:rsidRPr="00000000" ns1:paraId="0000122A">
      <w:pPr>
        <w:rPr/>
      </w:pPr>
      <w:r w:rsidDel="00000000" w:rsidR="00000000" w:rsidRPr="00000000">
        <w:rPr>
          <w:rtl w:val="0"/>
        </w:rPr>
        <w:t xml:space="preserve">    if (isFirstVoter) {</w:t>
      </w:r>
    </w:p>
    <w:p w:rsidR="00000000" w:rsidDel="00000000" w:rsidP="00000000" w:rsidRDefault="00000000" w:rsidRPr="00000000" ns1:paraId="0000122B">
      <w:pPr>
        <w:rPr/>
      </w:pPr>
      <w:r w:rsidDel="00000000" w:rsidR="00000000" w:rsidRPr="00000000">
        <w:rPr>
          <w:rtl w:val="0"/>
        </w:rPr>
        <w:t xml:space="preserve">        fs.writeFileSync(dummyPk, Buffer.alloc(0));</w:t>
      </w:r>
    </w:p>
    <w:p w:rsidR="00000000" w:rsidDel="00000000" w:rsidP="00000000" w:rsidRDefault="00000000" w:rsidRPr="00000000" ns1:paraId="0000122C">
      <w:pPr>
        <w:rPr/>
      </w:pPr>
      <w:r w:rsidDel="00000000" w:rsidR="00000000" w:rsidRPr="00000000">
        <w:rPr>
          <w:rtl w:val="0"/>
        </w:rPr>
        <w:t xml:space="preserve">    }</w:t>
      </w:r>
    </w:p>
    <w:p w:rsidR="00000000" w:rsidDel="00000000" w:rsidP="00000000" w:rsidRDefault="00000000" w:rsidRPr="00000000" ns1:paraId="0000122D">
      <w:pPr>
        <w:rPr/>
      </w:pPr>
      <w:r w:rsidDel="00000000" w:rsidR="00000000" w:rsidRPr="00000000">
        <w:rPr>
          <w:rtl w:val="0"/>
        </w:rPr>
      </w:r>
    </w:p>
    <w:p w:rsidR="00000000" w:rsidDel="00000000" w:rsidP="00000000" w:rsidRDefault="00000000" w:rsidRPr="00000000" ns1:paraId="0000122E">
      <w:pPr>
        <w:rPr/>
      </w:pPr>
      <w:r w:rsidDel="00000000" w:rsidR="00000000" w:rsidRPr="00000000">
        <w:rPr>
          <w:rtl w:val="0"/>
        </w:rPr>
        <w:t xml:space="preserve">    console.log(`[${resolvedId}] Running voter_keygen binary...`);</w:t>
      </w:r>
    </w:p>
    <w:p w:rsidR="00000000" w:rsidDel="00000000" w:rsidP="00000000" w:rsidRDefault="00000000" w:rsidRPr="00000000" ns1:paraId="0000122F">
      <w:pPr>
        <w:rPr/>
      </w:pPr>
      <w:r w:rsidDel="00000000" w:rsidR="00000000" w:rsidRPr="00000000">
        <w:rPr>
          <w:rtl w:val="0"/>
        </w:rPr>
        <w:t xml:space="preserve">    runBinary('voter_keygen', [</w:t>
      </w:r>
    </w:p>
    <w:p w:rsidR="00000000" w:rsidDel="00000000" w:rsidP="00000000" w:rsidRDefault="00000000" w:rsidRPr="00000000" ns1:paraId="00001230">
      <w:pPr>
        <w:rPr/>
      </w:pPr>
      <w:r w:rsidDel="00000000" w:rsidR="00000000" w:rsidRPr="00000000">
        <w:rPr>
          <w:rtl w:val="0"/>
        </w:rPr>
        <w:t xml:space="preserve">        resolvedId,</w:t>
      </w:r>
    </w:p>
    <w:p w:rsidR="00000000" w:rsidDel="00000000" w:rsidP="00000000" w:rsidRDefault="00000000" w:rsidRPr="00000000" ns1:paraId="00001231">
      <w:pPr>
        <w:rPr/>
      </w:pPr>
      <w:r w:rsidDel="00000000" w:rsidR="00000000" w:rsidRPr="00000000">
        <w:rPr>
          <w:rtl w:val="0"/>
        </w:rPr>
        <w:t xml:space="preserve">        isFirstVoter ? '1' : '0',</w:t>
      </w:r>
    </w:p>
    <w:p w:rsidR="00000000" w:rsidDel="00000000" w:rsidP="00000000" w:rsidRDefault="00000000" w:rsidRPr="00000000" ns1:paraId="00001232">
      <w:pPr>
        <w:rPr/>
      </w:pPr>
      <w:r w:rsidDel="00000000" w:rsidR="00000000" w:rsidRPr="00000000">
        <w:rPr>
          <w:rtl w:val="0"/>
        </w:rPr>
        <w:t xml:space="preserve">        isFirstVoter ? dummyPk : tempJointPk,</w:t>
      </w:r>
    </w:p>
    <w:p w:rsidR="00000000" w:rsidDel="00000000" w:rsidP="00000000" w:rsidRDefault="00000000" w:rsidRPr="00000000" ns1:paraId="00001233">
      <w:pPr>
        <w:rPr/>
      </w:pPr>
      <w:r w:rsidDel="00000000" w:rsidR="00000000" w:rsidRPr="00000000">
        <w:rPr>
          <w:rtl w:val="0"/>
        </w:rPr>
        <w:t xml:space="preserve">        outSk,</w:t>
      </w:r>
    </w:p>
    <w:p w:rsidR="00000000" w:rsidDel="00000000" w:rsidP="00000000" w:rsidRDefault="00000000" w:rsidRPr="00000000" ns1:paraId="00001234">
      <w:pPr>
        <w:rPr/>
      </w:pPr>
      <w:r w:rsidDel="00000000" w:rsidR="00000000" w:rsidRPr="00000000">
        <w:rPr>
          <w:rtl w:val="0"/>
        </w:rPr>
        <w:t xml:space="preserve">        outPk,</w:t>
      </w:r>
    </w:p>
    <w:p w:rsidR="00000000" w:rsidDel="00000000" w:rsidP="00000000" w:rsidRDefault="00000000" w:rsidRPr="00000000" ns1:paraId="00001235">
      <w:pPr>
        <w:rPr/>
      </w:pPr>
      <w:r w:rsidDel="00000000" w:rsidR="00000000" w:rsidRPr="00000000">
        <w:rPr>
          <w:rtl w:val="0"/>
        </w:rPr>
        <w:t xml:space="preserve">        paramsFile</w:t>
      </w:r>
    </w:p>
    <w:p w:rsidR="00000000" w:rsidDel="00000000" w:rsidP="00000000" w:rsidRDefault="00000000" w:rsidRPr="00000000" ns1:paraId="00001236">
      <w:pPr>
        <w:rPr/>
      </w:pPr>
      <w:r w:rsidDel="00000000" w:rsidR="00000000" w:rsidRPr="00000000">
        <w:rPr>
          <w:rtl w:val="0"/>
        </w:rPr>
        <w:t xml:space="preserve">    ]);</w:t>
      </w:r>
    </w:p>
    <w:p w:rsidR="00000000" w:rsidDel="00000000" w:rsidP="00000000" w:rsidRDefault="00000000" w:rsidRPr="00000000" ns1:paraId="00001237">
      <w:pPr>
        <w:rPr/>
      </w:pPr>
      <w:r w:rsidDel="00000000" w:rsidR="00000000" w:rsidRPr="00000000">
        <w:rPr>
          <w:rtl w:val="0"/>
        </w:rPr>
      </w:r>
    </w:p>
    <w:p w:rsidR="00000000" w:rsidDel="00000000" w:rsidP="00000000" w:rsidRDefault="00000000" w:rsidRPr="00000000" ns1:paraId="00001238">
      <w:pPr>
        <w:rPr/>
      </w:pPr>
      <w:r w:rsidDel="00000000" w:rsidR="00000000" w:rsidRPr="00000000">
        <w:rPr>
          <w:rtl w:val="0"/>
        </w:rPr>
        <w:t xml:space="preserve">    console.log(`[${resolvedId}] Uploading public key share to server...`);</w:t>
      </w:r>
    </w:p>
    <w:p w:rsidR="00000000" w:rsidDel="00000000" w:rsidP="00000000" w:rsidRDefault="00000000" w:rsidRPr="00000000" ns1:paraId="00001239">
      <w:pPr>
        <w:rPr/>
      </w:pPr>
      <w:r w:rsidDel="00000000" w:rsidR="00000000" w:rsidRPr="00000000">
        <w:rPr>
          <w:rtl w:val="0"/>
        </w:rPr>
        <w:t xml:space="preserve">    const pkBuf = fs.readFileSync(outPk);</w:t>
      </w:r>
    </w:p>
    <w:p w:rsidR="00000000" w:rsidDel="00000000" w:rsidP="00000000" w:rsidRDefault="00000000" w:rsidRPr="00000000" ns1:paraId="0000123A">
      <w:pPr>
        <w:rPr/>
      </w:pPr>
      <w:r w:rsidDel="00000000" w:rsidR="00000000" w:rsidRPr="00000000">
        <w:rPr>
          <w:rtl w:val="0"/>
        </w:rPr>
        <w:t xml:space="preserve">    await postBinary(`${SERVER_URL}/upload_pk`, pkBuf, {</w:t>
      </w:r>
    </w:p>
    <w:p w:rsidR="00000000" w:rsidDel="00000000" w:rsidP="00000000" w:rsidRDefault="00000000" w:rsidRPr="00000000" ns1:paraId="0000123B">
      <w:pPr>
        <w:rPr/>
      </w:pPr>
      <w:r w:rsidDel="00000000" w:rsidR="00000000" w:rsidRPr="00000000">
        <w:rPr>
          <w:rtl w:val="0"/>
        </w:rPr>
        <w:t xml:space="preserve">        'Authorization': `Bearer ${authToken}`</w:t>
      </w:r>
    </w:p>
    <w:p w:rsidR="00000000" w:rsidDel="00000000" w:rsidP="00000000" w:rsidRDefault="00000000" w:rsidRPr="00000000" ns1:paraId="0000123C">
      <w:pPr>
        <w:rPr/>
      </w:pPr>
      <w:r w:rsidDel="00000000" w:rsidR="00000000" w:rsidRPr="00000000">
        <w:rPr>
          <w:rtl w:val="0"/>
        </w:rPr>
        <w:t xml:space="preserve">    });</w:t>
      </w:r>
    </w:p>
    <w:p w:rsidR="00000000" w:rsidDel="00000000" w:rsidP="00000000" w:rsidRDefault="00000000" w:rsidRPr="00000000" ns1:paraId="0000123D">
      <w:pPr>
        <w:rPr/>
      </w:pPr>
      <w:r w:rsidDel="00000000" w:rsidR="00000000" w:rsidRPr="00000000">
        <w:rPr>
          <w:rtl w:val="0"/>
        </w:rPr>
      </w:r>
    </w:p>
    <w:p w:rsidR="00000000" w:rsidDel="00000000" w:rsidP="00000000" w:rsidRDefault="00000000" w:rsidRPr="00000000" ns1:paraId="0000123E">
      <w:pPr>
        <w:rPr/>
      </w:pPr>
      <w:r w:rsidDel="00000000" w:rsidR="00000000" w:rsidRPr="00000000">
        <w:rPr>
          <w:rtl w:val="0"/>
        </w:rPr>
        <w:t xml:space="preserve">    isRegistered = true;</w:t>
      </w:r>
    </w:p>
    <w:p w:rsidR="00000000" w:rsidDel="00000000" w:rsidP="00000000" w:rsidRDefault="00000000" w:rsidRPr="00000000" ns1:paraId="0000123F">
      <w:pPr>
        <w:rPr/>
      </w:pPr>
      <w:r w:rsidDel="00000000" w:rsidR="00000000" w:rsidRPr="00000000">
        <w:rPr>
          <w:rFonts w:ascii="Arial Unicode MS" w:cs="Arial Unicode MS" w:eastAsia="Arial Unicode MS" w:hAnsi="Arial Unicode MS"/>
          <w:rtl w:val="0"/>
        </w:rPr>
        <w:t xml:space="preserve">    console.log(`[${resolvedId}] ✓ Registration and key generation complete.`);</w:t>
      </w:r>
    </w:p>
    <w:p w:rsidR="00000000" w:rsidDel="00000000" w:rsidP="00000000" w:rsidRDefault="00000000" w:rsidRPr="00000000" ns1:paraId="00001240">
      <w:pPr>
        <w:rPr/>
      </w:pPr>
      <w:r w:rsidDel="00000000" w:rsidR="00000000" w:rsidRPr="00000000">
        <w:rPr>
          <w:rtl w:val="0"/>
        </w:rPr>
        <w:t xml:space="preserve">    return { voter_id: resolvedId, isFirst: isFirstVoter };</w:t>
      </w:r>
    </w:p>
    <w:p w:rsidR="00000000" w:rsidDel="00000000" w:rsidP="00000000" w:rsidRDefault="00000000" w:rsidRPr="00000000" ns1:paraId="00001241">
      <w:pPr>
        <w:rPr/>
      </w:pPr>
      <w:r w:rsidDel="00000000" w:rsidR="00000000" w:rsidRPr="00000000">
        <w:rPr>
          <w:rtl w:val="0"/>
        </w:rPr>
        <w:t xml:space="preserve">}</w:t>
      </w:r>
    </w:p>
    <w:p w:rsidR="00000000" w:rsidDel="00000000" w:rsidP="00000000" w:rsidRDefault="00000000" w:rsidRPr="00000000" ns1:paraId="00001242">
      <w:pPr>
        <w:rPr/>
      </w:pPr>
      <w:r w:rsidDel="00000000" w:rsidR="00000000" w:rsidRPr="00000000">
        <w:rPr>
          <w:rtl w:val="0"/>
        </w:rPr>
      </w:r>
    </w:p>
    <w:p w:rsidR="00000000" w:rsidDel="00000000" w:rsidP="00000000" w:rsidRDefault="00000000" w:rsidRPr="00000000" ns1:paraId="00001243">
      <w:pPr>
        <w:rPr/>
      </w:pPr>
      <w:r w:rsidDel="00000000" w:rsidR="00000000" w:rsidRPr="00000000">
        <w:rPr>
          <w:rtl w:val="0"/>
        </w:rPr>
      </w:r>
    </w:p>
    <w:p w:rsidR="00000000" w:rsidDel="00000000" w:rsidP="00000000" w:rsidRDefault="00000000" w:rsidRPr="00000000" ns1:paraId="00001244">
      <w:pPr>
        <w:rPr/>
      </w:pPr>
      <w:r w:rsidDel="00000000" w:rsidR="00000000" w:rsidRPr="00000000">
        <w:rPr>
          <w:rtl w:val="0"/>
        </w:rPr>
        <w:t xml:space="preserve">// ── GET /health ───────────────────────────────────────────────</w:t>
      </w:r>
    </w:p>
    <w:p w:rsidR="00000000" w:rsidDel="00000000" w:rsidP="00000000" w:rsidRDefault="00000000" w:rsidRPr="00000000" ns1:paraId="00001245">
      <w:pPr>
        <w:rPr/>
      </w:pPr>
      <w:r w:rsidDel="00000000" w:rsidR="00000000" w:rsidRPr="00000000">
        <w:rPr>
          <w:rtl w:val="0"/>
        </w:rPr>
        <w:t xml:space="preserve">app.get('/health', (_req, res) =&gt; {</w:t>
      </w:r>
    </w:p>
    <w:p w:rsidR="00000000" w:rsidDel="00000000" w:rsidP="00000000" w:rsidRDefault="00000000" w:rsidRPr="00000000" ns1:paraId="00001246">
      <w:pPr>
        <w:rPr/>
      </w:pPr>
      <w:r w:rsidDel="00000000" w:rsidR="00000000" w:rsidRPr="00000000">
        <w:rPr>
          <w:rtl w:val="0"/>
        </w:rPr>
        <w:t xml:space="preserve">    res.json({</w:t>
      </w:r>
    </w:p>
    <w:p w:rsidR="00000000" w:rsidDel="00000000" w:rsidP="00000000" w:rsidRDefault="00000000" w:rsidRPr="00000000" ns1:paraId="00001247">
      <w:pPr>
        <w:rPr/>
      </w:pPr>
      <w:r w:rsidDel="00000000" w:rsidR="00000000" w:rsidRPr="00000000">
        <w:rPr>
          <w:rtl w:val="0"/>
        </w:rPr>
        <w:t xml:space="preserve">        status: 'ok',</w:t>
      </w:r>
    </w:p>
    <w:p w:rsidR="00000000" w:rsidDel="00000000" w:rsidP="00000000" w:rsidRDefault="00000000" w:rsidRPr="00000000" ns1:paraId="00001248">
      <w:pPr>
        <w:rPr/>
      </w:pPr>
      <w:r w:rsidDel="00000000" w:rsidR="00000000" w:rsidRPr="00000000">
        <w:rPr>
          <w:rtl w:val="0"/>
        </w:rPr>
        <w:t xml:space="preserve">        voter:  VOTER_ID,</w:t>
      </w:r>
    </w:p>
    <w:p w:rsidR="00000000" w:rsidDel="00000000" w:rsidP="00000000" w:rsidRDefault="00000000" w:rsidRPr="00000000" ns1:paraId="00001249">
      <w:pPr>
        <w:rPr/>
      </w:pPr>
      <w:r w:rsidDel="00000000" w:rsidR="00000000" w:rsidRPr="00000000">
        <w:rPr>
          <w:rtl w:val="0"/>
        </w:rPr>
        <w:t xml:space="preserve">        server: SERVER_URL,</w:t>
      </w:r>
    </w:p>
    <w:p w:rsidR="00000000" w:rsidDel="00000000" w:rsidP="00000000" w:rsidRDefault="00000000" w:rsidRPr="00000000" ns1:paraId="0000124A">
      <w:pPr>
        <w:rPr/>
      </w:pPr>
      <w:r w:rsidDel="00000000" w:rsidR="00000000" w:rsidRPr="00000000">
        <w:rPr>
          <w:rtl w:val="0"/>
        </w:rPr>
        <w:t xml:space="preserve">        is_registered: isRegistered,</w:t>
      </w:r>
    </w:p>
    <w:p w:rsidR="00000000" w:rsidDel="00000000" w:rsidP="00000000" w:rsidRDefault="00000000" w:rsidRPr="00000000" ns1:paraId="0000124B">
      <w:pPr>
        <w:rPr/>
      </w:pPr>
      <w:r w:rsidDel="00000000" w:rsidR="00000000" w:rsidRPr="00000000">
        <w:rPr>
          <w:rtl w:val="0"/>
        </w:rPr>
        <w:t xml:space="preserve">        hasVoted,</w:t>
      </w:r>
    </w:p>
    <w:p w:rsidR="00000000" w:rsidDel="00000000" w:rsidP="00000000" w:rsidRDefault="00000000" w:rsidRPr="00000000" ns1:paraId="0000124C">
      <w:pPr>
        <w:rPr/>
      </w:pPr>
      <w:r w:rsidDel="00000000" w:rsidR="00000000" w:rsidRPr="00000000">
        <w:rPr>
          <w:rtl w:val="0"/>
        </w:rPr>
        <w:t xml:space="preserve">        shareSubmitted,</w:t>
      </w:r>
    </w:p>
    <w:p w:rsidR="00000000" w:rsidDel="00000000" w:rsidP="00000000" w:rsidRDefault="00000000" w:rsidRPr="00000000" ns1:paraId="0000124D">
      <w:pPr>
        <w:rPr/>
      </w:pPr>
      <w:r w:rsidDel="00000000" w:rsidR="00000000" w:rsidRPr="00000000">
        <w:rPr>
          <w:rtl w:val="0"/>
        </w:rPr>
        <w:t xml:space="preserve">    });</w:t>
      </w:r>
    </w:p>
    <w:p w:rsidR="00000000" w:rsidDel="00000000" w:rsidP="00000000" w:rsidRDefault="00000000" w:rsidRPr="00000000" ns1:paraId="0000124E">
      <w:pPr>
        <w:rPr/>
      </w:pPr>
      <w:r w:rsidDel="00000000" w:rsidR="00000000" w:rsidRPr="00000000">
        <w:rPr>
          <w:rtl w:val="0"/>
        </w:rPr>
        <w:t xml:space="preserve">});</w:t>
      </w:r>
    </w:p>
    <w:p w:rsidR="00000000" w:rsidDel="00000000" w:rsidP="00000000" w:rsidRDefault="00000000" w:rsidRPr="00000000" ns1:paraId="0000124F">
      <w:pPr>
        <w:rPr/>
      </w:pPr>
      <w:r w:rsidDel="00000000" w:rsidR="00000000" w:rsidRPr="00000000">
        <w:rPr>
          <w:rtl w:val="0"/>
        </w:rPr>
      </w:r>
    </w:p>
    <w:p w:rsidR="00000000" w:rsidDel="00000000" w:rsidP="00000000" w:rsidRDefault="00000000" w:rsidRPr="00000000" ns1:paraId="00001250">
      <w:pPr>
        <w:rPr/>
      </w:pPr>
      <w:r w:rsidDel="00000000" w:rsidR="00000000" w:rsidRPr="00000000">
        <w:rPr>
          <w:rtl w:val="0"/>
        </w:rPr>
        <w:t xml:space="preserve">// ── GET /candidates ─────────────────────────────────────────</w:t>
      </w:r>
    </w:p>
    <w:p w:rsidR="00000000" w:rsidDel="00000000" w:rsidP="00000000" w:rsidRDefault="00000000" w:rsidRPr="00000000" ns1:paraId="00001251">
      <w:pPr>
        <w:rPr/>
      </w:pPr>
      <w:r w:rsidDel="00000000" w:rsidR="00000000" w:rsidRPr="00000000">
        <w:rPr>
          <w:rtl w:val="0"/>
        </w:rPr>
        <w:t xml:space="preserve">app.get('/candidates', async (_req, res) =&gt; {</w:t>
      </w:r>
    </w:p>
    <w:p w:rsidR="00000000" w:rsidDel="00000000" w:rsidP="00000000" w:rsidRDefault="00000000" w:rsidRPr="00000000" ns1:paraId="00001252">
      <w:pPr>
        <w:rPr/>
      </w:pPr>
      <w:r w:rsidDel="00000000" w:rsidR="00000000" w:rsidRPr="00000000">
        <w:rPr>
          <w:rtl w:val="0"/>
        </w:rPr>
        <w:t xml:space="preserve">    try {</w:t>
      </w:r>
    </w:p>
    <w:p w:rsidR="00000000" w:rsidDel="00000000" w:rsidP="00000000" w:rsidRDefault="00000000" w:rsidRPr="00000000" ns1:paraId="00001253">
      <w:pPr>
        <w:rPr/>
      </w:pPr>
      <w:r w:rsidDel="00000000" w:rsidR="00000000" w:rsidRPr="00000000">
        <w:rPr>
          <w:rtl w:val="0"/>
        </w:rPr>
        <w:t xml:space="preserve">        const upstream = await fetch(`${SERVER_URL}/candidates`);</w:t>
      </w:r>
    </w:p>
    <w:p w:rsidR="00000000" w:rsidDel="00000000" w:rsidP="00000000" w:rsidRDefault="00000000" w:rsidRPr="00000000" ns1:paraId="00001254">
      <w:pPr>
        <w:rPr/>
      </w:pPr>
      <w:r w:rsidDel="00000000" w:rsidR="00000000" w:rsidRPr="00000000">
        <w:rPr>
          <w:rtl w:val="0"/>
        </w:rPr>
        <w:t xml:space="preserve">        if (!upstream.ok) {</w:t>
      </w:r>
    </w:p>
    <w:p w:rsidR="00000000" w:rsidDel="00000000" w:rsidP="00000000" w:rsidRDefault="00000000" w:rsidRPr="00000000" ns1:paraId="00001255">
      <w:pPr>
        <w:rPr/>
      </w:pPr>
      <w:r w:rsidDel="00000000" w:rsidR="00000000" w:rsidRPr="00000000">
        <w:rPr>
          <w:rtl w:val="0"/>
        </w:rPr>
        <w:t xml:space="preserve">            const text = await upstream.text();</w:t>
      </w:r>
    </w:p>
    <w:p w:rsidR="00000000" w:rsidDel="00000000" w:rsidP="00000000" w:rsidRDefault="00000000" w:rsidRPr="00000000" ns1:paraId="00001256">
      <w:pPr>
        <w:rPr/>
      </w:pPr>
      <w:r w:rsidDel="00000000" w:rsidR="00000000" w:rsidRPr="00000000">
        <w:rPr>
          <w:rtl w:val="0"/>
        </w:rPr>
        <w:t xml:space="preserve">            return res.status(upstream.status).json({ error: text });</w:t>
      </w:r>
    </w:p>
    <w:p w:rsidR="00000000" w:rsidDel="00000000" w:rsidP="00000000" w:rsidRDefault="00000000" w:rsidRPr="00000000" ns1:paraId="00001257">
      <w:pPr>
        <w:rPr/>
      </w:pPr>
      <w:r w:rsidDel="00000000" w:rsidR="00000000" w:rsidRPr="00000000">
        <w:rPr>
          <w:rtl w:val="0"/>
        </w:rPr>
        <w:t xml:space="preserve">        }</w:t>
      </w:r>
    </w:p>
    <w:p w:rsidR="00000000" w:rsidDel="00000000" w:rsidP="00000000" w:rsidRDefault="00000000" w:rsidRPr="00000000" ns1:paraId="00001258">
      <w:pPr>
        <w:rPr/>
      </w:pPr>
      <w:r w:rsidDel="00000000" w:rsidR="00000000" w:rsidRPr="00000000">
        <w:rPr>
          <w:rtl w:val="0"/>
        </w:rPr>
        <w:t xml:space="preserve">        const data = await upstream.json();</w:t>
      </w:r>
    </w:p>
    <w:p w:rsidR="00000000" w:rsidDel="00000000" w:rsidP="00000000" w:rsidRDefault="00000000" w:rsidRPr="00000000" ns1:paraId="00001259">
      <w:pPr>
        <w:rPr/>
      </w:pPr>
      <w:r w:rsidDel="00000000" w:rsidR="00000000" w:rsidRPr="00000000">
        <w:rPr>
          <w:rtl w:val="0"/>
        </w:rPr>
        <w:t xml:space="preserve">        res.json(data);</w:t>
      </w:r>
    </w:p>
    <w:p w:rsidR="00000000" w:rsidDel="00000000" w:rsidP="00000000" w:rsidRDefault="00000000" w:rsidRPr="00000000" ns1:paraId="0000125A">
      <w:pPr>
        <w:rPr/>
      </w:pPr>
      <w:r w:rsidDel="00000000" w:rsidR="00000000" w:rsidRPr="00000000">
        <w:rPr>
          <w:rtl w:val="0"/>
        </w:rPr>
        <w:t xml:space="preserve">    } catch (err) {</w:t>
      </w:r>
    </w:p>
    <w:p w:rsidR="00000000" w:rsidDel="00000000" w:rsidP="00000000" w:rsidRDefault="00000000" w:rsidRPr="00000000" ns1:paraId="0000125B">
      <w:pPr>
        <w:rPr/>
      </w:pPr>
      <w:r w:rsidDel="00000000" w:rsidR="00000000" w:rsidRPr="00000000">
        <w:rPr>
          <w:rtl w:val="0"/>
        </w:rPr>
        <w:t xml:space="preserve">        console.error(`[${VOTER_ID}] /candidates proxy error:`, err.message);</w:t>
      </w:r>
    </w:p>
    <w:p w:rsidR="00000000" w:rsidDel="00000000" w:rsidP="00000000" w:rsidRDefault="00000000" w:rsidRPr="00000000" ns1:paraId="0000125C">
      <w:pPr>
        <w:rPr/>
      </w:pPr>
      <w:r w:rsidDel="00000000" w:rsidR="00000000" w:rsidRPr="00000000">
        <w:rPr>
          <w:rtl w:val="0"/>
        </w:rPr>
        <w:t xml:space="preserve">        res.status(502).json({ error: `Cannot reach tally server: ${err.message}` });</w:t>
      </w:r>
    </w:p>
    <w:p w:rsidR="00000000" w:rsidDel="00000000" w:rsidP="00000000" w:rsidRDefault="00000000" w:rsidRPr="00000000" ns1:paraId="0000125D">
      <w:pPr>
        <w:rPr/>
      </w:pPr>
      <w:r w:rsidDel="00000000" w:rsidR="00000000" w:rsidRPr="00000000">
        <w:rPr>
          <w:rtl w:val="0"/>
        </w:rPr>
        <w:t xml:space="preserve">    }</w:t>
      </w:r>
    </w:p>
    <w:p w:rsidR="00000000" w:rsidDel="00000000" w:rsidP="00000000" w:rsidRDefault="00000000" w:rsidRPr="00000000" ns1:paraId="0000125E">
      <w:pPr>
        <w:rPr/>
      </w:pPr>
      <w:r w:rsidDel="00000000" w:rsidR="00000000" w:rsidRPr="00000000">
        <w:rPr>
          <w:rtl w:val="0"/>
        </w:rPr>
        <w:t xml:space="preserve">});</w:t>
      </w:r>
    </w:p>
    <w:p w:rsidR="00000000" w:rsidDel="00000000" w:rsidP="00000000" w:rsidRDefault="00000000" w:rsidRPr="00000000" ns1:paraId="0000125F">
      <w:pPr>
        <w:rPr/>
      </w:pPr>
      <w:r w:rsidDel="00000000" w:rsidR="00000000" w:rsidRPr="00000000">
        <w:rPr>
          <w:rtl w:val="0"/>
        </w:rPr>
      </w:r>
    </w:p>
    <w:p w:rsidR="00000000" w:rsidDel="00000000" w:rsidP="00000000" w:rsidRDefault="00000000" w:rsidRPr="00000000" ns1:paraId="00001260">
      <w:pPr>
        <w:rPr/>
      </w:pPr>
      <w:r w:rsidDel="00000000" w:rsidR="00000000" w:rsidRPr="00000000">
        <w:rPr>
          <w:rtl w:val="0"/>
        </w:rPr>
        <w:t xml:space="preserve">// ── GET /audit-status ─────────────────────────────────────────</w:t>
      </w:r>
    </w:p>
    <w:p w:rsidR="00000000" w:rsidDel="00000000" w:rsidP="00000000" w:rsidRDefault="00000000" w:rsidRPr="00000000" ns1:paraId="00001261">
      <w:pPr>
        <w:rPr/>
      </w:pPr>
      <w:r w:rsidDel="00000000" w:rsidR="00000000" w:rsidRPr="00000000">
        <w:rPr>
          <w:rtl w:val="0"/>
        </w:rPr>
        <w:t xml:space="preserve">app.get('/audit-status', async (_req, res) =&gt; {</w:t>
      </w:r>
    </w:p>
    <w:p w:rsidR="00000000" w:rsidDel="00000000" w:rsidP="00000000" w:rsidRDefault="00000000" w:rsidRPr="00000000" ns1:paraId="00001262">
      <w:pPr>
        <w:rPr/>
      </w:pPr>
      <w:r w:rsidDel="00000000" w:rsidR="00000000" w:rsidRPr="00000000">
        <w:rPr>
          <w:rtl w:val="0"/>
        </w:rPr>
        <w:t xml:space="preserve">    try {</w:t>
      </w:r>
    </w:p>
    <w:p w:rsidR="00000000" w:rsidDel="00000000" w:rsidP="00000000" w:rsidRDefault="00000000" w:rsidRPr="00000000" ns1:paraId="00001263">
      <w:pPr>
        <w:rPr/>
      </w:pPr>
      <w:r w:rsidDel="00000000" w:rsidR="00000000" w:rsidRPr="00000000">
        <w:rPr>
          <w:rtl w:val="0"/>
        </w:rPr>
        <w:t xml:space="preserve">        const upstream = await fetch(`${SERVER_URL}/audit-status`);</w:t>
      </w:r>
    </w:p>
    <w:p w:rsidR="00000000" w:rsidDel="00000000" w:rsidP="00000000" w:rsidRDefault="00000000" w:rsidRPr="00000000" ns1:paraId="00001264">
      <w:pPr>
        <w:rPr/>
      </w:pPr>
      <w:r w:rsidDel="00000000" w:rsidR="00000000" w:rsidRPr="00000000">
        <w:rPr>
          <w:rtl w:val="0"/>
        </w:rPr>
        <w:t xml:space="preserve">        if (!upstream.ok) {</w:t>
      </w:r>
    </w:p>
    <w:p w:rsidR="00000000" w:rsidDel="00000000" w:rsidP="00000000" w:rsidRDefault="00000000" w:rsidRPr="00000000" ns1:paraId="00001265">
      <w:pPr>
        <w:rPr/>
      </w:pPr>
      <w:r w:rsidDel="00000000" w:rsidR="00000000" w:rsidRPr="00000000">
        <w:rPr>
          <w:rtl w:val="0"/>
        </w:rPr>
        <w:t xml:space="preserve">            const text = await upstream.text();</w:t>
      </w:r>
    </w:p>
    <w:p w:rsidR="00000000" w:rsidDel="00000000" w:rsidP="00000000" w:rsidRDefault="00000000" w:rsidRPr="00000000" ns1:paraId="00001266">
      <w:pPr>
        <w:rPr/>
      </w:pPr>
      <w:r w:rsidDel="00000000" w:rsidR="00000000" w:rsidRPr="00000000">
        <w:rPr>
          <w:rtl w:val="0"/>
        </w:rPr>
        <w:t xml:space="preserve">            return res.status(upstream.status).json({ error: text });</w:t>
      </w:r>
    </w:p>
    <w:p w:rsidR="00000000" w:rsidDel="00000000" w:rsidP="00000000" w:rsidRDefault="00000000" w:rsidRPr="00000000" ns1:paraId="00001267">
      <w:pPr>
        <w:rPr/>
      </w:pPr>
      <w:r w:rsidDel="00000000" w:rsidR="00000000" w:rsidRPr="00000000">
        <w:rPr>
          <w:rtl w:val="0"/>
        </w:rPr>
        <w:t xml:space="preserve">        }</w:t>
      </w:r>
    </w:p>
    <w:p w:rsidR="00000000" w:rsidDel="00000000" w:rsidP="00000000" w:rsidRDefault="00000000" w:rsidRPr="00000000" ns1:paraId="00001268">
      <w:pPr>
        <w:rPr/>
      </w:pPr>
      <w:r w:rsidDel="00000000" w:rsidR="00000000" w:rsidRPr="00000000">
        <w:rPr>
          <w:rtl w:val="0"/>
        </w:rPr>
        <w:t xml:space="preserve">        const data = await upstream.json();</w:t>
      </w:r>
    </w:p>
    <w:p w:rsidR="00000000" w:rsidDel="00000000" w:rsidP="00000000" w:rsidRDefault="00000000" w:rsidRPr="00000000" ns1:paraId="00001269">
      <w:pPr>
        <w:rPr/>
      </w:pPr>
      <w:r w:rsidDel="00000000" w:rsidR="00000000" w:rsidRPr="00000000">
        <w:rPr>
          <w:rtl w:val="0"/>
        </w:rPr>
        <w:t xml:space="preserve">        res.json(data);</w:t>
      </w:r>
    </w:p>
    <w:p w:rsidR="00000000" w:rsidDel="00000000" w:rsidP="00000000" w:rsidRDefault="00000000" w:rsidRPr="00000000" ns1:paraId="0000126A">
      <w:pPr>
        <w:rPr/>
      </w:pPr>
      <w:r w:rsidDel="00000000" w:rsidR="00000000" w:rsidRPr="00000000">
        <w:rPr>
          <w:rtl w:val="0"/>
        </w:rPr>
        <w:t xml:space="preserve">    } catch (err) {</w:t>
      </w:r>
    </w:p>
    <w:p w:rsidR="00000000" w:rsidDel="00000000" w:rsidP="00000000" w:rsidRDefault="00000000" w:rsidRPr="00000000" ns1:paraId="0000126B">
      <w:pPr>
        <w:rPr/>
      </w:pPr>
      <w:r w:rsidDel="00000000" w:rsidR="00000000" w:rsidRPr="00000000">
        <w:rPr>
          <w:rtl w:val="0"/>
        </w:rPr>
        <w:t xml:space="preserve">        console.error(`[${VOTER_ID}] /audit-status proxy error:`, err.message);</w:t>
      </w:r>
    </w:p>
    <w:p w:rsidR="00000000" w:rsidDel="00000000" w:rsidP="00000000" w:rsidRDefault="00000000" w:rsidRPr="00000000" ns1:paraId="0000126C">
      <w:pPr>
        <w:rPr/>
      </w:pPr>
      <w:r w:rsidDel="00000000" w:rsidR="00000000" w:rsidRPr="00000000">
        <w:rPr>
          <w:rtl w:val="0"/>
        </w:rPr>
        <w:t xml:space="preserve">        res.status(502).json({ error: `Cannot reach tally server: ${err.message}` });</w:t>
      </w:r>
    </w:p>
    <w:p w:rsidR="00000000" w:rsidDel="00000000" w:rsidP="00000000" w:rsidRDefault="00000000" w:rsidRPr="00000000" ns1:paraId="0000126D">
      <w:pPr>
        <w:rPr/>
      </w:pPr>
      <w:r w:rsidDel="00000000" w:rsidR="00000000" w:rsidRPr="00000000">
        <w:rPr>
          <w:rtl w:val="0"/>
        </w:rPr>
        <w:t xml:space="preserve">    }</w:t>
      </w:r>
    </w:p>
    <w:p w:rsidR="00000000" w:rsidDel="00000000" w:rsidP="00000000" w:rsidRDefault="00000000" w:rsidRPr="00000000" ns1:paraId="0000126E">
      <w:pPr>
        <w:rPr/>
      </w:pPr>
      <w:r w:rsidDel="00000000" w:rsidR="00000000" w:rsidRPr="00000000">
        <w:rPr>
          <w:rtl w:val="0"/>
        </w:rPr>
        <w:t xml:space="preserve">});</w:t>
      </w:r>
    </w:p>
    <w:p w:rsidR="00000000" w:rsidDel="00000000" w:rsidP="00000000" w:rsidRDefault="00000000" w:rsidRPr="00000000" ns1:paraId="0000126F">
      <w:pPr>
        <w:rPr/>
      </w:pPr>
      <w:r w:rsidDel="00000000" w:rsidR="00000000" w:rsidRPr="00000000">
        <w:rPr>
          <w:rtl w:val="0"/>
        </w:rPr>
      </w:r>
    </w:p>
    <w:p w:rsidR="00000000" w:rsidDel="00000000" w:rsidP="00000000" w:rsidRDefault="00000000" w:rsidRPr="00000000" ns1:paraId="00001270">
      <w:pPr>
        <w:rPr/>
      </w:pPr>
      <w:r w:rsidDel="00000000" w:rsidR="00000000" w:rsidRPr="00000000">
        <w:rPr>
          <w:rtl w:val="0"/>
        </w:rPr>
        <w:t xml:space="preserve">// ── GET /status ───────────────────────────────────────────────</w:t>
      </w:r>
    </w:p>
    <w:p w:rsidR="00000000" w:rsidDel="00000000" w:rsidP="00000000" w:rsidRDefault="00000000" w:rsidRPr="00000000" ns1:paraId="00001271">
      <w:pPr>
        <w:rPr/>
      </w:pPr>
      <w:r w:rsidDel="00000000" w:rsidR="00000000" w:rsidRPr="00000000">
        <w:rPr>
          <w:rtl w:val="0"/>
        </w:rPr>
        <w:t xml:space="preserve">app.get('/status', async (_req, res) =&gt; {</w:t>
      </w:r>
    </w:p>
    <w:p w:rsidR="00000000" w:rsidDel="00000000" w:rsidP="00000000" w:rsidRDefault="00000000" w:rsidRPr="00000000" ns1:paraId="00001272">
      <w:pPr>
        <w:rPr/>
      </w:pPr>
      <w:r w:rsidDel="00000000" w:rsidR="00000000" w:rsidRPr="00000000">
        <w:rPr>
          <w:rtl w:val="0"/>
        </w:rPr>
        <w:t xml:space="preserve">    const hasKeys      = fs.existsSync(path.join(KEYS_DIR, 'public_key.bin')) &amp;&amp; fs.existsSync(path.join(KEYS_DIR, 'secret_key.bin'));</w:t>
      </w:r>
    </w:p>
    <w:p w:rsidR="00000000" w:rsidDel="00000000" w:rsidP="00000000" w:rsidRDefault="00000000" w:rsidRPr="00000000" ns1:paraId="00001273">
      <w:pPr>
        <w:rPr/>
      </w:pPr>
      <w:r w:rsidDel="00000000" w:rsidR="00000000" w:rsidRPr="00000000">
        <w:rPr>
          <w:rtl w:val="0"/>
        </w:rPr>
        <w:t xml:space="preserve">    const hasVoteFile  = fs.existsSync(path.join(DATA, 'enc_vote.bin'));</w:t>
      </w:r>
    </w:p>
    <w:p w:rsidR="00000000" w:rsidDel="00000000" w:rsidP="00000000" w:rsidRDefault="00000000" w:rsidRPr="00000000" ns1:paraId="00001274">
      <w:pPr>
        <w:rPr/>
      </w:pPr>
      <w:r w:rsidDel="00000000" w:rsidR="00000000" w:rsidRPr="00000000">
        <w:rPr>
          <w:rtl w:val="0"/>
        </w:rPr>
        <w:t xml:space="preserve">    const hasTally     = fs.existsSync(path.join(TALLY_DIR, 'enc_tally.bin'));</w:t>
      </w:r>
    </w:p>
    <w:p w:rsidR="00000000" w:rsidDel="00000000" w:rsidP="00000000" w:rsidRDefault="00000000" w:rsidRPr="00000000" ns1:paraId="00001275">
      <w:pPr>
        <w:rPr/>
      </w:pPr>
      <w:r w:rsidDel="00000000" w:rsidR="00000000" w:rsidRPr="00000000">
        <w:rPr>
          <w:rtl w:val="0"/>
        </w:rPr>
        <w:t xml:space="preserve">    const hasShare     = fs.existsSync(path.join(SHARES_DIR, 'my_share.bin'));</w:t>
      </w:r>
    </w:p>
    <w:p w:rsidR="00000000" w:rsidDel="00000000" w:rsidP="00000000" w:rsidRDefault="00000000" w:rsidRPr="00000000" ns1:paraId="00001276">
      <w:pPr>
        <w:rPr/>
      </w:pPr>
      <w:r w:rsidDel="00000000" w:rsidR="00000000" w:rsidRPr="00000000">
        <w:rPr>
          <w:rtl w:val="0"/>
        </w:rPr>
      </w:r>
    </w:p>
    <w:p w:rsidR="00000000" w:rsidDel="00000000" w:rsidP="00000000" w:rsidRDefault="00000000" w:rsidRPr="00000000" ns1:paraId="00001277">
      <w:pPr>
        <w:rPr/>
      </w:pPr>
      <w:r w:rsidDel="00000000" w:rsidR="00000000" w:rsidRPr="00000000">
        <w:rPr>
          <w:rtl w:val="0"/>
        </w:rPr>
        <w:t xml:space="preserve">    const local = {</w:t>
      </w:r>
    </w:p>
    <w:p w:rsidR="00000000" w:rsidDel="00000000" w:rsidP="00000000" w:rsidRDefault="00000000" w:rsidRPr="00000000" ns1:paraId="00001278">
      <w:pPr>
        <w:rPr/>
      </w:pPr>
      <w:r w:rsidDel="00000000" w:rsidR="00000000" w:rsidRPr="00000000">
        <w:rPr>
          <w:rtl w:val="0"/>
        </w:rPr>
        <w:t xml:space="preserve">        voter: VOTER_ID,</w:t>
      </w:r>
    </w:p>
    <w:p w:rsidR="00000000" w:rsidDel="00000000" w:rsidP="00000000" w:rsidRDefault="00000000" w:rsidRPr="00000000" ns1:paraId="00001279">
      <w:pPr>
        <w:rPr/>
      </w:pPr>
      <w:r w:rsidDel="00000000" w:rsidR="00000000" w:rsidRPr="00000000">
        <w:rPr>
          <w:rtl w:val="0"/>
        </w:rPr>
        <w:t xml:space="preserve">        server: SERVER_URL,</w:t>
      </w:r>
    </w:p>
    <w:p w:rsidR="00000000" w:rsidDel="00000000" w:rsidP="00000000" w:rsidRDefault="00000000" w:rsidRPr="00000000" ns1:paraId="0000127A">
      <w:pPr>
        <w:rPr/>
      </w:pPr>
      <w:r w:rsidDel="00000000" w:rsidR="00000000" w:rsidRPr="00000000">
        <w:rPr>
          <w:rtl w:val="0"/>
        </w:rPr>
        <w:t xml:space="preserve">        is_registered: isRegistered,</w:t>
      </w:r>
    </w:p>
    <w:p w:rsidR="00000000" w:rsidDel="00000000" w:rsidP="00000000" w:rsidRDefault="00000000" w:rsidRPr="00000000" ns1:paraId="0000127B">
      <w:pPr>
        <w:rPr/>
      </w:pPr>
      <w:r w:rsidDel="00000000" w:rsidR="00000000" w:rsidRPr="00000000">
        <w:rPr>
          <w:rtl w:val="0"/>
        </w:rPr>
        <w:t xml:space="preserve">        keys_generated: hasKeys,</w:t>
      </w:r>
    </w:p>
    <w:p w:rsidR="00000000" w:rsidDel="00000000" w:rsidP="00000000" w:rsidRDefault="00000000" w:rsidRPr="00000000" ns1:paraId="0000127C">
      <w:pPr>
        <w:rPr/>
      </w:pPr>
      <w:r w:rsidDel="00000000" w:rsidR="00000000" w:rsidRPr="00000000">
        <w:rPr>
          <w:rtl w:val="0"/>
        </w:rPr>
        <w:t xml:space="preserve">        vote_encrypted: hasVoteFile,</w:t>
      </w:r>
    </w:p>
    <w:p w:rsidR="00000000" w:rsidDel="00000000" w:rsidP="00000000" w:rsidRDefault="00000000" w:rsidRPr="00000000" ns1:paraId="0000127D">
      <w:pPr>
        <w:rPr/>
      </w:pPr>
      <w:r w:rsidDel="00000000" w:rsidR="00000000" w:rsidRPr="00000000">
        <w:rPr>
          <w:rtl w:val="0"/>
        </w:rPr>
        <w:t xml:space="preserve">        has_voted: hasVoted,</w:t>
      </w:r>
    </w:p>
    <w:p w:rsidR="00000000" w:rsidDel="00000000" w:rsidP="00000000" w:rsidRDefault="00000000" w:rsidRPr="00000000" ns1:paraId="0000127E">
      <w:pPr>
        <w:rPr/>
      </w:pPr>
      <w:r w:rsidDel="00000000" w:rsidR="00000000" w:rsidRPr="00000000">
        <w:rPr>
          <w:rtl w:val="0"/>
        </w:rPr>
        <w:t xml:space="preserve">        tally_downloaded: hasTally,</w:t>
      </w:r>
    </w:p>
    <w:p w:rsidR="00000000" w:rsidDel="00000000" w:rsidP="00000000" w:rsidRDefault="00000000" w:rsidRPr="00000000" ns1:paraId="0000127F">
      <w:pPr>
        <w:rPr/>
      </w:pPr>
      <w:r w:rsidDel="00000000" w:rsidR="00000000" w:rsidRPr="00000000">
        <w:rPr>
          <w:rtl w:val="0"/>
        </w:rPr>
        <w:t xml:space="preserve">        share_submitted: shareSubmitted,</w:t>
      </w:r>
    </w:p>
    <w:p w:rsidR="00000000" w:rsidDel="00000000" w:rsidP="00000000" w:rsidRDefault="00000000" w:rsidRPr="00000000" ns1:paraId="00001280">
      <w:pPr>
        <w:rPr/>
      </w:pPr>
      <w:r w:rsidDel="00000000" w:rsidR="00000000" w:rsidRPr="00000000">
        <w:rPr>
          <w:rtl w:val="0"/>
        </w:rPr>
        <w:t xml:space="preserve">        share_produced: hasShare,</w:t>
      </w:r>
    </w:p>
    <w:p w:rsidR="00000000" w:rsidDel="00000000" w:rsidP="00000000" w:rsidRDefault="00000000" w:rsidRPr="00000000" ns1:paraId="00001281">
      <w:pPr>
        <w:rPr/>
      </w:pPr>
      <w:r w:rsidDel="00000000" w:rsidR="00000000" w:rsidRPr="00000000">
        <w:rPr>
          <w:rtl w:val="0"/>
        </w:rPr>
        <w:t xml:space="preserve">    };</w:t>
      </w:r>
    </w:p>
    <w:p w:rsidR="00000000" w:rsidDel="00000000" w:rsidP="00000000" w:rsidRDefault="00000000" w:rsidRPr="00000000" ns1:paraId="00001282">
      <w:pPr>
        <w:rPr/>
      </w:pPr>
      <w:r w:rsidDel="00000000" w:rsidR="00000000" w:rsidRPr="00000000">
        <w:rPr>
          <w:rtl w:val="0"/>
        </w:rPr>
      </w:r>
    </w:p>
    <w:p w:rsidR="00000000" w:rsidDel="00000000" w:rsidP="00000000" w:rsidRDefault="00000000" w:rsidRPr="00000000" ns1:paraId="00001283">
      <w:pPr>
        <w:rPr/>
      </w:pPr>
      <w:r w:rsidDel="00000000" w:rsidR="00000000" w:rsidRPr="00000000">
        <w:rPr>
          <w:rtl w:val="0"/>
        </w:rPr>
        <w:t xml:space="preserve">    try {</w:t>
      </w:r>
    </w:p>
    <w:p w:rsidR="00000000" w:rsidDel="00000000" w:rsidP="00000000" w:rsidRDefault="00000000" w:rsidRPr="00000000" ns1:paraId="00001284">
      <w:pPr>
        <w:rPr/>
      </w:pPr>
      <w:r w:rsidDel="00000000" w:rsidR="00000000" w:rsidRPr="00000000">
        <w:rPr>
          <w:rtl w:val="0"/>
        </w:rPr>
        <w:t xml:space="preserve">        const upstream = await fetch(`${SERVER_URL}/status`);</w:t>
      </w:r>
    </w:p>
    <w:p w:rsidR="00000000" w:rsidDel="00000000" w:rsidP="00000000" w:rsidRDefault="00000000" w:rsidRPr="00000000" ns1:paraId="00001285">
      <w:pPr>
        <w:rPr/>
      </w:pPr>
      <w:r w:rsidDel="00000000" w:rsidR="00000000" w:rsidRPr="00000000">
        <w:rPr>
          <w:rtl w:val="0"/>
        </w:rPr>
        <w:t xml:space="preserve">        if (upstream.ok) {</w:t>
      </w:r>
    </w:p>
    <w:p w:rsidR="00000000" w:rsidDel="00000000" w:rsidP="00000000" w:rsidRDefault="00000000" w:rsidRPr="00000000" ns1:paraId="00001286">
      <w:pPr>
        <w:rPr/>
      </w:pPr>
      <w:r w:rsidDel="00000000" w:rsidR="00000000" w:rsidRPr="00000000">
        <w:rPr>
          <w:rtl w:val="0"/>
        </w:rPr>
        <w:t xml:space="preserve">            const serverState = await upstream.json();</w:t>
      </w:r>
    </w:p>
    <w:p w:rsidR="00000000" w:rsidDel="00000000" w:rsidP="00000000" w:rsidRDefault="00000000" w:rsidRPr="00000000" ns1:paraId="00001287">
      <w:pPr>
        <w:rPr/>
      </w:pPr>
      <w:r w:rsidDel="00000000" w:rsidR="00000000" w:rsidRPr="00000000">
        <w:rPr>
          <w:rtl w:val="0"/>
        </w:rPr>
        <w:t xml:space="preserve">            const voters = serverState.voters || [];</w:t>
      </w:r>
    </w:p>
    <w:p w:rsidR="00000000" w:rsidDel="00000000" w:rsidP="00000000" w:rsidRDefault="00000000" w:rsidRPr="00000000" ns1:paraId="00001288">
      <w:pPr>
        <w:rPr/>
      </w:pPr>
      <w:r w:rsidDel="00000000" w:rsidR="00000000" w:rsidRPr="00000000">
        <w:rPr>
          <w:rtl w:val="0"/>
        </w:rPr>
        <w:t xml:space="preserve">            if (isRegistered &amp;&amp; !voters.includes(VOTER_ID)) {</w:t>
      </w:r>
    </w:p>
    <w:p w:rsidR="00000000" w:rsidDel="00000000" w:rsidP="00000000" w:rsidRDefault="00000000" w:rsidRPr="00000000" ns1:paraId="00001289">
      <w:pPr>
        <w:rPr/>
      </w:pPr>
      <w:r w:rsidDel="00000000" w:rsidR="00000000" w:rsidRPr="00000000">
        <w:rPr>
          <w:rtl w:val="0"/>
        </w:rPr>
        <w:t xml:space="preserve">                console.log(`[${VOTER_ID}] Detected server reset (not in voter list). Resetting local client state.`);</w:t>
      </w:r>
    </w:p>
    <w:p w:rsidR="00000000" w:rsidDel="00000000" w:rsidP="00000000" w:rsidRDefault="00000000" w:rsidRPr="00000000" ns1:paraId="0000128A">
      <w:pPr>
        <w:rPr/>
      </w:pPr>
      <w:r w:rsidDel="00000000" w:rsidR="00000000" w:rsidRPr="00000000">
        <w:rPr>
          <w:rtl w:val="0"/>
        </w:rPr>
        <w:t xml:space="preserve">                resetLocalState();</w:t>
      </w:r>
    </w:p>
    <w:p w:rsidR="00000000" w:rsidDel="00000000" w:rsidP="00000000" w:rsidRDefault="00000000" w:rsidRPr="00000000" ns1:paraId="0000128B">
      <w:pPr>
        <w:rPr/>
      </w:pPr>
      <w:r w:rsidDel="00000000" w:rsidR="00000000" w:rsidRPr="00000000">
        <w:rPr>
          <w:rtl w:val="0"/>
        </w:rPr>
        <w:t xml:space="preserve">                local.is_registered = false;</w:t>
      </w:r>
    </w:p>
    <w:p w:rsidR="00000000" w:rsidDel="00000000" w:rsidP="00000000" w:rsidRDefault="00000000" w:rsidRPr="00000000" ns1:paraId="0000128C">
      <w:pPr>
        <w:rPr/>
      </w:pPr>
      <w:r w:rsidDel="00000000" w:rsidR="00000000" w:rsidRPr="00000000">
        <w:rPr>
          <w:rtl w:val="0"/>
        </w:rPr>
        <w:t xml:space="preserve">                local.keys_generated = false;</w:t>
      </w:r>
    </w:p>
    <w:p w:rsidR="00000000" w:rsidDel="00000000" w:rsidP="00000000" w:rsidRDefault="00000000" w:rsidRPr="00000000" ns1:paraId="0000128D">
      <w:pPr>
        <w:rPr/>
      </w:pPr>
      <w:r w:rsidDel="00000000" w:rsidR="00000000" w:rsidRPr="00000000">
        <w:rPr>
          <w:rtl w:val="0"/>
        </w:rPr>
        <w:t xml:space="preserve">                local.vote_encrypted = false;</w:t>
      </w:r>
    </w:p>
    <w:p w:rsidR="00000000" w:rsidDel="00000000" w:rsidP="00000000" w:rsidRDefault="00000000" w:rsidRPr="00000000" ns1:paraId="0000128E">
      <w:pPr>
        <w:rPr/>
      </w:pPr>
      <w:r w:rsidDel="00000000" w:rsidR="00000000" w:rsidRPr="00000000">
        <w:rPr>
          <w:rtl w:val="0"/>
        </w:rPr>
        <w:t xml:space="preserve">                local.has_voted = false;</w:t>
      </w:r>
    </w:p>
    <w:p w:rsidR="00000000" w:rsidDel="00000000" w:rsidP="00000000" w:rsidRDefault="00000000" w:rsidRPr="00000000" ns1:paraId="0000128F">
      <w:pPr>
        <w:rPr/>
      </w:pPr>
      <w:r w:rsidDel="00000000" w:rsidR="00000000" w:rsidRPr="00000000">
        <w:rPr>
          <w:rtl w:val="0"/>
        </w:rPr>
        <w:t xml:space="preserve">                local.tally_downloaded = false;</w:t>
      </w:r>
    </w:p>
    <w:p w:rsidR="00000000" w:rsidDel="00000000" w:rsidP="00000000" w:rsidRDefault="00000000" w:rsidRPr="00000000" ns1:paraId="00001290">
      <w:pPr>
        <w:rPr/>
      </w:pPr>
      <w:r w:rsidDel="00000000" w:rsidR="00000000" w:rsidRPr="00000000">
        <w:rPr>
          <w:rtl w:val="0"/>
        </w:rPr>
        <w:t xml:space="preserve">                local.share_submitted = false;</w:t>
      </w:r>
    </w:p>
    <w:p w:rsidR="00000000" w:rsidDel="00000000" w:rsidP="00000000" w:rsidRDefault="00000000" w:rsidRPr="00000000" ns1:paraId="00001291">
      <w:pPr>
        <w:rPr/>
      </w:pPr>
      <w:r w:rsidDel="00000000" w:rsidR="00000000" w:rsidRPr="00000000">
        <w:rPr>
          <w:rtl w:val="0"/>
        </w:rPr>
        <w:t xml:space="preserve">                local.share_produced = false;</w:t>
      </w:r>
    </w:p>
    <w:p w:rsidR="00000000" w:rsidDel="00000000" w:rsidP="00000000" w:rsidRDefault="00000000" w:rsidRPr="00000000" ns1:paraId="00001292">
      <w:pPr>
        <w:rPr/>
      </w:pPr>
      <w:r w:rsidDel="00000000" w:rsidR="00000000" w:rsidRPr="00000000">
        <w:rPr>
          <w:rtl w:val="0"/>
        </w:rPr>
        <w:t xml:space="preserve">            }</w:t>
      </w:r>
    </w:p>
    <w:p w:rsidR="00000000" w:rsidDel="00000000" w:rsidP="00000000" w:rsidRDefault="00000000" w:rsidRPr="00000000" ns1:paraId="00001293">
      <w:pPr>
        <w:rPr/>
      </w:pPr>
      <w:r w:rsidDel="00000000" w:rsidR="00000000" w:rsidRPr="00000000">
        <w:rPr>
          <w:rtl w:val="0"/>
        </w:rPr>
        <w:t xml:space="preserve">            return res.json({ ...serverState, ...local });</w:t>
      </w:r>
    </w:p>
    <w:p w:rsidR="00000000" w:rsidDel="00000000" w:rsidP="00000000" w:rsidRDefault="00000000" w:rsidRPr="00000000" ns1:paraId="00001294">
      <w:pPr>
        <w:rPr/>
      </w:pPr>
      <w:r w:rsidDel="00000000" w:rsidR="00000000" w:rsidRPr="00000000">
        <w:rPr>
          <w:rtl w:val="0"/>
        </w:rPr>
        <w:t xml:space="preserve">        }</w:t>
      </w:r>
    </w:p>
    <w:p w:rsidR="00000000" w:rsidDel="00000000" w:rsidP="00000000" w:rsidRDefault="00000000" w:rsidRPr="00000000" ns1:paraId="00001295">
      <w:pPr>
        <w:rPr/>
      </w:pPr>
      <w:r w:rsidDel="00000000" w:rsidR="00000000" w:rsidRPr="00000000">
        <w:rPr>
          <w:rtl w:val="0"/>
        </w:rPr>
        <w:t xml:space="preserve">    } catch (_) { /* server unreachable */ }</w:t>
      </w:r>
    </w:p>
    <w:p w:rsidR="00000000" w:rsidDel="00000000" w:rsidP="00000000" w:rsidRDefault="00000000" w:rsidRPr="00000000" ns1:paraId="00001296">
      <w:pPr>
        <w:rPr/>
      </w:pPr>
      <w:r w:rsidDel="00000000" w:rsidR="00000000" w:rsidRPr="00000000">
        <w:rPr>
          <w:rtl w:val="0"/>
        </w:rPr>
      </w:r>
    </w:p>
    <w:p w:rsidR="00000000" w:rsidDel="00000000" w:rsidP="00000000" w:rsidRDefault="00000000" w:rsidRPr="00000000" ns1:paraId="00001297">
      <w:pPr>
        <w:rPr/>
      </w:pPr>
      <w:r w:rsidDel="00000000" w:rsidR="00000000" w:rsidRPr="00000000">
        <w:rPr>
          <w:rtl w:val="0"/>
        </w:rPr>
        <w:t xml:space="preserve">    res.json(local);</w:t>
      </w:r>
    </w:p>
    <w:p w:rsidR="00000000" w:rsidDel="00000000" w:rsidP="00000000" w:rsidRDefault="00000000" w:rsidRPr="00000000" ns1:paraId="00001298">
      <w:pPr>
        <w:rPr/>
      </w:pPr>
      <w:r w:rsidDel="00000000" w:rsidR="00000000" w:rsidRPr="00000000">
        <w:rPr>
          <w:rtl w:val="0"/>
        </w:rPr>
        <w:t xml:space="preserve">});</w:t>
      </w:r>
    </w:p>
    <w:p w:rsidR="00000000" w:rsidDel="00000000" w:rsidP="00000000" w:rsidRDefault="00000000" w:rsidRPr="00000000" ns1:paraId="00001299">
      <w:pPr>
        <w:rPr/>
      </w:pPr>
      <w:r w:rsidDel="00000000" w:rsidR="00000000" w:rsidRPr="00000000">
        <w:rPr>
          <w:rtl w:val="0"/>
        </w:rPr>
      </w:r>
    </w:p>
    <w:p w:rsidR="00000000" w:rsidDel="00000000" w:rsidP="00000000" w:rsidRDefault="00000000" w:rsidRPr="00000000" ns1:paraId="0000129A">
      <w:pPr>
        <w:rPr/>
      </w:pPr>
      <w:r w:rsidDel="00000000" w:rsidR="00000000" w:rsidRPr="00000000">
        <w:rPr>
          <w:rtl w:val="0"/>
        </w:rPr>
        <w:t xml:space="preserve">// ── POST /client-register ────────────────────────────────────</w:t>
      </w:r>
    </w:p>
    <w:p w:rsidR="00000000" w:rsidDel="00000000" w:rsidP="00000000" w:rsidRDefault="00000000" w:rsidRPr="00000000" ns1:paraId="0000129B">
      <w:pPr>
        <w:rPr/>
      </w:pPr>
      <w:r w:rsidDel="00000000" w:rsidR="00000000" w:rsidRPr="00000000">
        <w:rPr>
          <w:rFonts w:ascii="Cardo" w:cs="Cardo" w:eastAsia="Cardo" w:hAnsi="Cardo"/>
          <w:rtl w:val="0"/>
        </w:rPr>
        <w:t xml:space="preserve">// Bridge: browser submits voter PII → we call tally server → run keygen → upload PK</w:t>
      </w:r>
    </w:p>
    <w:p w:rsidR="00000000" w:rsidDel="00000000" w:rsidP="00000000" w:rsidRDefault="00000000" w:rsidRPr="00000000" ns1:paraId="0000129C">
      <w:pPr>
        <w:rPr/>
      </w:pPr>
      <w:r w:rsidDel="00000000" w:rsidR="00000000" w:rsidRPr="00000000">
        <w:rPr>
          <w:rtl w:val="0"/>
        </w:rPr>
        <w:t xml:space="preserve">app.post('/client-register', async (req, res) =&gt; {</w:t>
      </w:r>
    </w:p>
    <w:p w:rsidR="00000000" w:rsidDel="00000000" w:rsidP="00000000" w:rsidRDefault="00000000" w:rsidRPr="00000000" ns1:paraId="0000129D">
      <w:pPr>
        <w:rPr/>
      </w:pPr>
      <w:r w:rsidDel="00000000" w:rsidR="00000000" w:rsidRPr="00000000">
        <w:rPr>
          <w:rtl w:val="0"/>
        </w:rPr>
        <w:t xml:space="preserve">    if (isRegistered) {</w:t>
      </w:r>
    </w:p>
    <w:p w:rsidR="00000000" w:rsidDel="00000000" w:rsidP="00000000" w:rsidRDefault="00000000" w:rsidRPr="00000000" ns1:paraId="0000129E">
      <w:pPr>
        <w:rPr/>
      </w:pPr>
      <w:r w:rsidDel="00000000" w:rsidR="00000000" w:rsidRPr="00000000">
        <w:rPr>
          <w:rtl w:val="0"/>
        </w:rPr>
        <w:t xml:space="preserve">        return res.status(409).json({ error: 'Already registered in this session.' });</w:t>
      </w:r>
    </w:p>
    <w:p w:rsidR="00000000" w:rsidDel="00000000" w:rsidP="00000000" w:rsidRDefault="00000000" w:rsidRPr="00000000" ns1:paraId="0000129F">
      <w:pPr>
        <w:rPr/>
      </w:pPr>
      <w:r w:rsidDel="00000000" w:rsidR="00000000" w:rsidRPr="00000000">
        <w:rPr>
          <w:rtl w:val="0"/>
        </w:rPr>
        <w:t xml:space="preserve">    }</w:t>
      </w:r>
    </w:p>
    <w:p w:rsidR="00000000" w:rsidDel="00000000" w:rsidP="00000000" w:rsidRDefault="00000000" w:rsidRPr="00000000" ns1:paraId="000012A0">
      <w:pPr>
        <w:rPr/>
      </w:pPr>
      <w:r w:rsidDel="00000000" w:rsidR="00000000" w:rsidRPr="00000000">
        <w:rPr>
          <w:rtl w:val="0"/>
        </w:rPr>
      </w:r>
    </w:p>
    <w:p w:rsidR="00000000" w:rsidDel="00000000" w:rsidP="00000000" w:rsidRDefault="00000000" w:rsidRPr="00000000" ns1:paraId="000012A1">
      <w:pPr>
        <w:rPr/>
      </w:pPr>
      <w:r w:rsidDel="00000000" w:rsidR="00000000" w:rsidRPr="00000000">
        <w:rPr>
          <w:rtl w:val="0"/>
        </w:rPr>
        <w:t xml:space="preserve">    const { full_name, cccd, dob, address, phone } = req.body;</w:t>
      </w:r>
    </w:p>
    <w:p w:rsidR="00000000" w:rsidDel="00000000" w:rsidP="00000000" w:rsidRDefault="00000000" w:rsidRPr="00000000" ns1:paraId="000012A2">
      <w:pPr>
        <w:rPr/>
      </w:pPr>
      <w:r w:rsidDel="00000000" w:rsidR="00000000" w:rsidRPr="00000000">
        <w:rPr>
          <w:rtl w:val="0"/>
        </w:rPr>
        <w:t xml:space="preserve">    // Basic presence checks (full validation is done server-side)</w:t>
      </w:r>
    </w:p>
    <w:p w:rsidR="00000000" w:rsidDel="00000000" w:rsidP="00000000" w:rsidRDefault="00000000" w:rsidRPr="00000000" ns1:paraId="000012A3">
      <w:pPr>
        <w:rPr/>
      </w:pPr>
      <w:r w:rsidDel="00000000" w:rsidR="00000000" w:rsidRPr="00000000">
        <w:rPr>
          <w:rtl w:val="0"/>
        </w:rPr>
        <w:t xml:space="preserve">    if (!full_name || !cccd || !dob || !address) {</w:t>
      </w:r>
    </w:p>
    <w:p w:rsidR="00000000" w:rsidDel="00000000" w:rsidP="00000000" w:rsidRDefault="00000000" w:rsidRPr="00000000" ns1:paraId="000012A4">
      <w:pPr>
        <w:rPr/>
      </w:pPr>
      <w:r w:rsidDel="00000000" w:rsidR="00000000" w:rsidRPr="00000000">
        <w:rPr>
          <w:rtl w:val="0"/>
        </w:rPr>
        <w:t xml:space="preserve">        return res.status(400).json({ error: 'full_name, cccd, dob, and address are required.' });</w:t>
      </w:r>
    </w:p>
    <w:p w:rsidR="00000000" w:rsidDel="00000000" w:rsidP="00000000" w:rsidRDefault="00000000" w:rsidRPr="00000000" ns1:paraId="000012A5">
      <w:pPr>
        <w:rPr/>
      </w:pPr>
      <w:r w:rsidDel="00000000" w:rsidR="00000000" w:rsidRPr="00000000">
        <w:rPr>
          <w:rtl w:val="0"/>
        </w:rPr>
        <w:t xml:space="preserve">    }</w:t>
      </w:r>
    </w:p>
    <w:p w:rsidR="00000000" w:rsidDel="00000000" w:rsidP="00000000" w:rsidRDefault="00000000" w:rsidRPr="00000000" ns1:paraId="000012A6">
      <w:pPr>
        <w:rPr/>
      </w:pPr>
      <w:r w:rsidDel="00000000" w:rsidR="00000000" w:rsidRPr="00000000">
        <w:rPr>
          <w:rtl w:val="0"/>
        </w:rPr>
      </w:r>
    </w:p>
    <w:p w:rsidR="00000000" w:rsidDel="00000000" w:rsidP="00000000" w:rsidRDefault="00000000" w:rsidRPr="00000000" ns1:paraId="000012A7">
      <w:pPr>
        <w:rPr/>
      </w:pPr>
      <w:r w:rsidDel="00000000" w:rsidR="00000000" w:rsidRPr="00000000">
        <w:rPr>
          <w:rtl w:val="0"/>
        </w:rPr>
        <w:t xml:space="preserve">    try {</w:t>
      </w:r>
    </w:p>
    <w:p w:rsidR="00000000" w:rsidDel="00000000" w:rsidP="00000000" w:rsidRDefault="00000000" w:rsidRPr="00000000" ns1:paraId="000012A8">
      <w:pPr>
        <w:rPr/>
      </w:pPr>
      <w:r w:rsidDel="00000000" w:rsidR="00000000" w:rsidRPr="00000000">
        <w:rPr>
          <w:rtl w:val="0"/>
        </w:rPr>
        <w:t xml:space="preserve">        const result = await registerVoter(full_name, cccd, dob, address, phone);</w:t>
      </w:r>
    </w:p>
    <w:p w:rsidR="00000000" w:rsidDel="00000000" w:rsidP="00000000" w:rsidRDefault="00000000" w:rsidRPr="00000000" ns1:paraId="000012A9">
      <w:pPr>
        <w:rPr/>
      </w:pPr>
      <w:r w:rsidDel="00000000" w:rsidR="00000000" w:rsidRPr="00000000">
        <w:rPr>
          <w:rtl w:val="0"/>
        </w:rPr>
        <w:t xml:space="preserve">        res.json({</w:t>
      </w:r>
    </w:p>
    <w:p w:rsidR="00000000" w:rsidDel="00000000" w:rsidP="00000000" w:rsidRDefault="00000000" w:rsidRPr="00000000" ns1:paraId="000012AA">
      <w:pPr>
        <w:rPr/>
      </w:pPr>
      <w:r w:rsidDel="00000000" w:rsidR="00000000" w:rsidRPr="00000000">
        <w:rPr>
          <w:rtl w:val="0"/>
        </w:rPr>
        <w:t xml:space="preserve">            status: 'ok',</w:t>
      </w:r>
    </w:p>
    <w:p w:rsidR="00000000" w:rsidDel="00000000" w:rsidP="00000000" w:rsidRDefault="00000000" w:rsidRPr="00000000" ns1:paraId="000012AB">
      <w:pPr>
        <w:rPr/>
      </w:pPr>
      <w:r w:rsidDel="00000000" w:rsidR="00000000" w:rsidRPr="00000000">
        <w:rPr>
          <w:rtl w:val="0"/>
        </w:rPr>
        <w:t xml:space="preserve">            message: 'Voter registered and keys generated successfully.',</w:t>
      </w:r>
    </w:p>
    <w:p w:rsidR="00000000" w:rsidDel="00000000" w:rsidP="00000000" w:rsidRDefault="00000000" w:rsidRPr="00000000" ns1:paraId="000012AC">
      <w:pPr>
        <w:rPr/>
      </w:pPr>
      <w:r w:rsidDel="00000000" w:rsidR="00000000" w:rsidRPr="00000000">
        <w:rPr>
          <w:rtl w:val="0"/>
        </w:rPr>
        <w:t xml:space="preserve">            voter_id: result.voter_id,</w:t>
      </w:r>
    </w:p>
    <w:p w:rsidR="00000000" w:rsidDel="00000000" w:rsidP="00000000" w:rsidRDefault="00000000" w:rsidRPr="00000000" ns1:paraId="000012AD">
      <w:pPr>
        <w:rPr/>
      </w:pPr>
      <w:r w:rsidDel="00000000" w:rsidR="00000000" w:rsidRPr="00000000">
        <w:rPr>
          <w:rtl w:val="0"/>
        </w:rPr>
        <w:t xml:space="preserve">            isFirst: result.isFirst</w:t>
      </w:r>
    </w:p>
    <w:p w:rsidR="00000000" w:rsidDel="00000000" w:rsidP="00000000" w:rsidRDefault="00000000" w:rsidRPr="00000000" ns1:paraId="000012AE">
      <w:pPr>
        <w:rPr/>
      </w:pPr>
      <w:r w:rsidDel="00000000" w:rsidR="00000000" w:rsidRPr="00000000">
        <w:rPr>
          <w:rtl w:val="0"/>
        </w:rPr>
        <w:t xml:space="preserve">        });</w:t>
      </w:r>
    </w:p>
    <w:p w:rsidR="00000000" w:rsidDel="00000000" w:rsidP="00000000" w:rsidRDefault="00000000" w:rsidRPr="00000000" ns1:paraId="000012AF">
      <w:pPr>
        <w:rPr/>
      </w:pPr>
      <w:r w:rsidDel="00000000" w:rsidR="00000000" w:rsidRPr="00000000">
        <w:rPr>
          <w:rtl w:val="0"/>
        </w:rPr>
        <w:t xml:space="preserve">    } catch (err) {</w:t>
      </w:r>
    </w:p>
    <w:p w:rsidR="00000000" w:rsidDel="00000000" w:rsidP="00000000" w:rsidRDefault="00000000" w:rsidRPr="00000000" ns1:paraId="000012B0">
      <w:pPr>
        <w:rPr/>
      </w:pPr>
      <w:r w:rsidDel="00000000" w:rsidR="00000000" w:rsidRPr="00000000">
        <w:rPr>
          <w:rtl w:val="0"/>
        </w:rPr>
        <w:t xml:space="preserve">        console.error(`[client-register] ERROR:`, err.message);</w:t>
      </w:r>
    </w:p>
    <w:p w:rsidR="00000000" w:rsidDel="00000000" w:rsidP="00000000" w:rsidRDefault="00000000" w:rsidRPr="00000000" ns1:paraId="000012B1">
      <w:pPr>
        <w:rPr/>
      </w:pPr>
      <w:r w:rsidDel="00000000" w:rsidR="00000000" w:rsidRPr="00000000">
        <w:rPr>
          <w:rtl w:val="0"/>
        </w:rPr>
        <w:t xml:space="preserve">        res.status(400).json({ error: err.message });</w:t>
      </w:r>
    </w:p>
    <w:p w:rsidR="00000000" w:rsidDel="00000000" w:rsidP="00000000" w:rsidRDefault="00000000" w:rsidRPr="00000000" ns1:paraId="000012B2">
      <w:pPr>
        <w:rPr/>
      </w:pPr>
      <w:r w:rsidDel="00000000" w:rsidR="00000000" w:rsidRPr="00000000">
        <w:rPr>
          <w:rtl w:val="0"/>
        </w:rPr>
        <w:t xml:space="preserve">    }</w:t>
      </w:r>
    </w:p>
    <w:p w:rsidR="00000000" w:rsidDel="00000000" w:rsidP="00000000" w:rsidRDefault="00000000" w:rsidRPr="00000000" ns1:paraId="000012B3">
      <w:pPr>
        <w:rPr/>
      </w:pPr>
      <w:r w:rsidDel="00000000" w:rsidR="00000000" w:rsidRPr="00000000">
        <w:rPr>
          <w:rtl w:val="0"/>
        </w:rPr>
        <w:t xml:space="preserve">});</w:t>
      </w:r>
    </w:p>
    <w:p w:rsidR="00000000" w:rsidDel="00000000" w:rsidP="00000000" w:rsidRDefault="00000000" w:rsidRPr="00000000" ns1:paraId="000012B4">
      <w:pPr>
        <w:rPr/>
      </w:pPr>
      <w:r w:rsidDel="00000000" w:rsidR="00000000" w:rsidRPr="00000000">
        <w:rPr>
          <w:rtl w:val="0"/>
        </w:rPr>
      </w:r>
    </w:p>
    <w:p w:rsidR="00000000" w:rsidDel="00000000" w:rsidP="00000000" w:rsidRDefault="00000000" w:rsidRPr="00000000" ns1:paraId="000012B5">
      <w:pPr>
        <w:rPr/>
      </w:pPr>
      <w:r w:rsidDel="00000000" w:rsidR="00000000" w:rsidRPr="00000000">
        <w:rPr>
          <w:rtl w:val="0"/>
        </w:rPr>
        <w:t xml:space="preserve">// ── POST /vote ───────────────────────────────────────────────</w:t>
      </w:r>
    </w:p>
    <w:p w:rsidR="00000000" w:rsidDel="00000000" w:rsidP="00000000" w:rsidRDefault="00000000" w:rsidRPr="00000000" ns1:paraId="000012B6">
      <w:pPr>
        <w:rPr/>
      </w:pPr>
      <w:r w:rsidDel="00000000" w:rsidR="00000000" w:rsidRPr="00000000">
        <w:rPr>
          <w:rtl w:val="0"/>
        </w:rPr>
        <w:t xml:space="preserve">app.post('/vote', async (req, res) =&gt; {</w:t>
      </w:r>
    </w:p>
    <w:p w:rsidR="00000000" w:rsidDel="00000000" w:rsidP="00000000" w:rsidRDefault="00000000" w:rsidRPr="00000000" ns1:paraId="000012B7">
      <w:pPr>
        <w:rPr/>
      </w:pPr>
      <w:r w:rsidDel="00000000" w:rsidR="00000000" w:rsidRPr="00000000">
        <w:rPr>
          <w:rtl w:val="0"/>
        </w:rPr>
        <w:t xml:space="preserve">    if (!isRegistered || !authToken) {</w:t>
      </w:r>
    </w:p>
    <w:p w:rsidR="00000000" w:rsidDel="00000000" w:rsidP="00000000" w:rsidRDefault="00000000" w:rsidRPr="00000000" ns1:paraId="000012B8">
      <w:pPr>
        <w:rPr/>
      </w:pPr>
      <w:r w:rsidDel="00000000" w:rsidR="00000000" w:rsidRPr="00000000">
        <w:rPr>
          <w:rtl w:val="0"/>
        </w:rPr>
        <w:t xml:space="preserve">        return res.status(400).json({ error: 'Client registration not completed yet.' });</w:t>
      </w:r>
    </w:p>
    <w:p w:rsidR="00000000" w:rsidDel="00000000" w:rsidP="00000000" w:rsidRDefault="00000000" w:rsidRPr="00000000" ns1:paraId="000012B9">
      <w:pPr>
        <w:rPr/>
      </w:pPr>
      <w:r w:rsidDel="00000000" w:rsidR="00000000" w:rsidRPr="00000000">
        <w:rPr>
          <w:rtl w:val="0"/>
        </w:rPr>
        <w:t xml:space="preserve">    }</w:t>
      </w:r>
    </w:p>
    <w:p w:rsidR="00000000" w:rsidDel="00000000" w:rsidP="00000000" w:rsidRDefault="00000000" w:rsidRPr="00000000" ns1:paraId="000012BA">
      <w:pPr>
        <w:rPr/>
      </w:pPr>
      <w:r w:rsidDel="00000000" w:rsidR="00000000" w:rsidRPr="00000000">
        <w:rPr>
          <w:rtl w:val="0"/>
        </w:rPr>
        <w:t xml:space="preserve">    if (hasVoted) {</w:t>
      </w:r>
    </w:p>
    <w:p w:rsidR="00000000" w:rsidDel="00000000" w:rsidP="00000000" w:rsidRDefault="00000000" w:rsidRPr="00000000" ns1:paraId="000012BB">
      <w:pPr>
        <w:rPr/>
      </w:pPr>
      <w:r w:rsidDel="00000000" w:rsidR="00000000" w:rsidRPr="00000000">
        <w:rPr>
          <w:rtl w:val="0"/>
        </w:rPr>
        <w:t xml:space="preserve">        return res.status(409).json({ error: 'You have already voted in this session.' });</w:t>
      </w:r>
    </w:p>
    <w:p w:rsidR="00000000" w:rsidDel="00000000" w:rsidP="00000000" w:rsidRDefault="00000000" w:rsidRPr="00000000" ns1:paraId="000012BC">
      <w:pPr>
        <w:rPr/>
      </w:pPr>
      <w:r w:rsidDel="00000000" w:rsidR="00000000" w:rsidRPr="00000000">
        <w:rPr>
          <w:rtl w:val="0"/>
        </w:rPr>
        <w:t xml:space="preserve">    }</w:t>
      </w:r>
    </w:p>
    <w:p w:rsidR="00000000" w:rsidDel="00000000" w:rsidP="00000000" w:rsidRDefault="00000000" w:rsidRPr="00000000" ns1:paraId="000012BD">
      <w:pPr>
        <w:rPr/>
      </w:pPr>
      <w:r w:rsidDel="00000000" w:rsidR="00000000" w:rsidRPr="00000000">
        <w:rPr>
          <w:rtl w:val="0"/>
        </w:rPr>
      </w:r>
    </w:p>
    <w:p w:rsidR="00000000" w:rsidDel="00000000" w:rsidP="00000000" w:rsidRDefault="00000000" w:rsidRPr="00000000" ns1:paraId="000012BE">
      <w:pPr>
        <w:rPr/>
      </w:pPr>
      <w:r w:rsidDel="00000000" w:rsidR="00000000" w:rsidRPr="00000000">
        <w:rPr>
          <w:rtl w:val="0"/>
        </w:rPr>
        <w:t xml:space="preserve">    let candidateIndex;</w:t>
      </w:r>
    </w:p>
    <w:p w:rsidR="00000000" w:rsidDel="00000000" w:rsidP="00000000" w:rsidRDefault="00000000" w:rsidRPr="00000000" ns1:paraId="000012BF">
      <w:pPr>
        <w:rPr/>
      </w:pPr>
      <w:r w:rsidDel="00000000" w:rsidR="00000000" w:rsidRPr="00000000">
        <w:rPr>
          <w:rtl w:val="0"/>
        </w:rPr>
        <w:t xml:space="preserve">    if (typeof req.body.candidateIndex !== 'undefined') {</w:t>
      </w:r>
    </w:p>
    <w:p w:rsidR="00000000" w:rsidDel="00000000" w:rsidP="00000000" w:rsidRDefault="00000000" w:rsidRPr="00000000" ns1:paraId="000012C0">
      <w:pPr>
        <w:rPr/>
      </w:pPr>
      <w:r w:rsidDel="00000000" w:rsidR="00000000" w:rsidRPr="00000000">
        <w:rPr>
          <w:rtl w:val="0"/>
        </w:rPr>
        <w:t xml:space="preserve">        candidateIndex = parseInt(req.body.candidateIndex, 10);</w:t>
      </w:r>
    </w:p>
    <w:p w:rsidR="00000000" w:rsidDel="00000000" w:rsidP="00000000" w:rsidRDefault="00000000" w:rsidRPr="00000000" ns1:paraId="000012C1">
      <w:pPr>
        <w:rPr/>
      </w:pPr>
      <w:r w:rsidDel="00000000" w:rsidR="00000000" w:rsidRPr="00000000">
        <w:rPr>
          <w:rtl w:val="0"/>
        </w:rPr>
        <w:t xml:space="preserve">        if (isNaN(candidateIndex) || candidateIndex &lt; 0) {</w:t>
      </w:r>
    </w:p>
    <w:p w:rsidR="00000000" w:rsidDel="00000000" w:rsidP="00000000" w:rsidRDefault="00000000" w:rsidRPr="00000000" ns1:paraId="000012C2">
      <w:pPr>
        <w:rPr/>
      </w:pPr>
      <w:r w:rsidDel="00000000" w:rsidR="00000000" w:rsidRPr="00000000">
        <w:rPr>
          <w:rtl w:val="0"/>
        </w:rPr>
        <w:t xml:space="preserve">            return res.status(400).json({ error: 'candidateIndex must be a non-negative integer' });</w:t>
      </w:r>
    </w:p>
    <w:p w:rsidR="00000000" w:rsidDel="00000000" w:rsidP="00000000" w:rsidRDefault="00000000" w:rsidRPr="00000000" ns1:paraId="000012C3">
      <w:pPr>
        <w:rPr/>
      </w:pPr>
      <w:r w:rsidDel="00000000" w:rsidR="00000000" w:rsidRPr="00000000">
        <w:rPr>
          <w:rtl w:val="0"/>
        </w:rPr>
        <w:t xml:space="preserve">        }</w:t>
      </w:r>
    </w:p>
    <w:p w:rsidR="00000000" w:rsidDel="00000000" w:rsidP="00000000" w:rsidRDefault="00000000" w:rsidRPr="00000000" ns1:paraId="000012C4">
      <w:pPr>
        <w:rPr/>
      </w:pPr>
      <w:r w:rsidDel="00000000" w:rsidR="00000000" w:rsidRPr="00000000">
        <w:rPr>
          <w:rtl w:val="0"/>
        </w:rPr>
        <w:t xml:space="preserve">    } else {</w:t>
      </w:r>
    </w:p>
    <w:p w:rsidR="00000000" w:rsidDel="00000000" w:rsidP="00000000" w:rsidRDefault="00000000" w:rsidRPr="00000000" ns1:paraId="000012C5">
      <w:pPr>
        <w:rPr/>
      </w:pPr>
      <w:r w:rsidDel="00000000" w:rsidR="00000000" w:rsidRPr="00000000">
        <w:rPr>
          <w:rtl w:val="0"/>
        </w:rPr>
        <w:t xml:space="preserve">        return res.status(400).json({ error: 'candidateIndex (integer) is required' });</w:t>
      </w:r>
    </w:p>
    <w:p w:rsidR="00000000" w:rsidDel="00000000" w:rsidP="00000000" w:rsidRDefault="00000000" w:rsidRPr="00000000" ns1:paraId="000012C6">
      <w:pPr>
        <w:rPr/>
      </w:pPr>
      <w:r w:rsidDel="00000000" w:rsidR="00000000" w:rsidRPr="00000000">
        <w:rPr>
          <w:rtl w:val="0"/>
        </w:rPr>
        <w:t xml:space="preserve">    }</w:t>
      </w:r>
    </w:p>
    <w:p w:rsidR="00000000" w:rsidDel="00000000" w:rsidP="00000000" w:rsidRDefault="00000000" w:rsidRPr="00000000" ns1:paraId="000012C7">
      <w:pPr>
        <w:rPr/>
      </w:pPr>
      <w:r w:rsidDel="00000000" w:rsidR="00000000" w:rsidRPr="00000000">
        <w:rPr>
          <w:rtl w:val="0"/>
        </w:rPr>
      </w:r>
    </w:p>
    <w:p w:rsidR="00000000" w:rsidDel="00000000" w:rsidP="00000000" w:rsidRDefault="00000000" w:rsidRPr="00000000" ns1:paraId="000012C8">
      <w:pPr>
        <w:rPr/>
      </w:pPr>
      <w:r w:rsidDel="00000000" w:rsidR="00000000" w:rsidRPr="00000000">
        <w:rPr>
          <w:rtl w:val="0"/>
        </w:rPr>
        <w:t xml:space="preserve">    const voteInt = String(candidateIndex);</w:t>
      </w:r>
    </w:p>
    <w:p w:rsidR="00000000" w:rsidDel="00000000" w:rsidP="00000000" w:rsidRDefault="00000000" w:rsidRPr="00000000" ns1:paraId="000012C9">
      <w:pPr>
        <w:rPr/>
      </w:pPr>
      <w:r w:rsidDel="00000000" w:rsidR="00000000" w:rsidRPr="00000000">
        <w:rPr>
          <w:rtl w:val="0"/>
        </w:rPr>
      </w:r>
    </w:p>
    <w:p w:rsidR="00000000" w:rsidDel="00000000" w:rsidP="00000000" w:rsidRDefault="00000000" w:rsidRPr="00000000" ns1:paraId="000012CA">
      <w:pPr>
        <w:rPr/>
      </w:pPr>
      <w:r w:rsidDel="00000000" w:rsidR="00000000" w:rsidRPr="00000000">
        <w:rPr>
          <w:rtl w:val="0"/>
        </w:rPr>
        <w:t xml:space="preserve">    console.log(`\n[${VOTER_ID}] === VOTE PHASE ===`);</w:t>
      </w:r>
    </w:p>
    <w:p w:rsidR="00000000" w:rsidDel="00000000" w:rsidP="00000000" w:rsidRDefault="00000000" w:rsidRPr="00000000" ns1:paraId="000012CB">
      <w:pPr>
        <w:rPr/>
      </w:pPr>
      <w:r w:rsidDel="00000000" w:rsidR="00000000" w:rsidRPr="00000000">
        <w:rPr>
          <w:rtl w:val="0"/>
        </w:rPr>
        <w:t xml:space="preserve">    console.log(`[${VOTER_ID}] Choice: candidate[${candidateIndex}]`);</w:t>
      </w:r>
    </w:p>
    <w:p w:rsidR="00000000" w:rsidDel="00000000" w:rsidP="00000000" w:rsidRDefault="00000000" w:rsidRPr="00000000" ns1:paraId="000012CC">
      <w:pPr>
        <w:rPr/>
      </w:pPr>
      <w:r w:rsidDel="00000000" w:rsidR="00000000" w:rsidRPr="00000000">
        <w:rPr>
          <w:rtl w:val="0"/>
        </w:rPr>
      </w:r>
    </w:p>
    <w:p w:rsidR="00000000" w:rsidDel="00000000" w:rsidP="00000000" w:rsidRDefault="00000000" w:rsidRPr="00000000" ns1:paraId="000012CD">
      <w:pPr>
        <w:rPr/>
      </w:pPr>
      <w:r w:rsidDel="00000000" w:rsidR="00000000" w:rsidRPr="00000000">
        <w:rPr>
          <w:rtl w:val="0"/>
        </w:rPr>
        <w:t xml:space="preserve">    try {</w:t>
      </w:r>
    </w:p>
    <w:p w:rsidR="00000000" w:rsidDel="00000000" w:rsidP="00000000" w:rsidRDefault="00000000" w:rsidRPr="00000000" ns1:paraId="000012CE">
      <w:pPr>
        <w:rPr/>
      </w:pPr>
      <w:r w:rsidDel="00000000" w:rsidR="00000000" w:rsidRPr="00000000">
        <w:rPr>
          <w:rtl w:val="0"/>
        </w:rPr>
        <w:t xml:space="preserve">        // ── 1. Download current joint_pk.bin to ensure we have the finalized joint key ──</w:t>
      </w:r>
    </w:p>
    <w:p w:rsidR="00000000" w:rsidDel="00000000" w:rsidP="00000000" w:rsidRDefault="00000000" w:rsidRPr="00000000" ns1:paraId="000012CF">
      <w:pPr>
        <w:rPr/>
      </w:pPr>
      <w:r w:rsidDel="00000000" w:rsidR="00000000" w:rsidRPr="00000000">
        <w:rPr>
          <w:rtl w:val="0"/>
        </w:rPr>
        <w:t xml:space="preserve">        console.log(`[${VOTER_ID}] Downloading current joint_pk.bin from server...`);</w:t>
      </w:r>
    </w:p>
    <w:p w:rsidR="00000000" w:rsidDel="00000000" w:rsidP="00000000" w:rsidRDefault="00000000" w:rsidRPr="00000000" ns1:paraId="000012D0">
      <w:pPr>
        <w:rPr/>
      </w:pPr>
      <w:r w:rsidDel="00000000" w:rsidR="00000000" w:rsidRPr="00000000">
        <w:rPr>
          <w:rtl w:val="0"/>
        </w:rPr>
        <w:t xml:space="preserve">        const jointPkBuf = await fetchBinary(`${SERVER_URL}/joint_pk`);</w:t>
      </w:r>
    </w:p>
    <w:p w:rsidR="00000000" w:rsidDel="00000000" w:rsidP="00000000" w:rsidRDefault="00000000" w:rsidRPr="00000000" ns1:paraId="000012D1">
      <w:pPr>
        <w:rPr/>
      </w:pPr>
      <w:r w:rsidDel="00000000" w:rsidR="00000000" w:rsidRPr="00000000">
        <w:rPr>
          <w:rtl w:val="0"/>
        </w:rPr>
        <w:t xml:space="preserve">        const tempJointPk = path.join(KEYS_DIR, 'temp_joint_pk.bin');</w:t>
      </w:r>
    </w:p>
    <w:p w:rsidR="00000000" w:rsidDel="00000000" w:rsidP="00000000" w:rsidRDefault="00000000" w:rsidRPr="00000000" ns1:paraId="000012D2">
      <w:pPr>
        <w:rPr/>
      </w:pPr>
      <w:r w:rsidDel="00000000" w:rsidR="00000000" w:rsidRPr="00000000">
        <w:rPr>
          <w:rtl w:val="0"/>
        </w:rPr>
        <w:t xml:space="preserve">        fs.writeFileSync(tempJointPk, jointPkBuf);</w:t>
      </w:r>
    </w:p>
    <w:p w:rsidR="00000000" w:rsidDel="00000000" w:rsidP="00000000" w:rsidRDefault="00000000" w:rsidRPr="00000000" ns1:paraId="000012D3">
      <w:pPr>
        <w:rPr/>
      </w:pPr>
      <w:r w:rsidDel="00000000" w:rsidR="00000000" w:rsidRPr="00000000">
        <w:rPr>
          <w:rtl w:val="0"/>
        </w:rPr>
        <w:t xml:space="preserve">        console.log(`[${VOTER_ID}] Joint PK downloaded (${jointPkBuf.length} bytes)`);</w:t>
      </w:r>
    </w:p>
    <w:p w:rsidR="00000000" w:rsidDel="00000000" w:rsidP="00000000" w:rsidRDefault="00000000" w:rsidRPr="00000000" ns1:paraId="000012D4">
      <w:pPr>
        <w:rPr/>
      </w:pPr>
      <w:r w:rsidDel="00000000" w:rsidR="00000000" w:rsidRPr="00000000">
        <w:rPr>
          <w:rtl w:val="0"/>
        </w:rPr>
      </w:r>
    </w:p>
    <w:p w:rsidR="00000000" w:rsidDel="00000000" w:rsidP="00000000" w:rsidRDefault="00000000" w:rsidRPr="00000000" ns1:paraId="000012D5">
      <w:pPr>
        <w:rPr/>
      </w:pPr>
      <w:r w:rsidDel="00000000" w:rsidR="00000000" w:rsidRPr="00000000">
        <w:rPr>
          <w:rtl w:val="0"/>
        </w:rPr>
        <w:t xml:space="preserve">        // ── 2. Encrypt vote via C++ binary ──────────────────</w:t>
      </w:r>
    </w:p>
    <w:p w:rsidR="00000000" w:rsidDel="00000000" w:rsidP="00000000" w:rsidRDefault="00000000" w:rsidRPr="00000000" ns1:paraId="000012D6">
      <w:pPr>
        <w:rPr/>
      </w:pPr>
      <w:r w:rsidDel="00000000" w:rsidR="00000000" w:rsidRPr="00000000">
        <w:rPr>
          <w:rtl w:val="0"/>
        </w:rPr>
        <w:t xml:space="preserve">        const outEncVote = path.join(DATA, 'enc_vote.bin');</w:t>
      </w:r>
    </w:p>
    <w:p w:rsidR="00000000" w:rsidDel="00000000" w:rsidP="00000000" w:rsidRDefault="00000000" w:rsidRPr="00000000" ns1:paraId="000012D7">
      <w:pPr>
        <w:rPr/>
      </w:pPr>
      <w:r w:rsidDel="00000000" w:rsidR="00000000" w:rsidRPr="00000000">
        <w:rPr>
          <w:rtl w:val="0"/>
        </w:rPr>
        <w:t xml:space="preserve">        const paramsFile = path.join(ROOT, 'params', 'crypto_params.bin');</w:t>
      </w:r>
    </w:p>
    <w:p w:rsidR="00000000" w:rsidDel="00000000" w:rsidP="00000000" w:rsidRDefault="00000000" w:rsidRPr="00000000" ns1:paraId="000012D8">
      <w:pPr>
        <w:rPr/>
      </w:pPr>
      <w:r w:rsidDel="00000000" w:rsidR="00000000" w:rsidRPr="00000000">
        <w:rPr>
          <w:rtl w:val="0"/>
        </w:rPr>
        <w:t xml:space="preserve">        console.log(`[${VOTER_ID}] Running encrypt_vote ${voteInt}...`);</w:t>
      </w:r>
    </w:p>
    <w:p w:rsidR="00000000" w:rsidDel="00000000" w:rsidP="00000000" w:rsidRDefault="00000000" w:rsidRPr="00000000" ns1:paraId="000012D9">
      <w:pPr>
        <w:rPr/>
      </w:pPr>
      <w:r w:rsidDel="00000000" w:rsidR="00000000" w:rsidRPr="00000000">
        <w:rPr>
          <w:rtl w:val="0"/>
        </w:rPr>
        <w:t xml:space="preserve">        runBinary('encrypt_vote', [voteInt, tempJointPk, outEncVote, paramsFile]);</w:t>
      </w:r>
    </w:p>
    <w:p w:rsidR="00000000" w:rsidDel="00000000" w:rsidP="00000000" w:rsidRDefault="00000000" w:rsidRPr="00000000" ns1:paraId="000012DA">
      <w:pPr>
        <w:rPr/>
      </w:pPr>
      <w:r w:rsidDel="00000000" w:rsidR="00000000" w:rsidRPr="00000000">
        <w:rPr>
          <w:rtl w:val="0"/>
        </w:rPr>
      </w:r>
    </w:p>
    <w:p w:rsidR="00000000" w:rsidDel="00000000" w:rsidP="00000000" w:rsidRDefault="00000000" w:rsidRPr="00000000" ns1:paraId="000012DB">
      <w:pPr>
        <w:rPr/>
      </w:pPr>
      <w:r w:rsidDel="00000000" w:rsidR="00000000" w:rsidRPr="00000000">
        <w:rPr>
          <w:rtl w:val="0"/>
        </w:rPr>
        <w:t xml:space="preserve">        if (!fs.existsSync(outEncVote)) {</w:t>
      </w:r>
    </w:p>
    <w:p w:rsidR="00000000" w:rsidDel="00000000" w:rsidP="00000000" w:rsidRDefault="00000000" w:rsidRPr="00000000" ns1:paraId="000012DC">
      <w:pPr>
        <w:rPr/>
      </w:pPr>
      <w:r w:rsidDel="00000000" w:rsidR="00000000" w:rsidRPr="00000000">
        <w:rPr>
          <w:rtl w:val="0"/>
        </w:rPr>
        <w:t xml:space="preserve">            return res.status(500).json({ error: 'Ciphertext file not produced by encrypt_vote.' });</w:t>
      </w:r>
    </w:p>
    <w:p w:rsidR="00000000" w:rsidDel="00000000" w:rsidP="00000000" w:rsidRDefault="00000000" w:rsidRPr="00000000" ns1:paraId="000012DD">
      <w:pPr>
        <w:rPr/>
      </w:pPr>
      <w:r w:rsidDel="00000000" w:rsidR="00000000" w:rsidRPr="00000000">
        <w:rPr>
          <w:rtl w:val="0"/>
        </w:rPr>
        <w:t xml:space="preserve">        }</w:t>
      </w:r>
    </w:p>
    <w:p w:rsidR="00000000" w:rsidDel="00000000" w:rsidP="00000000" w:rsidRDefault="00000000" w:rsidRPr="00000000" ns1:paraId="000012DE">
      <w:pPr>
        <w:rPr/>
      </w:pPr>
      <w:r w:rsidDel="00000000" w:rsidR="00000000" w:rsidRPr="00000000">
        <w:rPr>
          <w:rtl w:val="0"/>
        </w:rPr>
        <w:t xml:space="preserve">        const cipherBuf = fs.readFileSync(outEncVote);</w:t>
      </w:r>
    </w:p>
    <w:p w:rsidR="00000000" w:rsidDel="00000000" w:rsidP="00000000" w:rsidRDefault="00000000" w:rsidRPr="00000000" ns1:paraId="000012DF">
      <w:pPr>
        <w:rPr/>
      </w:pPr>
      <w:r w:rsidDel="00000000" w:rsidR="00000000" w:rsidRPr="00000000">
        <w:rPr>
          <w:rtl w:val="0"/>
        </w:rPr>
        <w:t xml:space="preserve">        console.log(`[${VOTER_ID}] Ciphertext: ${cipherBuf.length} bytes`);</w:t>
      </w:r>
    </w:p>
    <w:p w:rsidR="00000000" w:rsidDel="00000000" w:rsidP="00000000" w:rsidRDefault="00000000" w:rsidRPr="00000000" ns1:paraId="000012E0">
      <w:pPr>
        <w:rPr/>
      </w:pPr>
      <w:r w:rsidDel="00000000" w:rsidR="00000000" w:rsidRPr="00000000">
        <w:rPr>
          <w:rtl w:val="0"/>
        </w:rPr>
      </w:r>
    </w:p>
    <w:p w:rsidR="00000000" w:rsidDel="00000000" w:rsidP="00000000" w:rsidRDefault="00000000" w:rsidRPr="00000000" ns1:paraId="000012E1">
      <w:pPr>
        <w:rPr/>
      </w:pPr>
      <w:r w:rsidDel="00000000" w:rsidR="00000000" w:rsidRPr="00000000">
        <w:rPr>
          <w:rtl w:val="0"/>
        </w:rPr>
        <w:t xml:space="preserve">        // Generate nonce and commitment H(candidateIndex + ":" + nonce)</w:t>
      </w:r>
    </w:p>
    <w:p w:rsidR="00000000" w:rsidDel="00000000" w:rsidP="00000000" w:rsidRDefault="00000000" w:rsidRPr="00000000" ns1:paraId="000012E2">
      <w:pPr>
        <w:rPr/>
      </w:pPr>
      <w:r w:rsidDel="00000000" w:rsidR="00000000" w:rsidRPr="00000000">
        <w:rPr>
          <w:rtl w:val="0"/>
        </w:rPr>
        <w:t xml:space="preserve">        const nonce = crypto.randomBytes(16).toString('hex');</w:t>
      </w:r>
    </w:p>
    <w:p w:rsidR="00000000" w:rsidDel="00000000" w:rsidP="00000000" w:rsidRDefault="00000000" w:rsidRPr="00000000" ns1:paraId="000012E3">
      <w:pPr>
        <w:rPr/>
      </w:pPr>
      <w:r w:rsidDel="00000000" w:rsidR="00000000" w:rsidRPr="00000000">
        <w:rPr>
          <w:rtl w:val="0"/>
        </w:rPr>
        <w:t xml:space="preserve">        const commitment = crypto.createHash('sha256').update(candidateIndex + ':' + nonce).digest('hex');</w:t>
      </w:r>
    </w:p>
    <w:p w:rsidR="00000000" w:rsidDel="00000000" w:rsidP="00000000" w:rsidRDefault="00000000" w:rsidRPr="00000000" ns1:paraId="000012E4">
      <w:pPr>
        <w:rPr/>
      </w:pPr>
      <w:r w:rsidDel="00000000" w:rsidR="00000000" w:rsidRPr="00000000">
        <w:rPr>
          <w:rtl w:val="0"/>
        </w:rPr>
        <w:t xml:space="preserve">        fs.writeFileSync(path.join(DATA, 'ballot_commitment.json'), JSON.stringify({</w:t>
      </w:r>
    </w:p>
    <w:p w:rsidR="00000000" w:rsidDel="00000000" w:rsidP="00000000" w:rsidRDefault="00000000" w:rsidRPr="00000000" ns1:paraId="000012E5">
      <w:pPr>
        <w:rPr/>
      </w:pPr>
      <w:r w:rsidDel="00000000" w:rsidR="00000000" w:rsidRPr="00000000">
        <w:rPr>
          <w:rtl w:val="0"/>
        </w:rPr>
        <w:t xml:space="preserve">            candidateIndex,</w:t>
      </w:r>
    </w:p>
    <w:p w:rsidR="00000000" w:rsidDel="00000000" w:rsidP="00000000" w:rsidRDefault="00000000" w:rsidRPr="00000000" ns1:paraId="000012E6">
      <w:pPr>
        <w:rPr/>
      </w:pPr>
      <w:r w:rsidDel="00000000" w:rsidR="00000000" w:rsidRPr="00000000">
        <w:rPr>
          <w:rtl w:val="0"/>
        </w:rPr>
        <w:t xml:space="preserve">            nonce,</w:t>
      </w:r>
    </w:p>
    <w:p w:rsidR="00000000" w:rsidDel="00000000" w:rsidP="00000000" w:rsidRDefault="00000000" w:rsidRPr="00000000" ns1:paraId="000012E7">
      <w:pPr>
        <w:rPr/>
      </w:pPr>
      <w:r w:rsidDel="00000000" w:rsidR="00000000" w:rsidRPr="00000000">
        <w:rPr>
          <w:rtl w:val="0"/>
        </w:rPr>
        <w:t xml:space="preserve">            commitment</w:t>
      </w:r>
    </w:p>
    <w:p w:rsidR="00000000" w:rsidDel="00000000" w:rsidP="00000000" w:rsidRDefault="00000000" w:rsidRPr="00000000" ns1:paraId="000012E8">
      <w:pPr>
        <w:rPr/>
      </w:pPr>
      <w:r w:rsidDel="00000000" w:rsidR="00000000" w:rsidRPr="00000000">
        <w:rPr>
          <w:rtl w:val="0"/>
        </w:rPr>
        <w:t xml:space="preserve">        }, null, 2));</w:t>
      </w:r>
    </w:p>
    <w:p w:rsidR="00000000" w:rsidDel="00000000" w:rsidP="00000000" w:rsidRDefault="00000000" w:rsidRPr="00000000" ns1:paraId="000012E9">
      <w:pPr>
        <w:rPr/>
      </w:pPr>
      <w:r w:rsidDel="00000000" w:rsidR="00000000" w:rsidRPr="00000000">
        <w:rPr>
          <w:rtl w:val="0"/>
        </w:rPr>
        <w:t xml:space="preserve">        console.log(`[${VOTER_ID}] Generated ballot commitment: ${commitment}`);</w:t>
      </w:r>
    </w:p>
    <w:p w:rsidR="00000000" w:rsidDel="00000000" w:rsidP="00000000" w:rsidRDefault="00000000" w:rsidRPr="00000000" ns1:paraId="000012EA">
      <w:pPr>
        <w:rPr/>
      </w:pPr>
      <w:r w:rsidDel="00000000" w:rsidR="00000000" w:rsidRPr="00000000">
        <w:rPr>
          <w:rtl w:val="0"/>
        </w:rPr>
      </w:r>
    </w:p>
    <w:p w:rsidR="00000000" w:rsidDel="00000000" w:rsidP="00000000" w:rsidRDefault="00000000" w:rsidRPr="00000000" ns1:paraId="000012EB">
      <w:pPr>
        <w:rPr/>
      </w:pPr>
      <w:r w:rsidDel="00000000" w:rsidR="00000000" w:rsidRPr="00000000">
        <w:rPr>
          <w:rtl w:val="0"/>
        </w:rPr>
        <w:t xml:space="preserve">        // ── 3. Send to tally server with authentication ──────────────────</w:t>
      </w:r>
    </w:p>
    <w:p w:rsidR="00000000" w:rsidDel="00000000" w:rsidP="00000000" w:rsidRDefault="00000000" w:rsidRPr="00000000" ns1:paraId="000012EC">
      <w:pPr>
        <w:rPr/>
      </w:pPr>
      <w:r w:rsidDel="00000000" w:rsidR="00000000" w:rsidRPr="00000000">
        <w:rPr>
          <w:rtl w:val="0"/>
        </w:rPr>
        <w:t xml:space="preserve">        console.log(`[${VOTER_ID}] Sending to ${SERVER_URL}/vote ...`);</w:t>
      </w:r>
    </w:p>
    <w:p w:rsidR="00000000" w:rsidDel="00000000" w:rsidP="00000000" w:rsidRDefault="00000000" w:rsidRPr="00000000" ns1:paraId="000012ED">
      <w:pPr>
        <w:rPr/>
      </w:pPr>
      <w:r w:rsidDel="00000000" w:rsidR="00000000" w:rsidRPr="00000000">
        <w:rPr>
          <w:rtl w:val="0"/>
        </w:rPr>
        <w:t xml:space="preserve">        const data = await postBinary(`${SERVER_URL}/vote`, cipherBuf, {</w:t>
      </w:r>
    </w:p>
    <w:p w:rsidR="00000000" w:rsidDel="00000000" w:rsidP="00000000" w:rsidRDefault="00000000" w:rsidRPr="00000000" ns1:paraId="000012EE">
      <w:pPr>
        <w:rPr/>
      </w:pPr>
      <w:r w:rsidDel="00000000" w:rsidR="00000000" w:rsidRPr="00000000">
        <w:rPr>
          <w:rtl w:val="0"/>
        </w:rPr>
        <w:t xml:space="preserve">            'Authorization': `Bearer ${authToken}`,</w:t>
      </w:r>
    </w:p>
    <w:p w:rsidR="00000000" w:rsidDel="00000000" w:rsidP="00000000" w:rsidRDefault="00000000" w:rsidRPr="00000000" ns1:paraId="000012EF">
      <w:pPr>
        <w:rPr/>
      </w:pPr>
      <w:r w:rsidDel="00000000" w:rsidR="00000000" w:rsidRPr="00000000">
        <w:rPr>
          <w:rtl w:val="0"/>
        </w:rPr>
        <w:t xml:space="preserve">            'X-Ballot-Commitment': commitment</w:t>
      </w:r>
    </w:p>
    <w:p w:rsidR="00000000" w:rsidDel="00000000" w:rsidP="00000000" w:rsidRDefault="00000000" w:rsidRPr="00000000" ns1:paraId="000012F0">
      <w:pPr>
        <w:rPr/>
      </w:pPr>
      <w:r w:rsidDel="00000000" w:rsidR="00000000" w:rsidRPr="00000000">
        <w:rPr>
          <w:rtl w:val="0"/>
        </w:rPr>
        <w:t xml:space="preserve">        });</w:t>
      </w:r>
    </w:p>
    <w:p w:rsidR="00000000" w:rsidDel="00000000" w:rsidP="00000000" w:rsidRDefault="00000000" w:rsidRPr="00000000" ns1:paraId="000012F1">
      <w:pPr>
        <w:rPr/>
      </w:pPr>
      <w:r w:rsidDel="00000000" w:rsidR="00000000" w:rsidRPr="00000000">
        <w:rPr>
          <w:rtl w:val="0"/>
        </w:rPr>
      </w:r>
    </w:p>
    <w:p w:rsidR="00000000" w:rsidDel="00000000" w:rsidP="00000000" w:rsidRDefault="00000000" w:rsidRPr="00000000" ns1:paraId="000012F2">
      <w:pPr>
        <w:rPr/>
      </w:pPr>
      <w:r w:rsidDel="00000000" w:rsidR="00000000" w:rsidRPr="00000000">
        <w:rPr>
          <w:rtl w:val="0"/>
        </w:rPr>
        <w:t xml:space="preserve">        hasVoted = true;</w:t>
      </w:r>
    </w:p>
    <w:p w:rsidR="00000000" w:rsidDel="00000000" w:rsidP="00000000" w:rsidRDefault="00000000" w:rsidRPr="00000000" ns1:paraId="000012F3">
      <w:pPr>
        <w:rPr/>
      </w:pPr>
      <w:r w:rsidDel="00000000" w:rsidR="00000000" w:rsidRPr="00000000">
        <w:rPr>
          <w:rFonts w:ascii="Arial Unicode MS" w:cs="Arial Unicode MS" w:eastAsia="Arial Unicode MS" w:hAnsi="Arial Unicode MS"/>
          <w:rtl w:val="0"/>
        </w:rPr>
        <w:t xml:space="preserve">        console.log(`[${VOTER_ID}] ✓ Vote sent. Server: ${data.message}`);</w:t>
      </w:r>
    </w:p>
    <w:p w:rsidR="00000000" w:rsidDel="00000000" w:rsidP="00000000" w:rsidRDefault="00000000" w:rsidRPr="00000000" ns1:paraId="000012F4">
      <w:pPr>
        <w:rPr/>
      </w:pPr>
      <w:r w:rsidDel="00000000" w:rsidR="00000000" w:rsidRPr="00000000">
        <w:rPr>
          <w:rtl w:val="0"/>
        </w:rPr>
      </w:r>
    </w:p>
    <w:p w:rsidR="00000000" w:rsidDel="00000000" w:rsidP="00000000" w:rsidRDefault="00000000" w:rsidRPr="00000000" ns1:paraId="000012F5">
      <w:pPr>
        <w:rPr/>
      </w:pPr>
      <w:r w:rsidDel="00000000" w:rsidR="00000000" w:rsidRPr="00000000">
        <w:rPr>
          <w:rtl w:val="0"/>
        </w:rPr>
        <w:t xml:space="preserve">        res.json({</w:t>
      </w:r>
    </w:p>
    <w:p w:rsidR="00000000" w:rsidDel="00000000" w:rsidP="00000000" w:rsidRDefault="00000000" w:rsidRPr="00000000" ns1:paraId="000012F6">
      <w:pPr>
        <w:rPr/>
      </w:pPr>
      <w:r w:rsidDel="00000000" w:rsidR="00000000" w:rsidRPr="00000000">
        <w:rPr>
          <w:rtl w:val="0"/>
        </w:rPr>
        <w:t xml:space="preserve">            status:  'ok',</w:t>
      </w:r>
    </w:p>
    <w:p w:rsidR="00000000" w:rsidDel="00000000" w:rsidP="00000000" w:rsidRDefault="00000000" w:rsidRPr="00000000" ns1:paraId="000012F7">
      <w:pPr>
        <w:rPr/>
      </w:pPr>
      <w:r w:rsidDel="00000000" w:rsidR="00000000" w:rsidRPr="00000000">
        <w:rPr>
          <w:rtl w:val="0"/>
        </w:rPr>
        <w:t xml:space="preserve">            message: `Your vote for candidate[${candidateIndex}] was encrypted and sent.`,</w:t>
      </w:r>
    </w:p>
    <w:p w:rsidR="00000000" w:rsidDel="00000000" w:rsidP="00000000" w:rsidRDefault="00000000" w:rsidRPr="00000000" ns1:paraId="000012F8">
      <w:pPr>
        <w:rPr/>
      </w:pPr>
      <w:r w:rsidDel="00000000" w:rsidR="00000000" w:rsidRPr="00000000">
        <w:rPr>
          <w:rtl w:val="0"/>
        </w:rPr>
        <w:t xml:space="preserve">            server:  data,</w:t>
      </w:r>
    </w:p>
    <w:p w:rsidR="00000000" w:rsidDel="00000000" w:rsidP="00000000" w:rsidRDefault="00000000" w:rsidRPr="00000000" ns1:paraId="000012F9">
      <w:pPr>
        <w:rPr/>
      </w:pPr>
      <w:r w:rsidDel="00000000" w:rsidR="00000000" w:rsidRPr="00000000">
        <w:rPr>
          <w:rtl w:val="0"/>
        </w:rPr>
        <w:t xml:space="preserve">        });</w:t>
      </w:r>
    </w:p>
    <w:p w:rsidR="00000000" w:rsidDel="00000000" w:rsidP="00000000" w:rsidRDefault="00000000" w:rsidRPr="00000000" ns1:paraId="000012FA">
      <w:pPr>
        <w:rPr/>
      </w:pPr>
      <w:r w:rsidDel="00000000" w:rsidR="00000000" w:rsidRPr="00000000">
        <w:rPr>
          <w:rtl w:val="0"/>
        </w:rPr>
      </w:r>
    </w:p>
    <w:p w:rsidR="00000000" w:rsidDel="00000000" w:rsidP="00000000" w:rsidRDefault="00000000" w:rsidRPr="00000000" ns1:paraId="000012FB">
      <w:pPr>
        <w:rPr/>
      </w:pPr>
      <w:r w:rsidDel="00000000" w:rsidR="00000000" w:rsidRPr="00000000">
        <w:rPr>
          <w:rtl w:val="0"/>
        </w:rPr>
        <w:t xml:space="preserve">    } catch (err) {</w:t>
      </w:r>
    </w:p>
    <w:p w:rsidR="00000000" w:rsidDel="00000000" w:rsidP="00000000" w:rsidRDefault="00000000" w:rsidRPr="00000000" ns1:paraId="000012FC">
      <w:pPr>
        <w:rPr/>
      </w:pPr>
      <w:r w:rsidDel="00000000" w:rsidR="00000000" w:rsidRPr="00000000">
        <w:rPr>
          <w:rtl w:val="0"/>
        </w:rPr>
        <w:t xml:space="preserve">        console.error(`[${VOTER_ID}] ERROR in /vote:`, err.message);</w:t>
      </w:r>
    </w:p>
    <w:p w:rsidR="00000000" w:rsidDel="00000000" w:rsidP="00000000" w:rsidRDefault="00000000" w:rsidRPr="00000000" ns1:paraId="000012FD">
      <w:pPr>
        <w:rPr/>
      </w:pPr>
      <w:r w:rsidDel="00000000" w:rsidR="00000000" w:rsidRPr="00000000">
        <w:rPr>
          <w:rtl w:val="0"/>
        </w:rPr>
        <w:t xml:space="preserve">        res.status(500).json({ error: err.message });</w:t>
      </w:r>
    </w:p>
    <w:p w:rsidR="00000000" w:rsidDel="00000000" w:rsidP="00000000" w:rsidRDefault="00000000" w:rsidRPr="00000000" ns1:paraId="000012FE">
      <w:pPr>
        <w:rPr/>
      </w:pPr>
      <w:r w:rsidDel="00000000" w:rsidR="00000000" w:rsidRPr="00000000">
        <w:rPr>
          <w:rtl w:val="0"/>
        </w:rPr>
        <w:t xml:space="preserve">    }</w:t>
      </w:r>
    </w:p>
    <w:p w:rsidR="00000000" w:rsidDel="00000000" w:rsidP="00000000" w:rsidRDefault="00000000" w:rsidRPr="00000000" ns1:paraId="000012FF">
      <w:pPr>
        <w:rPr/>
      </w:pPr>
      <w:r w:rsidDel="00000000" w:rsidR="00000000" w:rsidRPr="00000000">
        <w:rPr>
          <w:rtl w:val="0"/>
        </w:rPr>
        <w:t xml:space="preserve">});</w:t>
      </w:r>
    </w:p>
    <w:p w:rsidR="00000000" w:rsidDel="00000000" w:rsidP="00000000" w:rsidRDefault="00000000" w:rsidRPr="00000000" ns1:paraId="00001300">
      <w:pPr>
        <w:rPr/>
      </w:pPr>
      <w:r w:rsidDel="00000000" w:rsidR="00000000" w:rsidRPr="00000000">
        <w:rPr>
          <w:rtl w:val="0"/>
        </w:rPr>
      </w:r>
    </w:p>
    <w:p w:rsidR="00000000" w:rsidDel="00000000" w:rsidP="00000000" w:rsidRDefault="00000000" w:rsidRPr="00000000" ns1:paraId="00001301">
      <w:pPr>
        <w:rPr/>
      </w:pPr>
      <w:r w:rsidDel="00000000" w:rsidR="00000000" w:rsidRPr="00000000">
        <w:rPr>
          <w:rtl w:val="0"/>
        </w:rPr>
        <w:t xml:space="preserve">// ── POST /client-reveal ───────────────────────────────────────</w:t>
      </w:r>
    </w:p>
    <w:p w:rsidR="00000000" w:rsidDel="00000000" w:rsidP="00000000" w:rsidRDefault="00000000" w:rsidRPr="00000000" ns1:paraId="00001302">
      <w:pPr>
        <w:rPr/>
      </w:pPr>
      <w:r w:rsidDel="00000000" w:rsidR="00000000" w:rsidRPr="00000000">
        <w:rPr>
          <w:rtl w:val="0"/>
        </w:rPr>
        <w:t xml:space="preserve">// Reads ballot_commitment.json and sends it anonymously to the server</w:t>
      </w:r>
    </w:p>
    <w:p w:rsidR="00000000" w:rsidDel="00000000" w:rsidP="00000000" w:rsidRDefault="00000000" w:rsidRPr="00000000" ns1:paraId="00001303">
      <w:pPr>
        <w:rPr/>
      </w:pPr>
      <w:r w:rsidDel="00000000" w:rsidR="00000000" w:rsidRPr="00000000">
        <w:rPr>
          <w:rtl w:val="0"/>
        </w:rPr>
        <w:t xml:space="preserve">app.post('/client-reveal', async (req, res) =&gt; {</w:t>
      </w:r>
    </w:p>
    <w:p w:rsidR="00000000" w:rsidDel="00000000" w:rsidP="00000000" w:rsidRDefault="00000000" w:rsidRPr="00000000" ns1:paraId="00001304">
      <w:pPr>
        <w:rPr/>
      </w:pPr>
      <w:r w:rsidDel="00000000" w:rsidR="00000000" w:rsidRPr="00000000">
        <w:rPr>
          <w:rtl w:val="0"/>
        </w:rPr>
        <w:t xml:space="preserve">    const commitmentFile = path.join(DATA, 'ballot_commitment.json');</w:t>
      </w:r>
    </w:p>
    <w:p w:rsidR="00000000" w:rsidDel="00000000" w:rsidP="00000000" w:rsidRDefault="00000000" w:rsidRPr="00000000" ns1:paraId="00001305">
      <w:pPr>
        <w:rPr/>
      </w:pPr>
      <w:r w:rsidDel="00000000" w:rsidR="00000000" w:rsidRPr="00000000">
        <w:rPr>
          <w:rtl w:val="0"/>
        </w:rPr>
        <w:t xml:space="preserve">    if (!fs.existsSync(commitmentFile)) {</w:t>
      </w:r>
    </w:p>
    <w:p w:rsidR="00000000" w:rsidDel="00000000" w:rsidP="00000000" w:rsidRDefault="00000000" w:rsidRPr="00000000" ns1:paraId="00001306">
      <w:pPr>
        <w:rPr/>
      </w:pPr>
      <w:r w:rsidDel="00000000" w:rsidR="00000000" w:rsidRPr="00000000">
        <w:rPr>
          <w:rtl w:val="0"/>
        </w:rPr>
        <w:t xml:space="preserve">        return res.status(404).json({ error: 'No ballot commitment found on this client.' });</w:t>
      </w:r>
    </w:p>
    <w:p w:rsidR="00000000" w:rsidDel="00000000" w:rsidP="00000000" w:rsidRDefault="00000000" w:rsidRPr="00000000" ns1:paraId="00001307">
      <w:pPr>
        <w:rPr/>
      </w:pPr>
      <w:r w:rsidDel="00000000" w:rsidR="00000000" w:rsidRPr="00000000">
        <w:rPr>
          <w:rtl w:val="0"/>
        </w:rPr>
        <w:t xml:space="preserve">    }</w:t>
      </w:r>
    </w:p>
    <w:p w:rsidR="00000000" w:rsidDel="00000000" w:rsidP="00000000" w:rsidRDefault="00000000" w:rsidRPr="00000000" ns1:paraId="00001308">
      <w:pPr>
        <w:rPr/>
      </w:pPr>
      <w:r w:rsidDel="00000000" w:rsidR="00000000" w:rsidRPr="00000000">
        <w:rPr>
          <w:rtl w:val="0"/>
        </w:rPr>
        <w:t xml:space="preserve">    try {</w:t>
      </w:r>
    </w:p>
    <w:p w:rsidR="00000000" w:rsidDel="00000000" w:rsidP="00000000" w:rsidRDefault="00000000" w:rsidRPr="00000000" ns1:paraId="00001309">
      <w:pPr>
        <w:rPr/>
      </w:pPr>
      <w:r w:rsidDel="00000000" w:rsidR="00000000" w:rsidRPr="00000000">
        <w:rPr>
          <w:rtl w:val="0"/>
        </w:rPr>
        <w:t xml:space="preserve">        const { candidateIndex, nonce } = JSON.parse(fs.readFileSync(commitmentFile, 'utf8'));</w:t>
      </w:r>
    </w:p>
    <w:p w:rsidR="00000000" w:rsidDel="00000000" w:rsidP="00000000" w:rsidRDefault="00000000" w:rsidRPr="00000000" ns1:paraId="0000130A">
      <w:pPr>
        <w:rPr/>
      </w:pPr>
      <w:r w:rsidDel="00000000" w:rsidR="00000000" w:rsidRPr="00000000">
        <w:rPr>
          <w:rtl w:val="0"/>
        </w:rPr>
        <w:t xml:space="preserve">        console.log(`[${VOTER_ID}] Revealing ballot choice anonymously to server...`);</w:t>
      </w:r>
    </w:p>
    <w:p w:rsidR="00000000" w:rsidDel="00000000" w:rsidP="00000000" w:rsidRDefault="00000000" w:rsidRPr="00000000" ns1:paraId="0000130B">
      <w:pPr>
        <w:rPr/>
      </w:pPr>
      <w:r w:rsidDel="00000000" w:rsidR="00000000" w:rsidRPr="00000000">
        <w:rPr>
          <w:rtl w:val="0"/>
        </w:rPr>
        <w:t xml:space="preserve">        </w:t>
      </w:r>
    </w:p>
    <w:p w:rsidR="00000000" w:rsidDel="00000000" w:rsidP="00000000" w:rsidRDefault="00000000" w:rsidRPr="00000000" ns1:paraId="0000130C">
      <w:pPr>
        <w:rPr/>
      </w:pPr>
      <w:r w:rsidDel="00000000" w:rsidR="00000000" w:rsidRPr="00000000">
        <w:rPr>
          <w:rtl w:val="0"/>
        </w:rPr>
        <w:t xml:space="preserve">        const upstream = await fetch(`${SERVER_URL}/reveal-ballot`, {</w:t>
      </w:r>
    </w:p>
    <w:p w:rsidR="00000000" w:rsidDel="00000000" w:rsidP="00000000" w:rsidRDefault="00000000" w:rsidRPr="00000000" ns1:paraId="0000130D">
      <w:pPr>
        <w:rPr/>
      </w:pPr>
      <w:r w:rsidDel="00000000" w:rsidR="00000000" w:rsidRPr="00000000">
        <w:rPr>
          <w:rtl w:val="0"/>
        </w:rPr>
        <w:t xml:space="preserve">            method: 'POST',</w:t>
      </w:r>
    </w:p>
    <w:p w:rsidR="00000000" w:rsidDel="00000000" w:rsidP="00000000" w:rsidRDefault="00000000" w:rsidRPr="00000000" ns1:paraId="0000130E">
      <w:pPr>
        <w:rPr/>
      </w:pPr>
      <w:r w:rsidDel="00000000" w:rsidR="00000000" w:rsidRPr="00000000">
        <w:rPr>
          <w:rtl w:val="0"/>
        </w:rPr>
        <w:t xml:space="preserve">            headers: { 'Content-Type': 'application/json' },</w:t>
      </w:r>
    </w:p>
    <w:p w:rsidR="00000000" w:rsidDel="00000000" w:rsidP="00000000" w:rsidRDefault="00000000" w:rsidRPr="00000000" ns1:paraId="0000130F">
      <w:pPr>
        <w:rPr/>
      </w:pPr>
      <w:r w:rsidDel="00000000" w:rsidR="00000000" w:rsidRPr="00000000">
        <w:rPr>
          <w:rtl w:val="0"/>
        </w:rPr>
        <w:t xml:space="preserve">            body: JSON.stringify({ candidateIndex, nonce })</w:t>
      </w:r>
    </w:p>
    <w:p w:rsidR="00000000" w:rsidDel="00000000" w:rsidP="00000000" w:rsidRDefault="00000000" w:rsidRPr="00000000" ns1:paraId="00001310">
      <w:pPr>
        <w:rPr/>
      </w:pPr>
      <w:r w:rsidDel="00000000" w:rsidR="00000000" w:rsidRPr="00000000">
        <w:rPr>
          <w:rtl w:val="0"/>
        </w:rPr>
        <w:t xml:space="preserve">        });</w:t>
      </w:r>
    </w:p>
    <w:p w:rsidR="00000000" w:rsidDel="00000000" w:rsidP="00000000" w:rsidRDefault="00000000" w:rsidRPr="00000000" ns1:paraId="00001311">
      <w:pPr>
        <w:rPr/>
      </w:pPr>
      <w:r w:rsidDel="00000000" w:rsidR="00000000" w:rsidRPr="00000000">
        <w:rPr>
          <w:rtl w:val="0"/>
        </w:rPr>
        <w:t xml:space="preserve">        const data = await upstream.json();</w:t>
      </w:r>
    </w:p>
    <w:p w:rsidR="00000000" w:rsidDel="00000000" w:rsidP="00000000" w:rsidRDefault="00000000" w:rsidRPr="00000000" ns1:paraId="00001312">
      <w:pPr>
        <w:rPr/>
      </w:pPr>
      <w:r w:rsidDel="00000000" w:rsidR="00000000" w:rsidRPr="00000000">
        <w:rPr>
          <w:rtl w:val="0"/>
        </w:rPr>
        <w:t xml:space="preserve">        if (!upstream.ok) throw new Error(data.error || `HTTP ${upstream.status}`);</w:t>
      </w:r>
    </w:p>
    <w:p w:rsidR="00000000" w:rsidDel="00000000" w:rsidP="00000000" w:rsidRDefault="00000000" w:rsidRPr="00000000" ns1:paraId="00001313">
      <w:pPr>
        <w:rPr/>
      </w:pPr>
      <w:r w:rsidDel="00000000" w:rsidR="00000000" w:rsidRPr="00000000">
        <w:rPr>
          <w:rtl w:val="0"/>
        </w:rPr>
        <w:t xml:space="preserve">        </w:t>
      </w:r>
    </w:p>
    <w:p w:rsidR="00000000" w:rsidDel="00000000" w:rsidP="00000000" w:rsidRDefault="00000000" w:rsidRPr="00000000" ns1:paraId="00001314">
      <w:pPr>
        <w:rPr/>
      </w:pPr>
      <w:r w:rsidDel="00000000" w:rsidR="00000000" w:rsidRPr="00000000">
        <w:rPr>
          <w:rtl w:val="0"/>
        </w:rPr>
        <w:t xml:space="preserve">        res.json({</w:t>
      </w:r>
    </w:p>
    <w:p w:rsidR="00000000" w:rsidDel="00000000" w:rsidP="00000000" w:rsidRDefault="00000000" w:rsidRPr="00000000" ns1:paraId="00001315">
      <w:pPr>
        <w:rPr/>
      </w:pPr>
      <w:r w:rsidDel="00000000" w:rsidR="00000000" w:rsidRPr="00000000">
        <w:rPr>
          <w:rtl w:val="0"/>
        </w:rPr>
        <w:t xml:space="preserve">            status: 'ok',</w:t>
      </w:r>
    </w:p>
    <w:p w:rsidR="00000000" w:rsidDel="00000000" w:rsidP="00000000" w:rsidRDefault="00000000" w:rsidRPr="00000000" ns1:paraId="00001316">
      <w:pPr>
        <w:rPr/>
      </w:pPr>
      <w:r w:rsidDel="00000000" w:rsidR="00000000" w:rsidRPr="00000000">
        <w:rPr>
          <w:rtl w:val="0"/>
        </w:rPr>
        <w:t xml:space="preserve">            message: 'Ballot choice anonymously revealed to the tally server.',</w:t>
      </w:r>
    </w:p>
    <w:p w:rsidR="00000000" w:rsidDel="00000000" w:rsidP="00000000" w:rsidRDefault="00000000" w:rsidRPr="00000000" ns1:paraId="00001317">
      <w:pPr>
        <w:rPr/>
      </w:pPr>
      <w:r w:rsidDel="00000000" w:rsidR="00000000" w:rsidRPr="00000000">
        <w:rPr>
          <w:rtl w:val="0"/>
        </w:rPr>
        <w:t xml:space="preserve">            server: data</w:t>
      </w:r>
    </w:p>
    <w:p w:rsidR="00000000" w:rsidDel="00000000" w:rsidP="00000000" w:rsidRDefault="00000000" w:rsidRPr="00000000" ns1:paraId="00001318">
      <w:pPr>
        <w:rPr/>
      </w:pPr>
      <w:r w:rsidDel="00000000" w:rsidR="00000000" w:rsidRPr="00000000">
        <w:rPr>
          <w:rtl w:val="0"/>
        </w:rPr>
        <w:t xml:space="preserve">        });</w:t>
      </w:r>
    </w:p>
    <w:p w:rsidR="00000000" w:rsidDel="00000000" w:rsidP="00000000" w:rsidRDefault="00000000" w:rsidRPr="00000000" ns1:paraId="00001319">
      <w:pPr>
        <w:rPr/>
      </w:pPr>
      <w:r w:rsidDel="00000000" w:rsidR="00000000" w:rsidRPr="00000000">
        <w:rPr>
          <w:rtl w:val="0"/>
        </w:rPr>
        <w:t xml:space="preserve">    } catch (err) {</w:t>
      </w:r>
    </w:p>
    <w:p w:rsidR="00000000" w:rsidDel="00000000" w:rsidP="00000000" w:rsidRDefault="00000000" w:rsidRPr="00000000" ns1:paraId="0000131A">
      <w:pPr>
        <w:rPr/>
      </w:pPr>
      <w:r w:rsidDel="00000000" w:rsidR="00000000" w:rsidRPr="00000000">
        <w:rPr>
          <w:rtl w:val="0"/>
        </w:rPr>
        <w:t xml:space="preserve">        console.error(`[client-reveal] ERROR:`, err.message);</w:t>
      </w:r>
    </w:p>
    <w:p w:rsidR="00000000" w:rsidDel="00000000" w:rsidP="00000000" w:rsidRDefault="00000000" w:rsidRPr="00000000" ns1:paraId="0000131B">
      <w:pPr>
        <w:rPr/>
      </w:pPr>
      <w:r w:rsidDel="00000000" w:rsidR="00000000" w:rsidRPr="00000000">
        <w:rPr>
          <w:rtl w:val="0"/>
        </w:rPr>
        <w:t xml:space="preserve">        res.status(500).json({ error: err.message });</w:t>
      </w:r>
    </w:p>
    <w:p w:rsidR="00000000" w:rsidDel="00000000" w:rsidP="00000000" w:rsidRDefault="00000000" w:rsidRPr="00000000" ns1:paraId="0000131C">
      <w:pPr>
        <w:rPr/>
      </w:pPr>
      <w:r w:rsidDel="00000000" w:rsidR="00000000" w:rsidRPr="00000000">
        <w:rPr>
          <w:rtl w:val="0"/>
        </w:rPr>
        <w:t xml:space="preserve">    }</w:t>
      </w:r>
    </w:p>
    <w:p w:rsidR="00000000" w:rsidDel="00000000" w:rsidP="00000000" w:rsidRDefault="00000000" w:rsidRPr="00000000" ns1:paraId="0000131D">
      <w:pPr>
        <w:rPr/>
      </w:pPr>
      <w:r w:rsidDel="00000000" w:rsidR="00000000" w:rsidRPr="00000000">
        <w:rPr>
          <w:rtl w:val="0"/>
        </w:rPr>
        <w:t xml:space="preserve">});</w:t>
      </w:r>
    </w:p>
    <w:p w:rsidR="00000000" w:rsidDel="00000000" w:rsidP="00000000" w:rsidRDefault="00000000" w:rsidRPr="00000000" ns1:paraId="0000131E">
      <w:pPr>
        <w:rPr/>
      </w:pPr>
      <w:r w:rsidDel="00000000" w:rsidR="00000000" w:rsidRPr="00000000">
        <w:rPr>
          <w:rtl w:val="0"/>
        </w:rPr>
      </w:r>
    </w:p>
    <w:p w:rsidR="00000000" w:rsidDel="00000000" w:rsidP="00000000" w:rsidRDefault="00000000" w:rsidRPr="00000000" ns1:paraId="0000131F">
      <w:pPr>
        <w:rPr/>
      </w:pPr>
      <w:r w:rsidDel="00000000" w:rsidR="00000000" w:rsidRPr="00000000">
        <w:rPr>
          <w:rtl w:val="0"/>
        </w:rPr>
        <w:t xml:space="preserve">// ── POST /partial-decrypt ─────────────────────────────────────</w:t>
      </w:r>
    </w:p>
    <w:p w:rsidR="00000000" w:rsidDel="00000000" w:rsidP="00000000" w:rsidRDefault="00000000" w:rsidRPr="00000000" ns1:paraId="00001320">
      <w:pPr>
        <w:rPr/>
      </w:pPr>
      <w:r w:rsidDel="00000000" w:rsidR="00000000" w:rsidRPr="00000000">
        <w:rPr>
          <w:rtl w:val="0"/>
        </w:rPr>
        <w:t xml:space="preserve">app.post('/partial-decrypt', async (req, res) =&gt; {</w:t>
      </w:r>
    </w:p>
    <w:p w:rsidR="00000000" w:rsidDel="00000000" w:rsidP="00000000" w:rsidRDefault="00000000" w:rsidRPr="00000000" ns1:paraId="00001321">
      <w:pPr>
        <w:rPr/>
      </w:pPr>
      <w:r w:rsidDel="00000000" w:rsidR="00000000" w:rsidRPr="00000000">
        <w:rPr>
          <w:rtl w:val="0"/>
        </w:rPr>
        <w:t xml:space="preserve">    if (!isRegistered || !authToken) {</w:t>
      </w:r>
    </w:p>
    <w:p w:rsidR="00000000" w:rsidDel="00000000" w:rsidP="00000000" w:rsidRDefault="00000000" w:rsidRPr="00000000" ns1:paraId="00001322">
      <w:pPr>
        <w:rPr/>
      </w:pPr>
      <w:r w:rsidDel="00000000" w:rsidR="00000000" w:rsidRPr="00000000">
        <w:rPr>
          <w:rtl w:val="0"/>
        </w:rPr>
        <w:t xml:space="preserve">        return res.status(400).json({ error: 'Client registration not completed yet.' });</w:t>
      </w:r>
    </w:p>
    <w:p w:rsidR="00000000" w:rsidDel="00000000" w:rsidP="00000000" w:rsidRDefault="00000000" w:rsidRPr="00000000" ns1:paraId="00001323">
      <w:pPr>
        <w:rPr/>
      </w:pPr>
      <w:r w:rsidDel="00000000" w:rsidR="00000000" w:rsidRPr="00000000">
        <w:rPr>
          <w:rtl w:val="0"/>
        </w:rPr>
        <w:t xml:space="preserve">    }</w:t>
      </w:r>
    </w:p>
    <w:p w:rsidR="00000000" w:rsidDel="00000000" w:rsidP="00000000" w:rsidRDefault="00000000" w:rsidRPr="00000000" ns1:paraId="00001324">
      <w:pPr>
        <w:rPr/>
      </w:pPr>
      <w:r w:rsidDel="00000000" w:rsidR="00000000" w:rsidRPr="00000000">
        <w:rPr>
          <w:rtl w:val="0"/>
        </w:rPr>
        <w:t xml:space="preserve">    if (shareSubmitted) {</w:t>
      </w:r>
    </w:p>
    <w:p w:rsidR="00000000" w:rsidDel="00000000" w:rsidP="00000000" w:rsidRDefault="00000000" w:rsidRPr="00000000" ns1:paraId="00001325">
      <w:pPr>
        <w:rPr/>
      </w:pPr>
      <w:r w:rsidDel="00000000" w:rsidR="00000000" w:rsidRPr="00000000">
        <w:rPr>
          <w:rtl w:val="0"/>
        </w:rPr>
        <w:t xml:space="preserve">        return res.status(409).json({ error: 'Decryption share already submitted.' });</w:t>
      </w:r>
    </w:p>
    <w:p w:rsidR="00000000" w:rsidDel="00000000" w:rsidP="00000000" w:rsidRDefault="00000000" w:rsidRPr="00000000" ns1:paraId="00001326">
      <w:pPr>
        <w:rPr/>
      </w:pPr>
      <w:r w:rsidDel="00000000" w:rsidR="00000000" w:rsidRPr="00000000">
        <w:rPr>
          <w:rtl w:val="0"/>
        </w:rPr>
        <w:t xml:space="preserve">    }</w:t>
      </w:r>
    </w:p>
    <w:p w:rsidR="00000000" w:rsidDel="00000000" w:rsidP="00000000" w:rsidRDefault="00000000" w:rsidRPr="00000000" ns1:paraId="00001327">
      <w:pPr>
        <w:rPr/>
      </w:pPr>
      <w:r w:rsidDel="00000000" w:rsidR="00000000" w:rsidRPr="00000000">
        <w:rPr>
          <w:rtl w:val="0"/>
        </w:rPr>
      </w:r>
    </w:p>
    <w:p w:rsidR="00000000" w:rsidDel="00000000" w:rsidP="00000000" w:rsidRDefault="00000000" w:rsidRPr="00000000" ns1:paraId="00001328">
      <w:pPr>
        <w:rPr/>
      </w:pPr>
      <w:r w:rsidDel="00000000" w:rsidR="00000000" w:rsidRPr="00000000">
        <w:rPr>
          <w:rtl w:val="0"/>
        </w:rPr>
        <w:t xml:space="preserve">    console.log(`\n[${VOTER_ID}] === PARTIAL DECRYPT PHASE ===`);</w:t>
      </w:r>
    </w:p>
    <w:p w:rsidR="00000000" w:rsidDel="00000000" w:rsidP="00000000" w:rsidRDefault="00000000" w:rsidRPr="00000000" ns1:paraId="00001329">
      <w:pPr>
        <w:rPr/>
      </w:pPr>
      <w:r w:rsidDel="00000000" w:rsidR="00000000" w:rsidRPr="00000000">
        <w:rPr>
          <w:rtl w:val="0"/>
        </w:rPr>
      </w:r>
    </w:p>
    <w:p w:rsidR="00000000" w:rsidDel="00000000" w:rsidP="00000000" w:rsidRDefault="00000000" w:rsidRPr="00000000" ns1:paraId="0000132A">
      <w:pPr>
        <w:rPr/>
      </w:pPr>
      <w:r w:rsidDel="00000000" w:rsidR="00000000" w:rsidRPr="00000000">
        <w:rPr>
          <w:rtl w:val="0"/>
        </w:rPr>
        <w:t xml:space="preserve">    try {</w:t>
      </w:r>
    </w:p>
    <w:p w:rsidR="00000000" w:rsidDel="00000000" w:rsidP="00000000" w:rsidRDefault="00000000" w:rsidRPr="00000000" ns1:paraId="0000132B">
      <w:pPr>
        <w:rPr/>
      </w:pPr>
      <w:r w:rsidDel="00000000" w:rsidR="00000000" w:rsidRPr="00000000">
        <w:rPr>
          <w:rtl w:val="0"/>
        </w:rPr>
        <w:t xml:space="preserve">        // ── 1. Download encrypted tally from server ──────────</w:t>
      </w:r>
    </w:p>
    <w:p w:rsidR="00000000" w:rsidDel="00000000" w:rsidP="00000000" w:rsidRDefault="00000000" w:rsidRPr="00000000" ns1:paraId="0000132C">
      <w:pPr>
        <w:rPr/>
      </w:pPr>
      <w:r w:rsidDel="00000000" w:rsidR="00000000" w:rsidRPr="00000000">
        <w:rPr>
          <w:rtl w:val="0"/>
        </w:rPr>
        <w:t xml:space="preserve">        console.log(`[${VOTER_ID}] Downloading enc_tally.bin from ${SERVER_URL}/tally ...`);</w:t>
      </w:r>
    </w:p>
    <w:p w:rsidR="00000000" w:rsidDel="00000000" w:rsidP="00000000" w:rsidRDefault="00000000" w:rsidRPr="00000000" ns1:paraId="0000132D">
      <w:pPr>
        <w:rPr/>
      </w:pPr>
      <w:r w:rsidDel="00000000" w:rsidR="00000000" w:rsidRPr="00000000">
        <w:rPr>
          <w:rtl w:val="0"/>
        </w:rPr>
        <w:t xml:space="preserve">        const tallyBuf = await fetchBinary(`${SERVER_URL}/tally`);</w:t>
      </w:r>
    </w:p>
    <w:p w:rsidR="00000000" w:rsidDel="00000000" w:rsidP="00000000" w:rsidRDefault="00000000" w:rsidRPr="00000000" ns1:paraId="0000132E">
      <w:pPr>
        <w:rPr/>
      </w:pPr>
      <w:r w:rsidDel="00000000" w:rsidR="00000000" w:rsidRPr="00000000">
        <w:rPr>
          <w:rtl w:val="0"/>
        </w:rPr>
        <w:t xml:space="preserve">        const tallyPath = path.join(TALLY_DIR, 'enc_tally.bin');</w:t>
      </w:r>
    </w:p>
    <w:p w:rsidR="00000000" w:rsidDel="00000000" w:rsidP="00000000" w:rsidRDefault="00000000" w:rsidRPr="00000000" ns1:paraId="0000132F">
      <w:pPr>
        <w:rPr/>
      </w:pPr>
      <w:r w:rsidDel="00000000" w:rsidR="00000000" w:rsidRPr="00000000">
        <w:rPr>
          <w:rtl w:val="0"/>
        </w:rPr>
        <w:t xml:space="preserve">        fs.writeFileSync(tallyPath, tallyBuf);</w:t>
      </w:r>
    </w:p>
    <w:p w:rsidR="00000000" w:rsidDel="00000000" w:rsidP="00000000" w:rsidRDefault="00000000" w:rsidRPr="00000000" ns1:paraId="00001330">
      <w:pPr>
        <w:rPr/>
      </w:pPr>
      <w:r w:rsidDel="00000000" w:rsidR="00000000" w:rsidRPr="00000000">
        <w:rPr>
          <w:rtl w:val="0"/>
        </w:rPr>
        <w:t xml:space="preserve">        console.log(`[${VOTER_ID}] Tally downloaded: ${tallyBuf.length} bytes`);</w:t>
      </w:r>
    </w:p>
    <w:p w:rsidR="00000000" w:rsidDel="00000000" w:rsidP="00000000" w:rsidRDefault="00000000" w:rsidRPr="00000000" ns1:paraId="00001331">
      <w:pPr>
        <w:rPr/>
      </w:pPr>
      <w:r w:rsidDel="00000000" w:rsidR="00000000" w:rsidRPr="00000000">
        <w:rPr>
          <w:rtl w:val="0"/>
        </w:rPr>
      </w:r>
    </w:p>
    <w:p w:rsidR="00000000" w:rsidDel="00000000" w:rsidP="00000000" w:rsidRDefault="00000000" w:rsidRPr="00000000" ns1:paraId="00001332">
      <w:pPr>
        <w:rPr/>
      </w:pPr>
      <w:r w:rsidDel="00000000" w:rsidR="00000000" w:rsidRPr="00000000">
        <w:rPr>
          <w:rtl w:val="0"/>
        </w:rPr>
        <w:t xml:space="preserve">        // ── 2. Produce partial decryption share ──────────────</w:t>
      </w:r>
    </w:p>
    <w:p w:rsidR="00000000" w:rsidDel="00000000" w:rsidP="00000000" w:rsidRDefault="00000000" w:rsidRPr="00000000" ns1:paraId="00001333">
      <w:pPr>
        <w:rPr/>
      </w:pPr>
      <w:r w:rsidDel="00000000" w:rsidR="00000000" w:rsidRPr="00000000">
        <w:rPr>
          <w:rtl w:val="0"/>
        </w:rPr>
        <w:t xml:space="preserve">        console.log(`[${VOTER_ID}] Running partial_decrypt ...`);</w:t>
      </w:r>
    </w:p>
    <w:p w:rsidR="00000000" w:rsidDel="00000000" w:rsidP="00000000" w:rsidRDefault="00000000" w:rsidRPr="00000000" ns1:paraId="00001334">
      <w:pPr>
        <w:rPr/>
      </w:pPr>
      <w:r w:rsidDel="00000000" w:rsidR="00000000" w:rsidRPr="00000000">
        <w:rPr>
          <w:rtl w:val="0"/>
        </w:rPr>
        <w:t xml:space="preserve">        const inSk = path.join(KEYS_DIR, 'secret_key.bin');</w:t>
      </w:r>
    </w:p>
    <w:p w:rsidR="00000000" w:rsidDel="00000000" w:rsidP="00000000" w:rsidRDefault="00000000" w:rsidRPr="00000000" ns1:paraId="00001335">
      <w:pPr>
        <w:rPr/>
      </w:pPr>
      <w:r w:rsidDel="00000000" w:rsidR="00000000" w:rsidRPr="00000000">
        <w:rPr>
          <w:rtl w:val="0"/>
        </w:rPr>
        <w:t xml:space="preserve">        const outShare = path.join(SHARES_DIR, 'my_share.bin');</w:t>
      </w:r>
    </w:p>
    <w:p w:rsidR="00000000" w:rsidDel="00000000" w:rsidP="00000000" w:rsidRDefault="00000000" w:rsidRPr="00000000" ns1:paraId="00001336">
      <w:pPr>
        <w:rPr/>
      </w:pPr>
      <w:r w:rsidDel="00000000" w:rsidR="00000000" w:rsidRPr="00000000">
        <w:rPr>
          <w:rtl w:val="0"/>
        </w:rPr>
        <w:t xml:space="preserve">        const paramsFile = path.join(ROOT, 'params', 'crypto_params.bin');</w:t>
      </w:r>
    </w:p>
    <w:p w:rsidR="00000000" w:rsidDel="00000000" w:rsidP="00000000" w:rsidRDefault="00000000" w:rsidRPr="00000000" ns1:paraId="00001337">
      <w:pPr>
        <w:rPr/>
      </w:pPr>
      <w:r w:rsidDel="00000000" w:rsidR="00000000" w:rsidRPr="00000000">
        <w:rPr>
          <w:rtl w:val="0"/>
        </w:rPr>
        <w:t xml:space="preserve">        </w:t>
      </w:r>
    </w:p>
    <w:p w:rsidR="00000000" w:rsidDel="00000000" w:rsidP="00000000" w:rsidRDefault="00000000" w:rsidRPr="00000000" ns1:paraId="00001338">
      <w:pPr>
        <w:rPr/>
      </w:pPr>
      <w:r w:rsidDel="00000000" w:rsidR="00000000" w:rsidRPr="00000000">
        <w:rPr>
          <w:rtl w:val="0"/>
        </w:rPr>
        <w:t xml:space="preserve">        runBinary('voter_partial_decrypt', [</w:t>
      </w:r>
    </w:p>
    <w:p w:rsidR="00000000" w:rsidDel="00000000" w:rsidP="00000000" w:rsidRDefault="00000000" w:rsidRPr="00000000" ns1:paraId="00001339">
      <w:pPr>
        <w:rPr/>
      </w:pPr>
      <w:r w:rsidDel="00000000" w:rsidR="00000000" w:rsidRPr="00000000">
        <w:rPr>
          <w:rtl w:val="0"/>
        </w:rPr>
        <w:t xml:space="preserve">            VOTER_ID,</w:t>
      </w:r>
    </w:p>
    <w:p w:rsidR="00000000" w:rsidDel="00000000" w:rsidP="00000000" w:rsidRDefault="00000000" w:rsidRPr="00000000" ns1:paraId="0000133A">
      <w:pPr>
        <w:rPr/>
      </w:pPr>
      <w:r w:rsidDel="00000000" w:rsidR="00000000" w:rsidRPr="00000000">
        <w:rPr>
          <w:rtl w:val="0"/>
        </w:rPr>
        <w:t xml:space="preserve">            isFirstVoter ? '1' : '0',</w:t>
      </w:r>
    </w:p>
    <w:p w:rsidR="00000000" w:rsidDel="00000000" w:rsidP="00000000" w:rsidRDefault="00000000" w:rsidRPr="00000000" ns1:paraId="0000133B">
      <w:pPr>
        <w:rPr/>
      </w:pPr>
      <w:r w:rsidDel="00000000" w:rsidR="00000000" w:rsidRPr="00000000">
        <w:rPr>
          <w:rtl w:val="0"/>
        </w:rPr>
        <w:t xml:space="preserve">            inSk,</w:t>
      </w:r>
    </w:p>
    <w:p w:rsidR="00000000" w:rsidDel="00000000" w:rsidP="00000000" w:rsidRDefault="00000000" w:rsidRPr="00000000" ns1:paraId="0000133C">
      <w:pPr>
        <w:rPr/>
      </w:pPr>
      <w:r w:rsidDel="00000000" w:rsidR="00000000" w:rsidRPr="00000000">
        <w:rPr>
          <w:rtl w:val="0"/>
        </w:rPr>
        <w:t xml:space="preserve">            tallyPath,</w:t>
      </w:r>
    </w:p>
    <w:p w:rsidR="00000000" w:rsidDel="00000000" w:rsidP="00000000" w:rsidRDefault="00000000" w:rsidRPr="00000000" ns1:paraId="0000133D">
      <w:pPr>
        <w:rPr/>
      </w:pPr>
      <w:r w:rsidDel="00000000" w:rsidR="00000000" w:rsidRPr="00000000">
        <w:rPr>
          <w:rtl w:val="0"/>
        </w:rPr>
        <w:t xml:space="preserve">            outShare,</w:t>
      </w:r>
    </w:p>
    <w:p w:rsidR="00000000" w:rsidDel="00000000" w:rsidP="00000000" w:rsidRDefault="00000000" w:rsidRPr="00000000" ns1:paraId="0000133E">
      <w:pPr>
        <w:rPr/>
      </w:pPr>
      <w:r w:rsidDel="00000000" w:rsidR="00000000" w:rsidRPr="00000000">
        <w:rPr>
          <w:rtl w:val="0"/>
        </w:rPr>
        <w:t xml:space="preserve">            paramsFile</w:t>
      </w:r>
    </w:p>
    <w:p w:rsidR="00000000" w:rsidDel="00000000" w:rsidP="00000000" w:rsidRDefault="00000000" w:rsidRPr="00000000" ns1:paraId="0000133F">
      <w:pPr>
        <w:rPr/>
      </w:pPr>
      <w:r w:rsidDel="00000000" w:rsidR="00000000" w:rsidRPr="00000000">
        <w:rPr>
          <w:rtl w:val="0"/>
        </w:rPr>
        <w:t xml:space="preserve">        ]);</w:t>
      </w:r>
    </w:p>
    <w:p w:rsidR="00000000" w:rsidDel="00000000" w:rsidP="00000000" w:rsidRDefault="00000000" w:rsidRPr="00000000" ns1:paraId="00001340">
      <w:pPr>
        <w:rPr/>
      </w:pPr>
      <w:r w:rsidDel="00000000" w:rsidR="00000000" w:rsidRPr="00000000">
        <w:rPr>
          <w:rtl w:val="0"/>
        </w:rPr>
      </w:r>
    </w:p>
    <w:p w:rsidR="00000000" w:rsidDel="00000000" w:rsidP="00000000" w:rsidRDefault="00000000" w:rsidRPr="00000000" ns1:paraId="00001341">
      <w:pPr>
        <w:rPr/>
      </w:pPr>
      <w:r w:rsidDel="00000000" w:rsidR="00000000" w:rsidRPr="00000000">
        <w:rPr>
          <w:rtl w:val="0"/>
        </w:rPr>
        <w:t xml:space="preserve">        if (!fs.existsSync(outShare)) {</w:t>
      </w:r>
    </w:p>
    <w:p w:rsidR="00000000" w:rsidDel="00000000" w:rsidP="00000000" w:rsidRDefault="00000000" w:rsidRPr="00000000" ns1:paraId="00001342">
      <w:pPr>
        <w:rPr/>
      </w:pPr>
      <w:r w:rsidDel="00000000" w:rsidR="00000000" w:rsidRPr="00000000">
        <w:rPr>
          <w:rtl w:val="0"/>
        </w:rPr>
        <w:t xml:space="preserve">            return res.status(500).json({ error: 'Share file not produced by voter_partial_decrypt.' });</w:t>
      </w:r>
    </w:p>
    <w:p w:rsidR="00000000" w:rsidDel="00000000" w:rsidP="00000000" w:rsidRDefault="00000000" w:rsidRPr="00000000" ns1:paraId="00001343">
      <w:pPr>
        <w:rPr/>
      </w:pPr>
      <w:r w:rsidDel="00000000" w:rsidR="00000000" w:rsidRPr="00000000">
        <w:rPr>
          <w:rtl w:val="0"/>
        </w:rPr>
        <w:t xml:space="preserve">        }</w:t>
      </w:r>
    </w:p>
    <w:p w:rsidR="00000000" w:rsidDel="00000000" w:rsidP="00000000" w:rsidRDefault="00000000" w:rsidRPr="00000000" ns1:paraId="00001344">
      <w:pPr>
        <w:rPr/>
      </w:pPr>
      <w:r w:rsidDel="00000000" w:rsidR="00000000" w:rsidRPr="00000000">
        <w:rPr>
          <w:rtl w:val="0"/>
        </w:rPr>
        <w:t xml:space="preserve">        const shareBuf = fs.readFileSync(outShare);</w:t>
      </w:r>
    </w:p>
    <w:p w:rsidR="00000000" w:rsidDel="00000000" w:rsidP="00000000" w:rsidRDefault="00000000" w:rsidRPr="00000000" ns1:paraId="00001345">
      <w:pPr>
        <w:rPr/>
      </w:pPr>
      <w:r w:rsidDel="00000000" w:rsidR="00000000" w:rsidRPr="00000000">
        <w:rPr>
          <w:rtl w:val="0"/>
        </w:rPr>
        <w:t xml:space="preserve">        console.log(`[${VOTER_ID}] Uploading share (${shareBuf.length} bytes) ...`);</w:t>
      </w:r>
    </w:p>
    <w:p w:rsidR="00000000" w:rsidDel="00000000" w:rsidP="00000000" w:rsidRDefault="00000000" w:rsidRPr="00000000" ns1:paraId="00001346">
      <w:pPr>
        <w:rPr/>
      </w:pPr>
      <w:r w:rsidDel="00000000" w:rsidR="00000000" w:rsidRPr="00000000">
        <w:rPr>
          <w:rtl w:val="0"/>
        </w:rPr>
      </w:r>
    </w:p>
    <w:p w:rsidR="00000000" w:rsidDel="00000000" w:rsidP="00000000" w:rsidRDefault="00000000" w:rsidRPr="00000000" ns1:paraId="00001347">
      <w:pPr>
        <w:rPr/>
      </w:pPr>
      <w:r w:rsidDel="00000000" w:rsidR="00000000" w:rsidRPr="00000000">
        <w:rPr>
          <w:rtl w:val="0"/>
        </w:rPr>
        <w:t xml:space="preserve">        const data = await postBinary(`${SERVER_URL}/share`, shareBuf, {</w:t>
      </w:r>
    </w:p>
    <w:p w:rsidR="00000000" w:rsidDel="00000000" w:rsidP="00000000" w:rsidRDefault="00000000" w:rsidRPr="00000000" ns1:paraId="00001348">
      <w:pPr>
        <w:rPr/>
      </w:pPr>
      <w:r w:rsidDel="00000000" w:rsidR="00000000" w:rsidRPr="00000000">
        <w:rPr>
          <w:rtl w:val="0"/>
        </w:rPr>
        <w:t xml:space="preserve">            'Authorization': `Bearer ${authToken}`</w:t>
      </w:r>
    </w:p>
    <w:p w:rsidR="00000000" w:rsidDel="00000000" w:rsidP="00000000" w:rsidRDefault="00000000" w:rsidRPr="00000000" ns1:paraId="00001349">
      <w:pPr>
        <w:rPr/>
      </w:pPr>
      <w:r w:rsidDel="00000000" w:rsidR="00000000" w:rsidRPr="00000000">
        <w:rPr>
          <w:rtl w:val="0"/>
        </w:rPr>
        <w:t xml:space="preserve">        });</w:t>
      </w:r>
    </w:p>
    <w:p w:rsidR="00000000" w:rsidDel="00000000" w:rsidP="00000000" w:rsidRDefault="00000000" w:rsidRPr="00000000" ns1:paraId="0000134A">
      <w:pPr>
        <w:rPr/>
      </w:pPr>
      <w:r w:rsidDel="00000000" w:rsidR="00000000" w:rsidRPr="00000000">
        <w:rPr>
          <w:rtl w:val="0"/>
        </w:rPr>
        <w:t xml:space="preserve">        shareSubmitted = true;</w:t>
      </w:r>
    </w:p>
    <w:p w:rsidR="00000000" w:rsidDel="00000000" w:rsidP="00000000" w:rsidRDefault="00000000" w:rsidRPr="00000000" ns1:paraId="0000134B">
      <w:pPr>
        <w:rPr/>
      </w:pPr>
      <w:r w:rsidDel="00000000" w:rsidR="00000000" w:rsidRPr="00000000">
        <w:rPr>
          <w:rtl w:val="0"/>
        </w:rPr>
      </w:r>
    </w:p>
    <w:p w:rsidR="00000000" w:rsidDel="00000000" w:rsidP="00000000" w:rsidRDefault="00000000" w:rsidRPr="00000000" ns1:paraId="0000134C">
      <w:pPr>
        <w:rPr/>
      </w:pPr>
      <w:r w:rsidDel="00000000" w:rsidR="00000000" w:rsidRPr="00000000">
        <w:rPr>
          <w:rFonts w:ascii="Arial Unicode MS" w:cs="Arial Unicode MS" w:eastAsia="Arial Unicode MS" w:hAnsi="Arial Unicode MS"/>
          <w:rtl w:val="0"/>
        </w:rPr>
        <w:t xml:space="preserve">        console.log(`[${VOTER_ID}] ✓ Share submitted. Server: ${data.message}`);</w:t>
      </w:r>
    </w:p>
    <w:p w:rsidR="00000000" w:rsidDel="00000000" w:rsidP="00000000" w:rsidRDefault="00000000" w:rsidRPr="00000000" ns1:paraId="0000134D">
      <w:pPr>
        <w:rPr/>
      </w:pPr>
      <w:r w:rsidDel="00000000" w:rsidR="00000000" w:rsidRPr="00000000">
        <w:rPr>
          <w:rtl w:val="0"/>
        </w:rPr>
      </w:r>
    </w:p>
    <w:p w:rsidR="00000000" w:rsidDel="00000000" w:rsidP="00000000" w:rsidRDefault="00000000" w:rsidRPr="00000000" ns1:paraId="0000134E">
      <w:pPr>
        <w:rPr/>
      </w:pPr>
      <w:r w:rsidDel="00000000" w:rsidR="00000000" w:rsidRPr="00000000">
        <w:rPr>
          <w:rtl w:val="0"/>
        </w:rPr>
        <w:t xml:space="preserve">        res.json({</w:t>
      </w:r>
    </w:p>
    <w:p w:rsidR="00000000" w:rsidDel="00000000" w:rsidP="00000000" w:rsidRDefault="00000000" w:rsidRPr="00000000" ns1:paraId="0000134F">
      <w:pPr>
        <w:rPr/>
      </w:pPr>
      <w:r w:rsidDel="00000000" w:rsidR="00000000" w:rsidRPr="00000000">
        <w:rPr>
          <w:rtl w:val="0"/>
        </w:rPr>
        <w:t xml:space="preserve">            status:       'ok',</w:t>
      </w:r>
    </w:p>
    <w:p w:rsidR="00000000" w:rsidDel="00000000" w:rsidP="00000000" w:rsidRDefault="00000000" w:rsidRPr="00000000" ns1:paraId="00001350">
      <w:pPr>
        <w:rPr/>
      </w:pPr>
      <w:r w:rsidDel="00000000" w:rsidR="00000000" w:rsidRPr="00000000">
        <w:rPr>
          <w:rtl w:val="0"/>
        </w:rPr>
        <w:t xml:space="preserve">            message:      'Decryption share submitted.',</w:t>
      </w:r>
    </w:p>
    <w:p w:rsidR="00000000" w:rsidDel="00000000" w:rsidP="00000000" w:rsidRDefault="00000000" w:rsidRPr="00000000" ns1:paraId="00001351">
      <w:pPr>
        <w:rPr/>
      </w:pPr>
      <w:r w:rsidDel="00000000" w:rsidR="00000000" w:rsidRPr="00000000">
        <w:rPr>
          <w:rtl w:val="0"/>
        </w:rPr>
        <w:t xml:space="preserve">            ready_to_combine: data.ready_to_combine || false,</w:t>
      </w:r>
    </w:p>
    <w:p w:rsidR="00000000" w:rsidDel="00000000" w:rsidP="00000000" w:rsidRDefault="00000000" w:rsidRPr="00000000" ns1:paraId="00001352">
      <w:pPr>
        <w:rPr/>
      </w:pPr>
      <w:r w:rsidDel="00000000" w:rsidR="00000000" w:rsidRPr="00000000">
        <w:rPr>
          <w:rtl w:val="0"/>
        </w:rPr>
        <w:t xml:space="preserve">            server:       data,</w:t>
      </w:r>
    </w:p>
    <w:p w:rsidR="00000000" w:rsidDel="00000000" w:rsidP="00000000" w:rsidRDefault="00000000" w:rsidRPr="00000000" ns1:paraId="00001353">
      <w:pPr>
        <w:rPr/>
      </w:pPr>
      <w:r w:rsidDel="00000000" w:rsidR="00000000" w:rsidRPr="00000000">
        <w:rPr>
          <w:rtl w:val="0"/>
        </w:rPr>
        <w:t xml:space="preserve">        });</w:t>
      </w:r>
    </w:p>
    <w:p w:rsidR="00000000" w:rsidDel="00000000" w:rsidP="00000000" w:rsidRDefault="00000000" w:rsidRPr="00000000" ns1:paraId="00001354">
      <w:pPr>
        <w:rPr/>
      </w:pPr>
      <w:r w:rsidDel="00000000" w:rsidR="00000000" w:rsidRPr="00000000">
        <w:rPr>
          <w:rtl w:val="0"/>
        </w:rPr>
      </w:r>
    </w:p>
    <w:p w:rsidR="00000000" w:rsidDel="00000000" w:rsidP="00000000" w:rsidRDefault="00000000" w:rsidRPr="00000000" ns1:paraId="00001355">
      <w:pPr>
        <w:rPr/>
      </w:pPr>
      <w:r w:rsidDel="00000000" w:rsidR="00000000" w:rsidRPr="00000000">
        <w:rPr>
          <w:rtl w:val="0"/>
        </w:rPr>
        <w:t xml:space="preserve">    } catch (err) {</w:t>
      </w:r>
    </w:p>
    <w:p w:rsidR="00000000" w:rsidDel="00000000" w:rsidP="00000000" w:rsidRDefault="00000000" w:rsidRPr="00000000" ns1:paraId="00001356">
      <w:pPr>
        <w:rPr/>
      </w:pPr>
      <w:r w:rsidDel="00000000" w:rsidR="00000000" w:rsidRPr="00000000">
        <w:rPr>
          <w:rtl w:val="0"/>
        </w:rPr>
        <w:t xml:space="preserve">        console.error(`[${VOTER_ID}] ERROR in /partial-decrypt:`, err.message);</w:t>
      </w:r>
    </w:p>
    <w:p w:rsidR="00000000" w:rsidDel="00000000" w:rsidP="00000000" w:rsidRDefault="00000000" w:rsidRPr="00000000" ns1:paraId="00001357">
      <w:pPr>
        <w:rPr/>
      </w:pPr>
      <w:r w:rsidDel="00000000" w:rsidR="00000000" w:rsidRPr="00000000">
        <w:rPr>
          <w:rtl w:val="0"/>
        </w:rPr>
        <w:t xml:space="preserve">        res.status(500).json({ error: err.message });</w:t>
      </w:r>
    </w:p>
    <w:p w:rsidR="00000000" w:rsidDel="00000000" w:rsidP="00000000" w:rsidRDefault="00000000" w:rsidRPr="00000000" ns1:paraId="00001358">
      <w:pPr>
        <w:rPr/>
      </w:pPr>
      <w:r w:rsidDel="00000000" w:rsidR="00000000" w:rsidRPr="00000000">
        <w:rPr>
          <w:rtl w:val="0"/>
        </w:rPr>
        <w:t xml:space="preserve">    }</w:t>
      </w:r>
    </w:p>
    <w:p w:rsidR="00000000" w:rsidDel="00000000" w:rsidP="00000000" w:rsidRDefault="00000000" w:rsidRPr="00000000" ns1:paraId="00001359">
      <w:pPr>
        <w:rPr/>
      </w:pPr>
      <w:r w:rsidDel="00000000" w:rsidR="00000000" w:rsidRPr="00000000">
        <w:rPr>
          <w:rtl w:val="0"/>
        </w:rPr>
        <w:t xml:space="preserve">});</w:t>
      </w:r>
    </w:p>
    <w:p w:rsidR="00000000" w:rsidDel="00000000" w:rsidP="00000000" w:rsidRDefault="00000000" w:rsidRPr="00000000" ns1:paraId="0000135A">
      <w:pPr>
        <w:rPr/>
      </w:pPr>
      <w:r w:rsidDel="00000000" w:rsidR="00000000" w:rsidRPr="00000000">
        <w:rPr>
          <w:rtl w:val="0"/>
        </w:rPr>
      </w:r>
    </w:p>
    <w:p w:rsidR="00000000" w:rsidDel="00000000" w:rsidP="00000000" w:rsidRDefault="00000000" w:rsidRPr="00000000" ns1:paraId="0000135B">
      <w:pPr>
        <w:rPr/>
      </w:pPr>
      <w:r w:rsidDel="00000000" w:rsidR="00000000" w:rsidRPr="00000000">
        <w:rPr>
          <w:rtl w:val="0"/>
        </w:rPr>
        <w:t xml:space="preserve">// ── Start ─────────────────────────────────────────────────────</w:t>
      </w:r>
    </w:p>
    <w:p w:rsidR="00000000" w:rsidDel="00000000" w:rsidP="00000000" w:rsidRDefault="00000000" w:rsidRPr="00000000" ns1:paraId="0000135C">
      <w:pPr>
        <w:rPr/>
      </w:pPr>
      <w:r w:rsidDel="00000000" w:rsidR="00000000" w:rsidRPr="00000000">
        <w:rPr>
          <w:rtl w:val="0"/>
        </w:rPr>
        <w:t xml:space="preserve">app.listen(PORT, '0.0.0.0', () =&gt; {</w:t>
      </w:r>
    </w:p>
    <w:p w:rsidR="00000000" w:rsidDel="00000000" w:rsidP="00000000" w:rsidRDefault="00000000" w:rsidRPr="00000000" ns1:paraId="0000135D">
      <w:pPr>
        <w:rPr/>
      </w:pPr>
      <w:r w:rsidDel="00000000" w:rsidR="00000000" w:rsidRPr="00000000">
        <w:rPr>
          <w:rtl w:val="0"/>
        </w:rPr>
        <w:t xml:space="preserve">    console.log('\n╔══════════════════════════════════════════════╗');</w:t>
      </w:r>
    </w:p>
    <w:p w:rsidR="00000000" w:rsidDel="00000000" w:rsidP="00000000" w:rsidRDefault="00000000" w:rsidRPr="00000000" ns1:paraId="0000135E">
      <w:pPr>
        <w:rPr/>
      </w:pPr>
      <w:r w:rsidDel="00000000" w:rsidR="00000000" w:rsidRPr="00000000">
        <w:rPr>
          <w:rtl w:val="0"/>
        </w:rPr>
        <w:t xml:space="preserve">    console.log('║      MK-FHE  Voter Client  —  RUNNING        ║');</w:t>
      </w:r>
    </w:p>
    <w:p w:rsidR="00000000" w:rsidDel="00000000" w:rsidP="00000000" w:rsidRDefault="00000000" w:rsidRPr="00000000" ns1:paraId="0000135F">
      <w:pPr>
        <w:rPr/>
      </w:pPr>
      <w:r w:rsidDel="00000000" w:rsidR="00000000" w:rsidRPr="00000000">
        <w:rPr>
          <w:rtl w:val="0"/>
        </w:rPr>
        <w:t xml:space="preserve">    console.log('╚══════════════════════════════════════════════╝');</w:t>
      </w:r>
    </w:p>
    <w:p w:rsidR="00000000" w:rsidDel="00000000" w:rsidP="00000000" w:rsidRDefault="00000000" w:rsidRPr="00000000" ns1:paraId="00001360">
      <w:pPr>
        <w:rPr/>
      </w:pPr>
      <w:r w:rsidDel="00000000" w:rsidR="00000000" w:rsidRPr="00000000">
        <w:rPr>
          <w:rtl w:val="0"/>
        </w:rPr>
        <w:t xml:space="preserve">    console.log(`  Voter    : ${VOTER_ID}`);</w:t>
      </w:r>
    </w:p>
    <w:p w:rsidR="00000000" w:rsidDel="00000000" w:rsidP="00000000" w:rsidRDefault="00000000" w:rsidRPr="00000000" ns1:paraId="00001361">
      <w:pPr>
        <w:rPr/>
      </w:pPr>
      <w:r w:rsidDel="00000000" w:rsidR="00000000" w:rsidRPr="00000000">
        <w:rPr>
          <w:rtl w:val="0"/>
        </w:rPr>
        <w:t xml:space="preserve">    console.log(`  Port     : ${PORT}`);</w:t>
      </w:r>
    </w:p>
    <w:p w:rsidR="00000000" w:rsidDel="00000000" w:rsidP="00000000" w:rsidRDefault="00000000" w:rsidRPr="00000000" ns1:paraId="00001362">
      <w:pPr>
        <w:rPr/>
      </w:pPr>
      <w:r w:rsidDel="00000000" w:rsidR="00000000" w:rsidRPr="00000000">
        <w:rPr>
          <w:rtl w:val="0"/>
        </w:rPr>
        <w:t xml:space="preserve">    console.log(`  Server   : ${SERVER_URL}`);</w:t>
      </w:r>
    </w:p>
    <w:p w:rsidR="00000000" w:rsidDel="00000000" w:rsidP="00000000" w:rsidRDefault="00000000" w:rsidRPr="00000000" ns1:paraId="00001363">
      <w:pPr>
        <w:rPr/>
      </w:pPr>
      <w:r w:rsidDel="00000000" w:rsidR="00000000" w:rsidRPr="00000000">
        <w:rPr>
          <w:rtl w:val="0"/>
        </w:rPr>
        <w:t xml:space="preserve">    console.log(`  Vote at  : http://localhost:${PORT}`);</w:t>
      </w:r>
    </w:p>
    <w:p w:rsidR="00000000" w:rsidDel="00000000" w:rsidP="00000000" w:rsidRDefault="00000000" w:rsidRPr="00000000" ns1:paraId="00001364">
      <w:pPr>
        <w:rPr/>
      </w:pPr>
      <w:r w:rsidDel="00000000" w:rsidR="00000000" w:rsidRPr="00000000">
        <w:rPr>
          <w:rtl w:val="0"/>
        </w:rPr>
        <w:t xml:space="preserve">    console.log(`  Status   : http://localhost:${PORT}/status`);</w:t>
      </w:r>
    </w:p>
    <w:p w:rsidR="00000000" w:rsidDel="00000000" w:rsidP="00000000" w:rsidRDefault="00000000" w:rsidRPr="00000000" ns1:paraId="00001365">
      <w:pPr>
        <w:rPr/>
      </w:pPr>
      <w:r w:rsidDel="00000000" w:rsidR="00000000" w:rsidRPr="00000000">
        <w:rPr>
          <w:rtl w:val="0"/>
        </w:rPr>
        <w:t xml:space="preserve">    console.log('');</w:t>
      </w:r>
    </w:p>
    <w:p w:rsidR="00000000" w:rsidDel="00000000" w:rsidP="00000000" w:rsidRDefault="00000000" w:rsidRPr="00000000" ns1:paraId="00001366">
      <w:pPr>
        <w:rPr/>
      </w:pPr>
      <w:r w:rsidDel="00000000" w:rsidR="00000000" w:rsidRPr="00000000">
        <w:rPr>
          <w:rtl w:val="0"/>
        </w:rPr>
        <w:t xml:space="preserve">});</w:t>
      </w:r>
    </w:p>
    <w:p w:rsidR="00000000" w:rsidDel="00000000" w:rsidP="00000000" w:rsidRDefault="00000000" w:rsidRPr="00000000" ns1:paraId="00001367">
      <w:pPr>
        <w:pStyle w:val="Heading3"/>
        <w:numPr>
          <w:ilvl w:val="1"/>
          <w:numId w:val="32"/>
        </w:numPr>
        <w:rPr/>
      </w:pPr>
      <w:r w:rsidDel="00000000" w:rsidR="00000000" w:rsidRPr="00000000">
        <w:rPr>
          <w:rtl w:val="0"/>
        </w:rPr>
        <w:t xml:space="preserve">REFERENCES</w:t>
      </w:r>
    </w:p>
    <w:p w:rsidR="00000000" w:rsidDel="00000000" w:rsidP="00000000" w:rsidRDefault="00000000" w:rsidRPr="00000000" ns1:paraId="0000136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 Chaum, "Untraceable electronic mail, return addresses, and digital pseudonyms,"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Communications of the ACM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24, no. 2, pp. 84-90, 1981.</w:t>
      </w:r>
    </w:p>
    <w:p w:rsidR="00000000" w:rsidDel="00000000" w:rsidP="00000000" w:rsidRDefault="00000000" w:rsidRPr="00000000" ns1:paraId="000013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 Adida, "Helios: Web-based Open-Audit Voting,"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17th USENIX Security Symposium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 Jose, CA, 2008, pp. 335-348.</w:t>
      </w:r>
    </w:p>
    <w:p w:rsidR="00000000" w:rsidDel="00000000" w:rsidP="00000000" w:rsidRDefault="00000000" w:rsidRPr="00000000" ns1:paraId="000013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 Cortier, D. Galindo, S. Glondu, and M. Turuani, "Belenios: A Simple Private and Verifiable Electronic Voting Protocol,"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Foundations of Security Analysis and Design VII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2013, pp. 152-176.</w:t>
      </w:r>
    </w:p>
    <w:p w:rsidR="00000000" w:rsidDel="00000000" w:rsidP="00000000" w:rsidRDefault="00000000" w:rsidRPr="00000000" ns1:paraId="000013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J. Benaloh and D. Tuinstra, "Receipt-free secret-ballot elections,"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 '94: Proceedings of the twenty-sixth annual ACM symposium on Theory of computing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1994, pp. 544-553.</w:t>
      </w:r>
    </w:p>
    <w:p w:rsidR="00000000" w:rsidDel="00000000" w:rsidP="00000000" w:rsidRDefault="00000000" w:rsidRPr="00000000" ns1:paraId="000013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 Fujioka, T. Okamoto, and K. Ohta, "A practical secret voting scheme for large scale elections,"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Cryptology — AUSCRYPT '92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Springer, 1993, pp. 244-251.</w:t>
      </w:r>
    </w:p>
    <w:p w:rsidR="00000000" w:rsidDel="00000000" w:rsidP="00000000" w:rsidRDefault="00000000" w:rsidRPr="00000000" ns1:paraId="000013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 A. Neff, "A verifiable secret shuffle and its application to e-voting,"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CCS '01: Proceedings of the 8th ACM conference on Computer and Communications Security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2001, pp. 116-125.</w:t>
      </w:r>
    </w:p>
    <w:p w:rsidR="00000000" w:rsidDel="00000000" w:rsidP="00000000" w:rsidRDefault="00000000" w:rsidRPr="00000000" ns1:paraId="0000136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 Cramer, R. Gennaro, and B. Schoenmakers, "A secure and optimally efficient multi-authority election scheme,"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European Transactions on Telecommunications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8, no. 5, pp. 481-490, 1997.</w:t>
      </w:r>
    </w:p>
    <w:p w:rsidR="00000000" w:rsidDel="00000000" w:rsidP="00000000" w:rsidRDefault="00000000" w:rsidRPr="00000000" ns1:paraId="0000136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C. Gentry, "A fully homomorphic encryption scheme," Ph.D. dissertation, Stanford University, Stanford, CA, 2009.</w:t>
      </w:r>
    </w:p>
    <w:p w:rsidR="00000000" w:rsidDel="00000000" w:rsidP="00000000" w:rsidRDefault="00000000" w:rsidRPr="00000000" ns1:paraId="0000137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OpenFHE Development Team, "OpenFHE: Open-Source Fully Homomorphic Encryption Library," [Online]. Available: https://openfhe.org/, 2022.</w:t>
      </w:r>
    </w:p>
    <w:p w:rsidR="00000000" w:rsidDel="00000000" w:rsidP="00000000" w:rsidRDefault="00000000" w:rsidRPr="00000000" ns1:paraId="0000137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O. Goldreich,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Foundations of Cryptography: Volume 2, Basic Applications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Cambridge University Press, 2004.</w:t>
      </w:r>
    </w:p>
    <w:p w:rsidR="00000000" w:rsidDel="00000000" w:rsidP="00000000" w:rsidRDefault="00000000" w:rsidRPr="00000000" ns1:paraId="0000137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J. Katz and Y. Lindell,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Introduction to Modern Cryptography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3rd ed., CRC Press, 2020.</w:t>
      </w:r>
    </w:p>
    <w:p w:rsidR="00000000" w:rsidDel="00000000" w:rsidP="00000000" w:rsidRDefault="00000000" w:rsidRPr="00000000" ns1:paraId="0000137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O. Regev, "On lattices, learning with errors, random linear codes, and cryptography,"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the ACM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56, no. 6, pp. 1-40, 2009.</w:t>
      </w:r>
    </w:p>
    <w:p w:rsidR="00000000" w:rsidDel="00000000" w:rsidP="00000000" w:rsidRDefault="00000000" w:rsidRPr="00000000" ns1:paraId="0000137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V. Lyubashevsky, C. Peikert, and O. Regev, "On Ideal Lattices and Ring LWE,"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the ACM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60, no. 6, pp. 1-35, 2013.</w:t>
      </w:r>
    </w:p>
    <w:p w:rsidR="00000000" w:rsidDel="00000000" w:rsidP="00000000" w:rsidRDefault="00000000" w:rsidRPr="00000000" ns1:paraId="0000137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Z. Brakerski, C. Gentry, and V. Vaikuntanathan, "(Leveled) Fully Homomorphic Encryption Without Bootstrapping,"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ACM Transactions on Computation Theory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6, no. 3, pp. 1-36, 2014.</w:t>
      </w:r>
    </w:p>
    <w:p w:rsidR="00000000" w:rsidDel="00000000" w:rsidP="00000000" w:rsidRDefault="00000000" w:rsidRPr="00000000" ns1:paraId="0000137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J. Fan and F. Vercauteren, "Somewhat Practical Fully Homomorphic Encryption,"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IACR Cryptology ePrint Archive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Report 2012/144, 2012.</w:t>
      </w:r>
    </w:p>
    <w:p w:rsidR="00000000" w:rsidDel="00000000" w:rsidP="00000000" w:rsidRDefault="00000000" w:rsidRPr="00000000" ns1:paraId="0000137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J. H. Cheon, A. Kim, M. Kim, and Y. Song, "Homomorphic Encryption for Arithmetic of Approximate Numbers,"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Cryptology — ASIACRYPT 2017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Cham: Springer, 2017, pp. 409-437.</w:t>
      </w:r>
    </w:p>
    <w:p w:rsidR="00000000" w:rsidDel="00000000" w:rsidP="00000000" w:rsidRDefault="00000000" w:rsidRPr="00000000" ns1:paraId="000013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S. Bajard, J. Eynard, M. A. Hasan, and V. Zucca, "A Full RNS Variant of FV Homomorphic Encryption Scheme,"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Computers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65, no. 11, pp. 3234-3247, 2016.</w:t>
      </w:r>
    </w:p>
    <w:p w:rsidR="00000000" w:rsidDel="00000000" w:rsidP="00000000" w:rsidRDefault="00000000" w:rsidRPr="00000000" ns1:paraId="000013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G. Asharov, A. Jain, A. López-Alt, E. Tromer, V. Vaikuntanathan, and D. Wichs, "Multiparty Computation with Low Communication, Computation and Interaction via Threshold FHE," in Advances in Cryptology — EUROCRYPT 2012, Springer, 2012, pp. 483-501.</w:t>
      </w:r>
    </w:p>
    <w:p w:rsidR="00000000" w:rsidDel="00000000" w:rsidP="00000000" w:rsidRDefault="00000000" w:rsidRPr="00000000" ns1:paraId="000013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K. M. Khan, J. Arshad, and M. M. Khan, "Secure digital voting system based on blockchain technology,"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Electronic Government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14, no. 1, pp. 49-62, 2018.</w:t>
      </w:r>
    </w:p>
    <w:p w:rsidR="00000000" w:rsidDel="00000000" w:rsidP="00000000" w:rsidRDefault="00000000" w:rsidRPr="00000000" ns1:paraId="000013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 Stallings,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Cryptography and Network Security: Principles and Practice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8th ed., Pearson, 2020.</w:t>
      </w:r>
    </w:p>
    <w:p w:rsidR="00000000" w:rsidDel="00000000" w:rsidP="00000000" w:rsidRDefault="00000000" w:rsidRPr="00000000" ns1:paraId="000013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R. Fielding, "Architectural Styles and the Design of Network-based Software Architectures," Ph.D. dissertation, University of California, Irvine, 2000.</w:t>
      </w:r>
    </w:p>
    <w:p w:rsidR="00000000" w:rsidDel="00000000" w:rsidP="00000000" w:rsidRDefault="00000000" w:rsidRPr="00000000" ns1:paraId="000013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 Fowler,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Patterns of Enterprise Application Architecture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Addison-Wesley, 2002.</w:t>
      </w:r>
    </w:p>
    <w:p w:rsidR="00000000" w:rsidDel="00000000" w:rsidP="00000000" w:rsidRDefault="00000000" w:rsidRPr="00000000" ns1:paraId="000013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 Richard Stevens and S. A. Rago,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Advanced Programming in the UNIX 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3rd ed., Addison-Wesley, 2013.</w:t>
      </w:r>
    </w:p>
    <w:p w:rsidR="00000000" w:rsidDel="00000000" w:rsidP="00000000" w:rsidRDefault="00000000" w:rsidRPr="00000000" ns1:paraId="000013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D. Herron, Node.js Web Development, 5th ed., Packt Publishing, 2020.</w:t>
      </w:r>
    </w:p>
    <w:p w:rsidR="00000000" w:rsidDel="00000000" w:rsidP="00000000" w:rsidRDefault="00000000" w:rsidRPr="00000000" ns1:paraId="0000138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 Rogaway, "The Security of Modern Cryptographic Schemes,"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Cryptology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28, no. 4, pp. 611-645, 2015.</w:t>
      </w:r>
    </w:p>
    <w:p w:rsidR="00000000" w:rsidDel="00000000" w:rsidP="00000000" w:rsidRDefault="00000000" w:rsidRPr="00000000" ns1:paraId="0000138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Standard for Cybersecurity of Electronic Voting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IEEE Std 1622-2015, IEEE, 2015.</w:t>
      </w:r>
    </w:p>
    <w:p w:rsidR="00000000" w:rsidDel="00000000" w:rsidP="00000000" w:rsidRDefault="00000000" w:rsidRPr="00000000" ns1:paraId="000013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D. Boneh and M. Franklin, "Identity-based encryption from the Weil pairing,"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Cryptology — CRYPTO 2001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LNCS 2139, pp. 213-229, 2001.</w:t>
      </w:r>
    </w:p>
    <w:p w:rsidR="00000000" w:rsidDel="00000000" w:rsidP="00000000" w:rsidRDefault="00000000" w:rsidRPr="00000000" ns1:paraId="0000138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R. L. Rivest, A. Shamir, and L. Adleman, "A method for obtaining digital signatures and public-key cryptosystems,"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Communications of the ACM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21, no. 2, pp. 120-126, 1978.</w:t>
      </w:r>
    </w:p>
    <w:p w:rsidR="00000000" w:rsidDel="00000000" w:rsidP="00000000" w:rsidRDefault="00000000" w:rsidRPr="00000000" ns1:paraId="0000138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T. ElGamal, "A public key cryptosystem and a signature scheme based on discrete logarithms,"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IEEE Transactions on Information Theory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31, no. 4, pp. 469-472, 1985.</w:t>
      </w:r>
    </w:p>
    <w:p w:rsidR="00000000" w:rsidDel="00000000" w:rsidP="00000000" w:rsidRDefault="00000000" w:rsidRPr="00000000" ns1:paraId="0000138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D. Chaum, "Blind signatures for untraceable payments," 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Advances in Cryptology — CRYPTO '82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Plenum Press, 1983, pp. 199-203.</w:t>
      </w:r>
    </w:p>
    <w:p w:rsidR="00000000" w:rsidDel="00000000" w:rsidP="00000000" w:rsidRDefault="00000000" w:rsidRPr="00000000" ns1:paraId="0000138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A. Shamir, "How to share a secret,"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Communications of the ACM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22, no. 11, pp. 612-613, 1979.</w:t>
      </w:r>
    </w:p>
    <w:p w:rsidR="00000000" w:rsidDel="00000000" w:rsidP="00000000" w:rsidRDefault="00000000" w:rsidRPr="00000000" ns1:paraId="0000138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D. Harvey and J. van der Hoeven, "Integer multiplication in time O(n log 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Annals of Mathematics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193, no. 2, pp. 563-617, 2021.</w:t>
      </w:r>
    </w:p>
    <w:p w:rsidR="00000000" w:rsidDel="00000000" w:rsidP="00000000" w:rsidRDefault="00000000" w:rsidRPr="00000000" ns1:paraId="0000138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C. Peikert, "A decade of lattice cryptography,"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Foundations and Trends in Theoretical Computer Science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vol. 10, no. 3-4, pp. 283-424, 2016.</w:t>
      </w:r>
    </w:p>
    <w:sectPr>
      <w:headerReference ns2:id="rId66" w:type="default"/>
      <w:footerReference ns2:id="rId67" w:type="default"/>
      <w:type w:val="nextPage"/>
      <w:pgSz w:h="16838" w:w="11906" w:orient="portrait"/>
      <w:pgMar w:bottom="1440" w:top="1440" w:left="2160" w:right="1440" w:header="720" w:footer="144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nh Tùng Đàm" w:id="7" w:date="2026-06-26T03:29:26Z">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đoạn này sao Fig 2.1 rồi nhảy tới Fig 2.7 Các figure phải theo thứ tự 2.1 2.2 2.3....</w:t>
      </w:r>
    </w:p>
  </w:comment>
  <w:comment w:author="Minh Tùng Đàm" w:id="9" w:date="2026-06-26T03:02:45Z">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hình vẽ tổng quan cho 5 phases</w:t>
      </w:r>
    </w:p>
  </w:comment>
  <w:comment w:author="Minh Tùng Đàm" w:id="5" w:date="2026-06-26T02:38:09Z">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 lại tiêu đề</w:t>
      </w:r>
    </w:p>
  </w:comment>
  <w:comment w:author="Minh Tùng Đàm" w:id="1" w:date="2026-06-26T02:35:13Z">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để tên 2 sv</w:t>
      </w:r>
    </w:p>
  </w:comment>
  <w:comment w:author="Minh Tùng Đàm" w:id="4" w:date="2026-06-26T03:08:41Z">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rõ ra trc sau đó mới viết tắt</w:t>
      </w:r>
    </w:p>
  </w:comment>
  <w:comment w:author="Minh Tùng Đàm" w:id="3" w:date="2026-06-26T03:30:40Z">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này viết lại, diễn đạt dễ hiểu hơn</w:t>
      </w:r>
    </w:p>
  </w:comment>
  <w:comment w:author="Minh Tùng Đàm" w:id="10" w:date="2026-06-26T03:02:59Z">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phase nên có hình vẽ minh họa</w:t>
      </w:r>
    </w:p>
  </w:comment>
  <w:comment w:author="Minh Tùng Đàm" w:id="6" w:date="2026-06-26T02:45:04Z">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không đc viết c^ như vậy.</w:t>
      </w:r>
    </w:p>
  </w:comment>
  <w:comment w:author="Minh Tùng Đàm" w:id="2" w:date="2026-06-26T02:35:27Z">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Dam Minh Tung</w:t>
      </w:r>
    </w:p>
  </w:comment>
  <w:comment w:author="Minh Tùng Đàm" w:id="8" w:date="2026-06-26T03:00:21Z">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chỉnh lại chữ bị nhảy ra ngoài box</w:t>
      </w:r>
    </w:p>
  </w:comment>
  <w:comment w:author="Minh Tùng Đàm" w:id="0" w:date="2026-06-26T02:34:56Z">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and Implementation of a Privacy-Preserving Electronic Voting System Using Multiparty Threshold Fully Homomorphic Encryption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nsolas"/>
  <w:font w:name="Gungsuh"/>
  <w:font w:name="Arial Unicode MS"/>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8A">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8B">
    <w:pPr>
      <w:jc w:val="center"/>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89">
    <w:pPr>
      <w:jc w:val="right"/>
      <w:rPr/>
    </w:pPr>
    <w:r w:rsidDel="00000000" w:rsidR="00000000" w:rsidRPr="00000000">
      <w:rPr>
        <w:color w:val="888888"/>
        <w:sz w:val="16"/>
        <w:szCs w:val="16"/>
        <w:rtl w:val="0"/>
      </w:rPr>
      <w:t xml:space="preserve">Privacy-Preserving E-Voting System Using Multiparty Threshold FHE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after="720" w:lineRule="auto"/>
      <w:jc w:val="center"/>
    </w:pPr>
    <w:rPr/>
  </w:style>
  <w:style w:type="paragraph" w:styleId="Heading2">
    <w:name w:val="heading 2"/>
    <w:basedOn w:val="Normal"/>
    <w:next w:val="Normal"/>
    <w:pPr>
      <w:pageBreakBefore w:val="1"/>
      <w:widowControl w:val="0"/>
      <w:spacing w:after="120" w:lineRule="auto"/>
      <w:ind w:left="720" w:hanging="360"/>
      <w:jc w:val="left"/>
    </w:pPr>
    <w:rPr>
      <w:b w:val="1"/>
      <w:bCs w:val="1"/>
      <w:sz w:val="32"/>
      <w:szCs w:val="32"/>
    </w:rPr>
  </w:style>
  <w:style w:type="paragraph" w:styleId="Heading3">
    <w:name w:val="heading 3"/>
    <w:basedOn w:val="Normal"/>
    <w:next w:val="Normal"/>
    <w:pPr>
      <w:keepNext w:val="1"/>
      <w:pageBreakBefore w:val="0"/>
      <w:widowControl w:val="0"/>
      <w:spacing w:after="120" w:before="120" w:lineRule="auto"/>
      <w:ind w:left="720" w:hanging="360"/>
      <w:jc w:val="left"/>
    </w:pPr>
    <w:rPr>
      <w:b w:val="1"/>
      <w:bCs w:val="1"/>
      <w:sz w:val="32"/>
      <w:szCs w:val="32"/>
    </w:rPr>
  </w:style>
  <w:style w:type="paragraph" w:styleId="Heading4">
    <w:name w:val="heading 4"/>
    <w:basedOn w:val="Normal"/>
    <w:next w:val="Normal"/>
    <w:pPr>
      <w:keepNext w:val="1"/>
      <w:pageBreakBefore w:val="0"/>
      <w:widowControl w:val="1"/>
      <w:spacing w:after="120" w:before="120" w:lineRule="auto"/>
      <w:ind w:left="720" w:hanging="360"/>
      <w:jc w:val="left"/>
    </w:pPr>
    <w:rPr>
      <w:b w:val="1"/>
      <w:bCs w:val="1"/>
      <w:sz w:val="28"/>
      <w:szCs w:val="28"/>
    </w:rPr>
  </w:style>
  <w:style w:type="paragraph" w:styleId="Heading5">
    <w:name w:val="heading 5"/>
    <w:basedOn w:val="Normal"/>
    <w:next w:val="Normal"/>
    <w:pPr>
      <w:keepNext w:val="1"/>
      <w:pageBreakBefore w:val="0"/>
      <w:widowControl w:val="1"/>
      <w:spacing w:after="120" w:before="120" w:lineRule="auto"/>
      <w:ind w:left="720" w:hanging="360"/>
      <w:jc w:val="left"/>
    </w:pPr>
    <w:rPr>
      <w:b w:val="0"/>
      <w:bCs w:val="0"/>
      <w:i w:val="1"/>
      <w:iCs w:val="1"/>
      <w:sz w:val="24"/>
      <w:szCs w:val="24"/>
    </w:rPr>
  </w:style>
  <w:style w:type="paragraph" w:styleId="Heading6">
    <w:name w:val="heading 6"/>
    <w:basedOn w:val="Normal"/>
    <w:next w:val="Normal"/>
    <w:pPr>
      <w:keepNext w:val="1"/>
      <w:keepLines w:val="1"/>
      <w:pageBreakBefore w:val="1"/>
      <w:spacing w:after="120" w:before="360" w:lineRule="auto"/>
    </w:pPr>
    <w:rPr>
      <w:b w:val="1"/>
      <w:bCs w:val="1"/>
      <w:sz w:val="32"/>
      <w:szCs w:val="32"/>
    </w:rPr>
  </w:style>
  <w:style w:type="paragraph" w:styleId="Title">
    <w:name w:val="Title"/>
    <w:basedOn w:val="Normal"/>
    <w:next w:val="Normal"/>
    <w:pPr/>
    <w:rPr>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11.png"/><Relationship Id="rId41" Type="http://schemas.openxmlformats.org/officeDocument/2006/relationships/image" Target="media/image32.png"/><Relationship Id="rId44" Type="http://schemas.openxmlformats.org/officeDocument/2006/relationships/image" Target="media/image18.png"/><Relationship Id="rId43" Type="http://schemas.openxmlformats.org/officeDocument/2006/relationships/image" Target="media/image2.png"/><Relationship Id="rId46" Type="http://schemas.openxmlformats.org/officeDocument/2006/relationships/image" Target="media/image10.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7.png"/><Relationship Id="rId48" Type="http://schemas.openxmlformats.org/officeDocument/2006/relationships/image" Target="media/image24.png"/><Relationship Id="rId47" Type="http://schemas.openxmlformats.org/officeDocument/2006/relationships/image" Target="media/image22.png"/><Relationship Id="rId49" Type="http://schemas.openxmlformats.org/officeDocument/2006/relationships/image" Target="media/image1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 Id="rId8" Type="http://schemas.openxmlformats.org/officeDocument/2006/relationships/image" Target="media/image17.png"/><Relationship Id="rId31" Type="http://schemas.openxmlformats.org/officeDocument/2006/relationships/image" Target="media/image31.png"/><Relationship Id="rId30" Type="http://schemas.openxmlformats.org/officeDocument/2006/relationships/image" Target="media/image28.png"/><Relationship Id="rId33" Type="http://schemas.openxmlformats.org/officeDocument/2006/relationships/image" Target="media/image19.png"/><Relationship Id="rId32" Type="http://schemas.openxmlformats.org/officeDocument/2006/relationships/image" Target="media/image23.png"/><Relationship Id="rId35" Type="http://schemas.openxmlformats.org/officeDocument/2006/relationships/image" Target="media/image33.png"/><Relationship Id="rId34" Type="http://schemas.openxmlformats.org/officeDocument/2006/relationships/image" Target="media/image26.png"/><Relationship Id="rId37" Type="http://schemas.openxmlformats.org/officeDocument/2006/relationships/image" Target="media/image16.png"/><Relationship Id="rId36" Type="http://schemas.openxmlformats.org/officeDocument/2006/relationships/image" Target="media/image25.png"/><Relationship Id="rId39" Type="http://schemas.openxmlformats.org/officeDocument/2006/relationships/image" Target="media/image7.png"/><Relationship Id="rId38" Type="http://schemas.openxmlformats.org/officeDocument/2006/relationships/image" Target="media/image4.png"/><Relationship Id="rId62" Type="http://schemas.openxmlformats.org/officeDocument/2006/relationships/image" Target="media/image36.png"/><Relationship Id="rId61" Type="http://schemas.openxmlformats.org/officeDocument/2006/relationships/image" Target="media/image35.png"/><Relationship Id="rId20" Type="http://schemas.openxmlformats.org/officeDocument/2006/relationships/image" Target="media/image48.png"/><Relationship Id="rId64" Type="http://schemas.openxmlformats.org/officeDocument/2006/relationships/image" Target="media/image46.png"/><Relationship Id="rId63" Type="http://schemas.openxmlformats.org/officeDocument/2006/relationships/image" Target="media/image57.png"/><Relationship Id="rId22" Type="http://schemas.openxmlformats.org/officeDocument/2006/relationships/image" Target="media/image53.png"/><Relationship Id="rId66" Type="http://schemas.openxmlformats.org/officeDocument/2006/relationships/header" Target="header1.xml"/><Relationship Id="rId21" Type="http://schemas.openxmlformats.org/officeDocument/2006/relationships/image" Target="media/image52.png"/><Relationship Id="rId65" Type="http://schemas.openxmlformats.org/officeDocument/2006/relationships/image" Target="media/image43.png"/><Relationship Id="rId24" Type="http://schemas.openxmlformats.org/officeDocument/2006/relationships/image" Target="media/image50.png"/><Relationship Id="rId23" Type="http://schemas.openxmlformats.org/officeDocument/2006/relationships/image" Target="media/image47.png"/><Relationship Id="rId67" Type="http://schemas.openxmlformats.org/officeDocument/2006/relationships/footer" Target="footer2.xml"/><Relationship Id="rId60" Type="http://schemas.openxmlformats.org/officeDocument/2006/relationships/image" Target="media/image44.png"/><Relationship Id="rId26" Type="http://schemas.openxmlformats.org/officeDocument/2006/relationships/image" Target="media/image54.png"/><Relationship Id="rId25" Type="http://schemas.openxmlformats.org/officeDocument/2006/relationships/image" Target="media/image56.png"/><Relationship Id="rId28" Type="http://schemas.openxmlformats.org/officeDocument/2006/relationships/image" Target="media/image29.png"/><Relationship Id="rId27" Type="http://schemas.openxmlformats.org/officeDocument/2006/relationships/image" Target="media/image51.png"/><Relationship Id="rId29" Type="http://schemas.openxmlformats.org/officeDocument/2006/relationships/image" Target="media/image21.png"/><Relationship Id="rId51" Type="http://schemas.openxmlformats.org/officeDocument/2006/relationships/image" Target="media/image5.png"/><Relationship Id="rId50" Type="http://schemas.openxmlformats.org/officeDocument/2006/relationships/image" Target="media/image15.png"/><Relationship Id="rId53" Type="http://schemas.openxmlformats.org/officeDocument/2006/relationships/image" Target="media/image13.png"/><Relationship Id="rId52" Type="http://schemas.openxmlformats.org/officeDocument/2006/relationships/image" Target="media/image1.png"/><Relationship Id="rId11" Type="http://schemas.openxmlformats.org/officeDocument/2006/relationships/image" Target="media/image49.png"/><Relationship Id="rId55" Type="http://schemas.openxmlformats.org/officeDocument/2006/relationships/image" Target="media/image12.png"/><Relationship Id="rId10" Type="http://schemas.openxmlformats.org/officeDocument/2006/relationships/image" Target="media/image39.png"/><Relationship Id="rId54" Type="http://schemas.openxmlformats.org/officeDocument/2006/relationships/image" Target="media/image3.png"/><Relationship Id="rId13" Type="http://schemas.openxmlformats.org/officeDocument/2006/relationships/image" Target="media/image55.png"/><Relationship Id="rId57" Type="http://schemas.openxmlformats.org/officeDocument/2006/relationships/image" Target="media/image9.png"/><Relationship Id="rId12" Type="http://schemas.openxmlformats.org/officeDocument/2006/relationships/image" Target="media/image30.png"/><Relationship Id="rId56" Type="http://schemas.openxmlformats.org/officeDocument/2006/relationships/image" Target="media/image20.png"/><Relationship Id="rId15" Type="http://schemas.openxmlformats.org/officeDocument/2006/relationships/image" Target="media/image58.png"/><Relationship Id="rId59" Type="http://schemas.openxmlformats.org/officeDocument/2006/relationships/image" Target="media/image45.png"/><Relationship Id="rId14" Type="http://schemas.openxmlformats.org/officeDocument/2006/relationships/image" Target="media/image40.png"/><Relationship Id="rId58" Type="http://schemas.openxmlformats.org/officeDocument/2006/relationships/image" Target="media/image34.png"/><Relationship Id="rId17" Type="http://schemas.openxmlformats.org/officeDocument/2006/relationships/image" Target="media/image37.png"/><Relationship Id="rId16" Type="http://schemas.openxmlformats.org/officeDocument/2006/relationships/image" Target="media/image42.png"/><Relationship Id="rId19" Type="http://schemas.openxmlformats.org/officeDocument/2006/relationships/image" Target="media/image41.png"/><Relationship Id="rId1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